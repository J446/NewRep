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1615" w:rsidRDefault="00731615">
      <w:pPr>
        <w:spacing w:before="2" w:line="160" w:lineRule="exact"/>
        <w:rPr>
          <w:sz w:val="16"/>
          <w:szCs w:val="16"/>
        </w:rPr>
      </w:pPr>
    </w:p>
    <w:p w:rsidR="00731615" w:rsidRDefault="00683031">
      <w:pPr>
        <w:spacing w:before="18" w:line="267" w:lineRule="auto"/>
        <w:ind w:left="159" w:right="219"/>
        <w:jc w:val="center"/>
        <w:rPr>
          <w:sz w:val="28"/>
          <w:szCs w:val="28"/>
        </w:rPr>
      </w:pPr>
      <w:r w:rsidRPr="00683031">
        <w:pict>
          <v:group id="_x0000_s1044" style="position:absolute;left:0;text-align:left;margin-left:37.6pt;margin-top:128.2pt;width:520.05pt;height:0;z-index:-251662336;mso-position-horizontal-relative:page" coordorigin="752,2564" coordsize="10401,0">
            <v:shape id="_x0000_s1045" style="position:absolute;left:752;top:2564;width:10401;height:0" coordorigin="752,2564" coordsize="10401,0" path="m752,2564r10401,e" filled="f" strokeweight=".14042mm">
              <v:path arrowok="t"/>
            </v:shape>
            <w10:wrap anchorx="page"/>
          </v:group>
        </w:pict>
      </w:r>
      <w:r w:rsidR="00EE1D9C">
        <w:rPr>
          <w:sz w:val="28"/>
          <w:szCs w:val="28"/>
        </w:rPr>
        <w:t>Finite</w:t>
      </w:r>
      <w:r w:rsidR="00EE1D9C">
        <w:rPr>
          <w:spacing w:val="15"/>
          <w:sz w:val="28"/>
          <w:szCs w:val="28"/>
        </w:rPr>
        <w:t xml:space="preserve"> </w:t>
      </w:r>
      <w:r w:rsidR="00EE1D9C">
        <w:rPr>
          <w:sz w:val="28"/>
          <w:szCs w:val="28"/>
        </w:rPr>
        <w:t>element</w:t>
      </w:r>
      <w:r w:rsidR="00EE1D9C">
        <w:rPr>
          <w:spacing w:val="20"/>
          <w:sz w:val="28"/>
          <w:szCs w:val="28"/>
        </w:rPr>
        <w:t xml:space="preserve"> </w:t>
      </w:r>
      <w:r w:rsidR="00EE1D9C">
        <w:rPr>
          <w:sz w:val="28"/>
          <w:szCs w:val="28"/>
        </w:rPr>
        <w:t>based</w:t>
      </w:r>
      <w:r w:rsidR="00EE1D9C">
        <w:rPr>
          <w:spacing w:val="15"/>
          <w:sz w:val="28"/>
          <w:szCs w:val="28"/>
        </w:rPr>
        <w:t xml:space="preserve"> </w:t>
      </w:r>
      <w:r w:rsidR="00EE1D9C">
        <w:rPr>
          <w:sz w:val="28"/>
          <w:szCs w:val="28"/>
        </w:rPr>
        <w:t>modelling</w:t>
      </w:r>
      <w:r w:rsidR="00EE1D9C">
        <w:rPr>
          <w:spacing w:val="25"/>
          <w:sz w:val="28"/>
          <w:szCs w:val="28"/>
        </w:rPr>
        <w:t xml:space="preserve"> </w:t>
      </w:r>
      <w:r w:rsidR="00EE1D9C">
        <w:rPr>
          <w:sz w:val="28"/>
          <w:szCs w:val="28"/>
        </w:rPr>
        <w:t>of</w:t>
      </w:r>
      <w:r w:rsidR="00EE1D9C">
        <w:rPr>
          <w:spacing w:val="7"/>
          <w:sz w:val="28"/>
          <w:szCs w:val="28"/>
        </w:rPr>
        <w:t xml:space="preserve"> </w:t>
      </w:r>
      <w:r w:rsidR="00EE1D9C">
        <w:rPr>
          <w:sz w:val="28"/>
          <w:szCs w:val="28"/>
        </w:rPr>
        <w:t>the</w:t>
      </w:r>
      <w:r w:rsidR="00EE1D9C">
        <w:rPr>
          <w:spacing w:val="9"/>
          <w:sz w:val="28"/>
          <w:szCs w:val="28"/>
        </w:rPr>
        <w:t xml:space="preserve"> </w:t>
      </w:r>
      <w:r w:rsidR="00EE1D9C">
        <w:rPr>
          <w:sz w:val="28"/>
          <w:szCs w:val="28"/>
        </w:rPr>
        <w:t>structural</w:t>
      </w:r>
      <w:r w:rsidR="00EE1D9C">
        <w:rPr>
          <w:spacing w:val="23"/>
          <w:sz w:val="28"/>
          <w:szCs w:val="28"/>
        </w:rPr>
        <w:t xml:space="preserve"> </w:t>
      </w:r>
      <w:r w:rsidR="00EE1D9C">
        <w:rPr>
          <w:sz w:val="28"/>
          <w:szCs w:val="28"/>
        </w:rPr>
        <w:t>response</w:t>
      </w:r>
      <w:r w:rsidR="00EE1D9C">
        <w:rPr>
          <w:spacing w:val="22"/>
          <w:sz w:val="28"/>
          <w:szCs w:val="28"/>
        </w:rPr>
        <w:t xml:space="preserve"> </w:t>
      </w:r>
      <w:r w:rsidR="00EE1D9C">
        <w:rPr>
          <w:sz w:val="28"/>
          <w:szCs w:val="28"/>
        </w:rPr>
        <w:t>of</w:t>
      </w:r>
      <w:r w:rsidR="00EE1D9C">
        <w:rPr>
          <w:spacing w:val="7"/>
          <w:sz w:val="28"/>
          <w:szCs w:val="28"/>
        </w:rPr>
        <w:t xml:space="preserve"> </w:t>
      </w:r>
      <w:r w:rsidR="00EE1D9C">
        <w:rPr>
          <w:sz w:val="28"/>
          <w:szCs w:val="28"/>
        </w:rPr>
        <w:t>welded</w:t>
      </w:r>
      <w:r w:rsidR="00EE1D9C">
        <w:rPr>
          <w:spacing w:val="18"/>
          <w:sz w:val="28"/>
          <w:szCs w:val="28"/>
        </w:rPr>
        <w:t xml:space="preserve"> </w:t>
      </w:r>
      <w:r w:rsidR="00EE1D9C">
        <w:rPr>
          <w:sz w:val="28"/>
          <w:szCs w:val="28"/>
        </w:rPr>
        <w:t>materials</w:t>
      </w:r>
      <w:r w:rsidR="00EE1D9C">
        <w:rPr>
          <w:spacing w:val="22"/>
          <w:sz w:val="28"/>
          <w:szCs w:val="28"/>
        </w:rPr>
        <w:t xml:space="preserve"> </w:t>
      </w:r>
      <w:r w:rsidR="00EE1D9C">
        <w:rPr>
          <w:sz w:val="28"/>
          <w:szCs w:val="28"/>
        </w:rPr>
        <w:t>in</w:t>
      </w:r>
      <w:r w:rsidR="00EE1D9C">
        <w:rPr>
          <w:spacing w:val="6"/>
          <w:sz w:val="28"/>
          <w:szCs w:val="28"/>
        </w:rPr>
        <w:t xml:space="preserve"> </w:t>
      </w:r>
      <w:r w:rsidR="00EE1D9C">
        <w:rPr>
          <w:w w:val="102"/>
          <w:sz w:val="28"/>
          <w:szCs w:val="28"/>
        </w:rPr>
        <w:t>compl</w:t>
      </w:r>
      <w:r w:rsidR="00EE1D9C">
        <w:rPr>
          <w:spacing w:val="-4"/>
          <w:w w:val="102"/>
          <w:sz w:val="28"/>
          <w:szCs w:val="28"/>
        </w:rPr>
        <w:t>e</w:t>
      </w:r>
      <w:r w:rsidR="00EE1D9C">
        <w:rPr>
          <w:w w:val="102"/>
          <w:sz w:val="28"/>
          <w:szCs w:val="28"/>
        </w:rPr>
        <w:t xml:space="preserve">x </w:t>
      </w:r>
      <w:r w:rsidR="00EE1D9C">
        <w:rPr>
          <w:sz w:val="28"/>
          <w:szCs w:val="28"/>
        </w:rPr>
        <w:t>loading</w:t>
      </w:r>
      <w:r w:rsidR="00EE1D9C">
        <w:rPr>
          <w:spacing w:val="19"/>
          <w:sz w:val="28"/>
          <w:szCs w:val="28"/>
        </w:rPr>
        <w:t xml:space="preserve"> </w:t>
      </w:r>
      <w:r w:rsidR="00EE1D9C">
        <w:rPr>
          <w:sz w:val="28"/>
          <w:szCs w:val="28"/>
        </w:rPr>
        <w:t>configurations.</w:t>
      </w:r>
      <w:r w:rsidR="00EE1D9C">
        <w:rPr>
          <w:spacing w:val="36"/>
          <w:sz w:val="28"/>
          <w:szCs w:val="28"/>
        </w:rPr>
        <w:t xml:space="preserve"> </w:t>
      </w:r>
      <w:r w:rsidR="00EE1D9C">
        <w:rPr>
          <w:spacing w:val="-4"/>
          <w:sz w:val="28"/>
          <w:szCs w:val="28"/>
        </w:rPr>
        <w:t>P</w:t>
      </w:r>
      <w:r w:rsidR="00EE1D9C">
        <w:rPr>
          <w:sz w:val="28"/>
          <w:szCs w:val="28"/>
        </w:rPr>
        <w:t>art</w:t>
      </w:r>
      <w:r w:rsidR="00EE1D9C">
        <w:rPr>
          <w:spacing w:val="11"/>
          <w:sz w:val="28"/>
          <w:szCs w:val="28"/>
        </w:rPr>
        <w:t xml:space="preserve"> </w:t>
      </w:r>
      <w:r w:rsidR="00EE1D9C">
        <w:rPr>
          <w:sz w:val="28"/>
          <w:szCs w:val="28"/>
        </w:rPr>
        <w:t>I:</w:t>
      </w:r>
      <w:r w:rsidR="00EE1D9C">
        <w:rPr>
          <w:spacing w:val="5"/>
          <w:sz w:val="28"/>
          <w:szCs w:val="28"/>
        </w:rPr>
        <w:t xml:space="preserve"> </w:t>
      </w:r>
      <w:r w:rsidR="00EE1D9C">
        <w:rPr>
          <w:sz w:val="28"/>
          <w:szCs w:val="28"/>
        </w:rPr>
        <w:t>Structural</w:t>
      </w:r>
      <w:r w:rsidR="00EE1D9C">
        <w:rPr>
          <w:spacing w:val="24"/>
          <w:sz w:val="28"/>
          <w:szCs w:val="28"/>
        </w:rPr>
        <w:t xml:space="preserve"> </w:t>
      </w:r>
      <w:r w:rsidR="00EE1D9C">
        <w:rPr>
          <w:sz w:val="28"/>
          <w:szCs w:val="28"/>
        </w:rPr>
        <w:t>modelling</w:t>
      </w:r>
      <w:r w:rsidR="00EE1D9C">
        <w:rPr>
          <w:spacing w:val="25"/>
          <w:sz w:val="28"/>
          <w:szCs w:val="28"/>
        </w:rPr>
        <w:t xml:space="preserve"> </w:t>
      </w:r>
      <w:r w:rsidR="00EE1D9C">
        <w:rPr>
          <w:w w:val="102"/>
          <w:sz w:val="28"/>
          <w:szCs w:val="28"/>
        </w:rPr>
        <w:t>considerations</w:t>
      </w:r>
    </w:p>
    <w:p w:rsidR="00731615" w:rsidRDefault="00731615">
      <w:pPr>
        <w:spacing w:before="2" w:line="220" w:lineRule="exact"/>
        <w:rPr>
          <w:sz w:val="22"/>
          <w:szCs w:val="22"/>
        </w:rPr>
      </w:pPr>
    </w:p>
    <w:p w:rsidR="00731615" w:rsidRDefault="00EE1D9C">
      <w:pPr>
        <w:ind w:left="1835" w:right="1905"/>
        <w:jc w:val="center"/>
        <w:rPr>
          <w:sz w:val="14"/>
          <w:szCs w:val="14"/>
        </w:rPr>
      </w:pPr>
      <w:r>
        <w:t>A.J.</w:t>
      </w:r>
      <w:r>
        <w:rPr>
          <w:spacing w:val="-3"/>
        </w:rPr>
        <w:t xml:space="preserve"> </w:t>
      </w:r>
      <w:proofErr w:type="spellStart"/>
      <w:r>
        <w:rPr>
          <w:spacing w:val="-18"/>
        </w:rPr>
        <w:t>A</w:t>
      </w:r>
      <w:r>
        <w:rPr>
          <w:spacing w:val="-2"/>
        </w:rPr>
        <w:t>w</w:t>
      </w:r>
      <w:r>
        <w:t>ang</w:t>
      </w:r>
      <w:proofErr w:type="spellEnd"/>
      <w:r>
        <w:rPr>
          <w:spacing w:val="-6"/>
        </w:rPr>
        <w:t xml:space="preserve"> </w:t>
      </w:r>
      <w:proofErr w:type="spellStart"/>
      <w:r>
        <w:rPr>
          <w:w w:val="99"/>
        </w:rPr>
        <w:t>Draup</w:t>
      </w:r>
      <w:proofErr w:type="spellEnd"/>
      <w:r>
        <w:rPr>
          <w:w w:val="99"/>
          <w:position w:val="7"/>
          <w:sz w:val="14"/>
          <w:szCs w:val="14"/>
        </w:rPr>
        <w:t>a,</w:t>
      </w:r>
      <w:r>
        <w:rPr>
          <w:rFonts w:ascii="Meiryo" w:eastAsia="Meiryo" w:hAnsi="Meiryo" w:cs="Meiryo"/>
          <w:spacing w:val="-10"/>
          <w:w w:val="75"/>
          <w:position w:val="7"/>
          <w:sz w:val="14"/>
          <w:szCs w:val="14"/>
        </w:rPr>
        <w:t>∗</w:t>
      </w:r>
      <w:r>
        <w:rPr>
          <w:w w:val="99"/>
        </w:rPr>
        <w:t>,</w:t>
      </w:r>
      <w:r>
        <w:t xml:space="preserve"> B.</w:t>
      </w:r>
      <w:r>
        <w:rPr>
          <w:spacing w:val="-2"/>
        </w:rPr>
        <w:t xml:space="preserve"> </w:t>
      </w:r>
      <w:r>
        <w:rPr>
          <w:w w:val="99"/>
        </w:rPr>
        <w:t>Rodgers</w:t>
      </w:r>
      <w:r>
        <w:rPr>
          <w:w w:val="99"/>
          <w:position w:val="7"/>
          <w:sz w:val="14"/>
          <w:szCs w:val="14"/>
        </w:rPr>
        <w:t>a</w:t>
      </w:r>
      <w:r>
        <w:rPr>
          <w:spacing w:val="-25"/>
          <w:position w:val="7"/>
          <w:sz w:val="14"/>
          <w:szCs w:val="14"/>
        </w:rPr>
        <w:t xml:space="preserve"> </w:t>
      </w:r>
      <w:r>
        <w:t>, J.D</w:t>
      </w:r>
      <w:r>
        <w:rPr>
          <w:spacing w:val="-3"/>
        </w:rPr>
        <w:t xml:space="preserve"> </w:t>
      </w:r>
      <w:r>
        <w:rPr>
          <w:w w:val="99"/>
        </w:rPr>
        <w:t>Robson</w:t>
      </w:r>
      <w:r>
        <w:rPr>
          <w:w w:val="99"/>
          <w:position w:val="7"/>
          <w:sz w:val="14"/>
          <w:szCs w:val="14"/>
        </w:rPr>
        <w:t>a</w:t>
      </w:r>
      <w:r>
        <w:rPr>
          <w:spacing w:val="-25"/>
          <w:position w:val="7"/>
          <w:sz w:val="14"/>
          <w:szCs w:val="14"/>
        </w:rPr>
        <w:t xml:space="preserve"> </w:t>
      </w:r>
      <w:r>
        <w:t xml:space="preserve">, </w:t>
      </w:r>
      <w:r>
        <w:rPr>
          <w:spacing w:val="-22"/>
        </w:rPr>
        <w:t>P</w:t>
      </w:r>
      <w:r>
        <w:t>.B.</w:t>
      </w:r>
      <w:r>
        <w:rPr>
          <w:spacing w:val="-3"/>
        </w:rPr>
        <w:t xml:space="preserve"> </w:t>
      </w:r>
      <w:proofErr w:type="spellStart"/>
      <w:r>
        <w:rPr>
          <w:w w:val="99"/>
        </w:rPr>
        <w:t>Prangnell</w:t>
      </w:r>
      <w:proofErr w:type="spellEnd"/>
      <w:r>
        <w:rPr>
          <w:w w:val="99"/>
          <w:position w:val="7"/>
          <w:sz w:val="14"/>
          <w:szCs w:val="14"/>
        </w:rPr>
        <w:t>a</w:t>
      </w:r>
      <w:r>
        <w:rPr>
          <w:spacing w:val="-25"/>
          <w:position w:val="7"/>
          <w:sz w:val="14"/>
          <w:szCs w:val="14"/>
        </w:rPr>
        <w:t xml:space="preserve"> </w:t>
      </w:r>
      <w:r>
        <w:t>, Q.M.</w:t>
      </w:r>
      <w:r>
        <w:rPr>
          <w:spacing w:val="-4"/>
        </w:rPr>
        <w:t xml:space="preserve"> </w:t>
      </w:r>
      <w:r>
        <w:rPr>
          <w:w w:val="99"/>
        </w:rPr>
        <w:t>Li</w:t>
      </w:r>
      <w:ins w:id="0" w:author="mcjssql" w:date="2015-06-13T09:39:00Z">
        <w:r w:rsidR="00D85739">
          <w:rPr>
            <w:w w:val="99"/>
            <w:position w:val="7"/>
            <w:sz w:val="14"/>
            <w:szCs w:val="14"/>
          </w:rPr>
          <w:t>b</w:t>
        </w:r>
      </w:ins>
      <w:del w:id="1" w:author="mcjssql" w:date="2015-06-13T09:39:00Z">
        <w:r w:rsidDel="00D85739">
          <w:rPr>
            <w:w w:val="99"/>
            <w:position w:val="7"/>
            <w:sz w:val="14"/>
            <w:szCs w:val="14"/>
          </w:rPr>
          <w:delText>a</w:delText>
        </w:r>
      </w:del>
      <w:r>
        <w:rPr>
          <w:spacing w:val="-25"/>
          <w:position w:val="7"/>
          <w:sz w:val="14"/>
          <w:szCs w:val="14"/>
        </w:rPr>
        <w:t xml:space="preserve"> </w:t>
      </w:r>
      <w:r>
        <w:t>, M.J.</w:t>
      </w:r>
      <w:r>
        <w:rPr>
          <w:spacing w:val="-4"/>
        </w:rPr>
        <w:t xml:space="preserve"> </w:t>
      </w:r>
      <w:r>
        <w:rPr>
          <w:w w:val="99"/>
        </w:rPr>
        <w:t>Lunt</w:t>
      </w:r>
      <w:ins w:id="2" w:author="mcjssql" w:date="2015-06-13T09:39:00Z">
        <w:r w:rsidR="00D85739">
          <w:rPr>
            <w:w w:val="99"/>
            <w:position w:val="7"/>
            <w:sz w:val="14"/>
            <w:szCs w:val="14"/>
          </w:rPr>
          <w:t>c</w:t>
        </w:r>
      </w:ins>
      <w:del w:id="3" w:author="mcjssql" w:date="2015-06-13T09:39:00Z">
        <w:r w:rsidDel="00D85739">
          <w:rPr>
            <w:w w:val="99"/>
            <w:position w:val="7"/>
            <w:sz w:val="14"/>
            <w:szCs w:val="14"/>
          </w:rPr>
          <w:delText>b</w:delText>
        </w:r>
      </w:del>
    </w:p>
    <w:p w:rsidR="00731615" w:rsidRDefault="00731615">
      <w:pPr>
        <w:spacing w:before="3" w:line="160" w:lineRule="exact"/>
        <w:rPr>
          <w:sz w:val="17"/>
          <w:szCs w:val="17"/>
        </w:rPr>
      </w:pPr>
    </w:p>
    <w:p w:rsidR="00731615" w:rsidRDefault="00EE1D9C" w:rsidP="00D85739">
      <w:pPr>
        <w:ind w:left="2694" w:right="2053"/>
        <w:jc w:val="center"/>
        <w:rPr>
          <w:ins w:id="4" w:author="mcjssql" w:date="2015-06-13T09:40:00Z"/>
          <w:w w:val="95"/>
          <w:sz w:val="16"/>
          <w:szCs w:val="16"/>
        </w:rPr>
        <w:pPrChange w:id="5" w:author="mcjssql" w:date="2015-06-13T09:40:00Z">
          <w:pPr>
            <w:ind w:left="3408" w:right="3468"/>
            <w:jc w:val="center"/>
          </w:pPr>
        </w:pPrChange>
      </w:pPr>
      <w:proofErr w:type="gramStart"/>
      <w:r>
        <w:rPr>
          <w:w w:val="112"/>
          <w:position w:val="6"/>
          <w:sz w:val="12"/>
          <w:szCs w:val="12"/>
        </w:rPr>
        <w:t>a</w:t>
      </w:r>
      <w:proofErr w:type="gramEnd"/>
      <w:r>
        <w:rPr>
          <w:spacing w:val="-20"/>
          <w:position w:val="6"/>
          <w:sz w:val="12"/>
          <w:szCs w:val="12"/>
        </w:rPr>
        <w:t xml:space="preserve"> </w:t>
      </w:r>
      <w:del w:id="6" w:author="mcjssql" w:date="2015-06-13T09:40:00Z">
        <w:r w:rsidDel="00D85739">
          <w:rPr>
            <w:sz w:val="16"/>
            <w:szCs w:val="16"/>
          </w:rPr>
          <w:delText>T</w:delText>
        </w:r>
      </w:del>
      <w:ins w:id="7" w:author="mcjssql" w:date="2015-06-13T09:39:00Z">
        <w:r w:rsidR="00D85739">
          <w:rPr>
            <w:sz w:val="16"/>
            <w:szCs w:val="16"/>
          </w:rPr>
          <w:t>School of Material Sciences, T</w:t>
        </w:r>
      </w:ins>
      <w:r>
        <w:rPr>
          <w:sz w:val="16"/>
          <w:szCs w:val="16"/>
        </w:rPr>
        <w:t>he</w:t>
      </w:r>
      <w:r>
        <w:rPr>
          <w:spacing w:val="-10"/>
          <w:sz w:val="16"/>
          <w:szCs w:val="16"/>
        </w:rPr>
        <w:t xml:space="preserve"> </w:t>
      </w:r>
      <w:r>
        <w:rPr>
          <w:sz w:val="16"/>
          <w:szCs w:val="16"/>
        </w:rPr>
        <w:t>Unive</w:t>
      </w:r>
      <w:r>
        <w:rPr>
          <w:spacing w:val="-2"/>
          <w:sz w:val="16"/>
          <w:szCs w:val="16"/>
        </w:rPr>
        <w:t>r</w:t>
      </w:r>
      <w:r>
        <w:rPr>
          <w:sz w:val="16"/>
          <w:szCs w:val="16"/>
        </w:rPr>
        <w:t>sity</w:t>
      </w:r>
      <w:r>
        <w:rPr>
          <w:spacing w:val="-16"/>
          <w:sz w:val="16"/>
          <w:szCs w:val="16"/>
        </w:rPr>
        <w:t xml:space="preserve"> </w:t>
      </w:r>
      <w:r>
        <w:rPr>
          <w:sz w:val="16"/>
          <w:szCs w:val="16"/>
        </w:rPr>
        <w:t>of</w:t>
      </w:r>
      <w:r>
        <w:rPr>
          <w:spacing w:val="-9"/>
          <w:sz w:val="16"/>
          <w:szCs w:val="16"/>
        </w:rPr>
        <w:t xml:space="preserve"> </w:t>
      </w:r>
      <w:r>
        <w:rPr>
          <w:sz w:val="16"/>
          <w:szCs w:val="16"/>
        </w:rPr>
        <w:t>Man</w:t>
      </w:r>
      <w:r>
        <w:rPr>
          <w:spacing w:val="-2"/>
          <w:sz w:val="16"/>
          <w:szCs w:val="16"/>
        </w:rPr>
        <w:t>c</w:t>
      </w:r>
      <w:r>
        <w:rPr>
          <w:sz w:val="16"/>
          <w:szCs w:val="16"/>
        </w:rPr>
        <w:t>heste</w:t>
      </w:r>
      <w:r>
        <w:rPr>
          <w:spacing w:val="-18"/>
          <w:sz w:val="16"/>
          <w:szCs w:val="16"/>
        </w:rPr>
        <w:t>r</w:t>
      </w:r>
      <w:r>
        <w:rPr>
          <w:sz w:val="16"/>
          <w:szCs w:val="16"/>
        </w:rPr>
        <w:t>,</w:t>
      </w:r>
      <w:r>
        <w:rPr>
          <w:spacing w:val="4"/>
          <w:sz w:val="16"/>
          <w:szCs w:val="16"/>
        </w:rPr>
        <w:t xml:space="preserve"> </w:t>
      </w:r>
      <w:r>
        <w:rPr>
          <w:sz w:val="16"/>
          <w:szCs w:val="16"/>
        </w:rPr>
        <w:t>Man</w:t>
      </w:r>
      <w:r>
        <w:rPr>
          <w:spacing w:val="-2"/>
          <w:sz w:val="16"/>
          <w:szCs w:val="16"/>
        </w:rPr>
        <w:t>c</w:t>
      </w:r>
      <w:r>
        <w:rPr>
          <w:sz w:val="16"/>
          <w:szCs w:val="16"/>
        </w:rPr>
        <w:t>heste</w:t>
      </w:r>
      <w:r>
        <w:rPr>
          <w:spacing w:val="-18"/>
          <w:sz w:val="16"/>
          <w:szCs w:val="16"/>
        </w:rPr>
        <w:t>r</w:t>
      </w:r>
      <w:r>
        <w:rPr>
          <w:sz w:val="16"/>
          <w:szCs w:val="16"/>
        </w:rPr>
        <w:t>,</w:t>
      </w:r>
      <w:r>
        <w:rPr>
          <w:spacing w:val="4"/>
          <w:sz w:val="16"/>
          <w:szCs w:val="16"/>
        </w:rPr>
        <w:t xml:space="preserve"> </w:t>
      </w:r>
      <w:r>
        <w:rPr>
          <w:sz w:val="16"/>
          <w:szCs w:val="16"/>
        </w:rPr>
        <w:t>M13</w:t>
      </w:r>
      <w:r>
        <w:rPr>
          <w:spacing w:val="-12"/>
          <w:sz w:val="16"/>
          <w:szCs w:val="16"/>
        </w:rPr>
        <w:t xml:space="preserve"> </w:t>
      </w:r>
      <w:r>
        <w:rPr>
          <w:sz w:val="16"/>
          <w:szCs w:val="16"/>
        </w:rPr>
        <w:t>9PL,</w:t>
      </w:r>
      <w:r>
        <w:rPr>
          <w:spacing w:val="-3"/>
          <w:sz w:val="16"/>
          <w:szCs w:val="16"/>
        </w:rPr>
        <w:t xml:space="preserve"> </w:t>
      </w:r>
      <w:r>
        <w:rPr>
          <w:w w:val="95"/>
          <w:sz w:val="16"/>
          <w:szCs w:val="16"/>
        </w:rPr>
        <w:t>UK</w:t>
      </w:r>
    </w:p>
    <w:p w:rsidR="00D85739" w:rsidRPr="00D85739" w:rsidRDefault="00D85739" w:rsidP="00D85739">
      <w:pPr>
        <w:ind w:left="2694" w:right="2053"/>
        <w:jc w:val="center"/>
        <w:rPr>
          <w:sz w:val="16"/>
          <w:szCs w:val="16"/>
        </w:rPr>
        <w:pPrChange w:id="8" w:author="mcjssql" w:date="2015-06-13T09:40:00Z">
          <w:pPr>
            <w:ind w:left="3408" w:right="3468"/>
            <w:jc w:val="center"/>
          </w:pPr>
        </w:pPrChange>
      </w:pPr>
      <w:proofErr w:type="spellStart"/>
      <w:proofErr w:type="gramStart"/>
      <w:ins w:id="9" w:author="mcjssql" w:date="2015-06-13T09:40:00Z">
        <w:r>
          <w:rPr>
            <w:w w:val="95"/>
            <w:sz w:val="16"/>
            <w:szCs w:val="16"/>
            <w:vertAlign w:val="superscript"/>
          </w:rPr>
          <w:t>b</w:t>
        </w:r>
        <w:r>
          <w:rPr>
            <w:w w:val="95"/>
            <w:sz w:val="16"/>
            <w:szCs w:val="16"/>
          </w:rPr>
          <w:t>School</w:t>
        </w:r>
        <w:proofErr w:type="spellEnd"/>
        <w:proofErr w:type="gramEnd"/>
        <w:r>
          <w:rPr>
            <w:w w:val="95"/>
            <w:sz w:val="16"/>
            <w:szCs w:val="16"/>
          </w:rPr>
          <w:t xml:space="preserve"> of Mechanical, Aerospace and Civil Engineering, The University of Manchester, Manchester M13 9PL, UK</w:t>
        </w:r>
      </w:ins>
    </w:p>
    <w:p w:rsidR="00731615" w:rsidRDefault="00EE1D9C">
      <w:pPr>
        <w:spacing w:line="180" w:lineRule="exact"/>
        <w:ind w:left="4331" w:right="4392"/>
        <w:jc w:val="center"/>
        <w:rPr>
          <w:sz w:val="16"/>
          <w:szCs w:val="16"/>
        </w:rPr>
      </w:pPr>
      <w:del w:id="10" w:author="mcjssql" w:date="2015-06-13T09:41:00Z">
        <w:r w:rsidDel="00D85739">
          <w:rPr>
            <w:w w:val="99"/>
            <w:position w:val="5"/>
            <w:sz w:val="12"/>
            <w:szCs w:val="12"/>
          </w:rPr>
          <w:delText>b</w:delText>
        </w:r>
      </w:del>
      <w:proofErr w:type="gramStart"/>
      <w:ins w:id="11" w:author="mcjssql" w:date="2015-06-13T09:41:00Z">
        <w:r w:rsidR="00D85739">
          <w:rPr>
            <w:w w:val="99"/>
            <w:position w:val="5"/>
            <w:sz w:val="12"/>
            <w:szCs w:val="12"/>
          </w:rPr>
          <w:t>c</w:t>
        </w:r>
      </w:ins>
      <w:proofErr w:type="gramEnd"/>
      <w:r>
        <w:rPr>
          <w:spacing w:val="-20"/>
          <w:position w:val="5"/>
          <w:sz w:val="12"/>
          <w:szCs w:val="12"/>
        </w:rPr>
        <w:t xml:space="preserve"> </w:t>
      </w:r>
      <w:r>
        <w:rPr>
          <w:w w:val="93"/>
          <w:sz w:val="16"/>
          <w:szCs w:val="16"/>
        </w:rPr>
        <w:t>DSTL,</w:t>
      </w:r>
      <w:r>
        <w:rPr>
          <w:spacing w:val="3"/>
          <w:w w:val="93"/>
          <w:sz w:val="16"/>
          <w:szCs w:val="16"/>
        </w:rPr>
        <w:t xml:space="preserve"> </w:t>
      </w:r>
      <w:proofErr w:type="spellStart"/>
      <w:r>
        <w:rPr>
          <w:spacing w:val="-13"/>
          <w:sz w:val="16"/>
          <w:szCs w:val="16"/>
        </w:rPr>
        <w:t>P</w:t>
      </w:r>
      <w:r>
        <w:rPr>
          <w:sz w:val="16"/>
          <w:szCs w:val="16"/>
        </w:rPr>
        <w:t>orton</w:t>
      </w:r>
      <w:proofErr w:type="spellEnd"/>
      <w:r>
        <w:rPr>
          <w:sz w:val="16"/>
          <w:szCs w:val="16"/>
        </w:rPr>
        <w:t>,</w:t>
      </w:r>
      <w:r>
        <w:rPr>
          <w:spacing w:val="16"/>
          <w:sz w:val="16"/>
          <w:szCs w:val="16"/>
        </w:rPr>
        <w:t xml:space="preserve"> </w:t>
      </w:r>
      <w:r>
        <w:rPr>
          <w:sz w:val="16"/>
          <w:szCs w:val="16"/>
        </w:rPr>
        <w:t>SP4</w:t>
      </w:r>
      <w:r>
        <w:rPr>
          <w:spacing w:val="-3"/>
          <w:sz w:val="16"/>
          <w:szCs w:val="16"/>
        </w:rPr>
        <w:t xml:space="preserve"> </w:t>
      </w:r>
      <w:r>
        <w:rPr>
          <w:sz w:val="16"/>
          <w:szCs w:val="16"/>
        </w:rPr>
        <w:t>0JQ,</w:t>
      </w:r>
      <w:r>
        <w:rPr>
          <w:spacing w:val="6"/>
          <w:sz w:val="16"/>
          <w:szCs w:val="16"/>
        </w:rPr>
        <w:t xml:space="preserve"> </w:t>
      </w:r>
      <w:r>
        <w:rPr>
          <w:w w:val="95"/>
          <w:sz w:val="16"/>
          <w:szCs w:val="16"/>
        </w:rPr>
        <w:t>UK</w:t>
      </w:r>
    </w:p>
    <w:p w:rsidR="00731615" w:rsidRDefault="00731615">
      <w:pPr>
        <w:spacing w:line="200" w:lineRule="exact"/>
      </w:pPr>
    </w:p>
    <w:p w:rsidR="00731615" w:rsidRDefault="00731615">
      <w:pPr>
        <w:spacing w:line="200" w:lineRule="exact"/>
      </w:pPr>
    </w:p>
    <w:p w:rsidR="00731615" w:rsidRDefault="00731615">
      <w:pPr>
        <w:spacing w:line="200" w:lineRule="exact"/>
      </w:pPr>
    </w:p>
    <w:p w:rsidR="00731615" w:rsidRDefault="00731615">
      <w:pPr>
        <w:spacing w:before="5" w:line="280" w:lineRule="exact"/>
        <w:rPr>
          <w:sz w:val="28"/>
          <w:szCs w:val="28"/>
        </w:rPr>
      </w:pPr>
    </w:p>
    <w:p w:rsidR="00731615" w:rsidRDefault="00EE1D9C">
      <w:pPr>
        <w:spacing w:before="20"/>
        <w:ind w:left="112" w:right="9802"/>
        <w:jc w:val="both"/>
      </w:pPr>
      <w:r>
        <w:rPr>
          <w:w w:val="109"/>
        </w:rPr>
        <w:t>Abstract</w:t>
      </w:r>
    </w:p>
    <w:p w:rsidR="00731615" w:rsidRDefault="00731615">
      <w:pPr>
        <w:spacing w:before="9" w:line="120" w:lineRule="exact"/>
        <w:rPr>
          <w:sz w:val="12"/>
          <w:szCs w:val="12"/>
        </w:rPr>
      </w:pPr>
    </w:p>
    <w:p w:rsidR="00731615" w:rsidRDefault="00EE1D9C">
      <w:pPr>
        <w:spacing w:line="249" w:lineRule="auto"/>
        <w:ind w:left="112" w:right="138"/>
        <w:jc w:val="both"/>
      </w:pPr>
      <w:r>
        <w:t>This</w:t>
      </w:r>
      <w:r>
        <w:rPr>
          <w:spacing w:val="7"/>
        </w:rPr>
        <w:t xml:space="preserve"> </w:t>
      </w:r>
      <w:r>
        <w:t>t</w:t>
      </w:r>
      <w:r>
        <w:rPr>
          <w:spacing w:val="-2"/>
        </w:rPr>
        <w:t>w</w:t>
      </w:r>
      <w:r>
        <w:t>o-part</w:t>
      </w:r>
      <w:r>
        <w:rPr>
          <w:spacing w:val="4"/>
        </w:rPr>
        <w:t xml:space="preserve"> </w:t>
      </w:r>
      <w:r>
        <w:t>article</w:t>
      </w:r>
      <w:r>
        <w:rPr>
          <w:spacing w:val="5"/>
        </w:rPr>
        <w:t xml:space="preserve"> </w:t>
      </w:r>
      <w:r>
        <w:t>presents</w:t>
      </w:r>
      <w:r>
        <w:rPr>
          <w:spacing w:val="4"/>
        </w:rPr>
        <w:t xml:space="preserve"> </w:t>
      </w:r>
      <w:r>
        <w:t>the</w:t>
      </w:r>
      <w:r>
        <w:rPr>
          <w:spacing w:val="8"/>
        </w:rPr>
        <w:t xml:space="preserve"> </w:t>
      </w:r>
      <w:r>
        <w:t>results</w:t>
      </w:r>
      <w:r>
        <w:rPr>
          <w:spacing w:val="5"/>
        </w:rPr>
        <w:t xml:space="preserve"> </w:t>
      </w:r>
      <w:r>
        <w:t>of</w:t>
      </w:r>
      <w:r>
        <w:rPr>
          <w:spacing w:val="9"/>
        </w:rPr>
        <w:t xml:space="preserve"> </w:t>
      </w:r>
      <w:r>
        <w:t>numerical</w:t>
      </w:r>
      <w:r>
        <w:rPr>
          <w:spacing w:val="2"/>
        </w:rPr>
        <w:t xml:space="preserve"> </w:t>
      </w:r>
      <w:r>
        <w:t>prediction</w:t>
      </w:r>
      <w:r>
        <w:rPr>
          <w:spacing w:val="2"/>
        </w:rPr>
        <w:t xml:space="preserve"> </w:t>
      </w:r>
      <w:r>
        <w:t>and</w:t>
      </w:r>
      <w:r>
        <w:rPr>
          <w:spacing w:val="8"/>
        </w:rPr>
        <w:t xml:space="preserve"> </w:t>
      </w:r>
      <w:r>
        <w:rPr>
          <w:spacing w:val="-3"/>
        </w:rPr>
        <w:t>e</w:t>
      </w:r>
      <w:r>
        <w:t>xperimental studies</w:t>
      </w:r>
      <w:r>
        <w:rPr>
          <w:spacing w:val="5"/>
        </w:rPr>
        <w:t xml:space="preserve"> </w:t>
      </w:r>
      <w:r>
        <w:t>which</w:t>
      </w:r>
      <w:r>
        <w:rPr>
          <w:spacing w:val="6"/>
        </w:rPr>
        <w:t xml:space="preserve"> </w:t>
      </w:r>
      <w:r>
        <w:t>aim</w:t>
      </w:r>
      <w:r>
        <w:rPr>
          <w:spacing w:val="7"/>
        </w:rPr>
        <w:t xml:space="preserve"> </w:t>
      </w:r>
      <w:r>
        <w:t>to</w:t>
      </w:r>
      <w:r>
        <w:rPr>
          <w:spacing w:val="9"/>
        </w:rPr>
        <w:t xml:space="preserve"> </w:t>
      </w:r>
      <w:r>
        <w:t>determine</w:t>
      </w:r>
      <w:r>
        <w:rPr>
          <w:spacing w:val="2"/>
        </w:rPr>
        <w:t xml:space="preserve"> </w:t>
      </w:r>
      <w:r>
        <w:t>the</w:t>
      </w:r>
      <w:r>
        <w:rPr>
          <w:spacing w:val="8"/>
        </w:rPr>
        <w:t xml:space="preserve"> </w:t>
      </w:r>
      <w:r>
        <w:t>structural response</w:t>
      </w:r>
      <w:r>
        <w:rPr>
          <w:spacing w:val="-15"/>
        </w:rPr>
        <w:t xml:space="preserve"> </w:t>
      </w:r>
      <w:r>
        <w:t>of</w:t>
      </w:r>
      <w:r>
        <w:rPr>
          <w:spacing w:val="-10"/>
        </w:rPr>
        <w:t xml:space="preserve"> </w:t>
      </w:r>
      <w:r>
        <w:t>friction</w:t>
      </w:r>
      <w:r>
        <w:rPr>
          <w:spacing w:val="-15"/>
        </w:rPr>
        <w:t xml:space="preserve"> </w:t>
      </w:r>
      <w:r>
        <w:t>stir</w:t>
      </w:r>
      <w:r>
        <w:rPr>
          <w:spacing w:val="-11"/>
        </w:rPr>
        <w:t xml:space="preserve"> </w:t>
      </w:r>
      <w:r>
        <w:t>welded</w:t>
      </w:r>
      <w:r>
        <w:rPr>
          <w:spacing w:val="-14"/>
        </w:rPr>
        <w:t xml:space="preserve"> </w:t>
      </w:r>
      <w:proofErr w:type="spellStart"/>
      <w:r>
        <w:t>aluminium</w:t>
      </w:r>
      <w:proofErr w:type="spellEnd"/>
      <w:r>
        <w:rPr>
          <w:spacing w:val="-17"/>
        </w:rPr>
        <w:t xml:space="preserve"> </w:t>
      </w:r>
      <w:r>
        <w:t>2139-T8</w:t>
      </w:r>
      <w:r>
        <w:rPr>
          <w:spacing w:val="-15"/>
        </w:rPr>
        <w:t xml:space="preserve"> </w:t>
      </w:r>
      <w:r>
        <w:t>subjected</w:t>
      </w:r>
      <w:r>
        <w:rPr>
          <w:spacing w:val="-17"/>
        </w:rPr>
        <w:t xml:space="preserve"> </w:t>
      </w:r>
      <w:r>
        <w:t>to</w:t>
      </w:r>
      <w:r>
        <w:rPr>
          <w:spacing w:val="-10"/>
        </w:rPr>
        <w:t xml:space="preserve"> </w:t>
      </w:r>
      <w:r>
        <w:t>compl</w:t>
      </w:r>
      <w:r>
        <w:rPr>
          <w:spacing w:val="-3"/>
        </w:rPr>
        <w:t>e</w:t>
      </w:r>
      <w:r>
        <w:t>x</w:t>
      </w:r>
      <w:r>
        <w:rPr>
          <w:spacing w:val="-15"/>
        </w:rPr>
        <w:t xml:space="preserve"> </w:t>
      </w:r>
      <w:r>
        <w:t>loading</w:t>
      </w:r>
      <w:r>
        <w:rPr>
          <w:spacing w:val="-14"/>
        </w:rPr>
        <w:t xml:space="preserve"> </w:t>
      </w:r>
      <w:r>
        <w:rPr>
          <w:w w:val="98"/>
        </w:rPr>
        <w:t>configurations,</w:t>
      </w:r>
      <w:r>
        <w:rPr>
          <w:spacing w:val="-6"/>
          <w:w w:val="98"/>
        </w:rPr>
        <w:t xml:space="preserve"> </w:t>
      </w:r>
      <w:r>
        <w:t>and</w:t>
      </w:r>
      <w:r>
        <w:rPr>
          <w:spacing w:val="-11"/>
        </w:rPr>
        <w:t xml:space="preserve"> </w:t>
      </w:r>
      <w:r>
        <w:t>in</w:t>
      </w:r>
      <w:r>
        <w:rPr>
          <w:spacing w:val="-11"/>
        </w:rPr>
        <w:t xml:space="preserve"> </w:t>
      </w:r>
      <w:r>
        <w:t>particula</w:t>
      </w:r>
      <w:r>
        <w:rPr>
          <w:spacing w:val="-8"/>
        </w:rPr>
        <w:t>r</w:t>
      </w:r>
      <w:r>
        <w:t>,</w:t>
      </w:r>
      <w:r>
        <w:rPr>
          <w:spacing w:val="-15"/>
        </w:rPr>
        <w:t xml:space="preserve"> </w:t>
      </w:r>
      <w:r>
        <w:t>air</w:t>
      </w:r>
      <w:r>
        <w:rPr>
          <w:spacing w:val="-11"/>
        </w:rPr>
        <w:t xml:space="preserve"> </w:t>
      </w:r>
      <w:r>
        <w:t>blast</w:t>
      </w:r>
      <w:r>
        <w:rPr>
          <w:spacing w:val="-12"/>
        </w:rPr>
        <w:t xml:space="preserve"> </w:t>
      </w:r>
      <w:r>
        <w:t>loading. The</w:t>
      </w:r>
      <w:r>
        <w:rPr>
          <w:spacing w:val="7"/>
        </w:rPr>
        <w:t xml:space="preserve"> </w:t>
      </w:r>
      <w:r>
        <w:t>aim</w:t>
      </w:r>
      <w:r>
        <w:rPr>
          <w:spacing w:val="8"/>
        </w:rPr>
        <w:t xml:space="preserve"> </w:t>
      </w:r>
      <w:r>
        <w:t>of</w:t>
      </w:r>
      <w:r>
        <w:rPr>
          <w:spacing w:val="9"/>
        </w:rPr>
        <w:t xml:space="preserve"> </w:t>
      </w:r>
      <w:r>
        <w:t>this</w:t>
      </w:r>
      <w:r>
        <w:rPr>
          <w:spacing w:val="8"/>
        </w:rPr>
        <w:t xml:space="preserve"> </w:t>
      </w:r>
      <w:r>
        <w:rPr>
          <w:spacing w:val="-2"/>
        </w:rPr>
        <w:t>w</w:t>
      </w:r>
      <w:r>
        <w:t>ork</w:t>
      </w:r>
      <w:r>
        <w:rPr>
          <w:spacing w:val="6"/>
        </w:rPr>
        <w:t xml:space="preserve"> </w:t>
      </w:r>
      <w:r>
        <w:t>is</w:t>
      </w:r>
      <w:r>
        <w:rPr>
          <w:spacing w:val="9"/>
        </w:rPr>
        <w:t xml:space="preserve"> </w:t>
      </w:r>
      <w:r>
        <w:t>to</w:t>
      </w:r>
      <w:r>
        <w:rPr>
          <w:spacing w:val="9"/>
        </w:rPr>
        <w:t xml:space="preserve"> </w:t>
      </w:r>
      <w:r>
        <w:t>d</w:t>
      </w:r>
      <w:r>
        <w:rPr>
          <w:spacing w:val="-5"/>
        </w:rPr>
        <w:t>e</w:t>
      </w:r>
      <w:r>
        <w:rPr>
          <w:spacing w:val="-3"/>
        </w:rPr>
        <w:t>v</w:t>
      </w:r>
      <w:r>
        <w:t>elop</w:t>
      </w:r>
      <w:r>
        <w:rPr>
          <w:spacing w:val="4"/>
        </w:rPr>
        <w:t xml:space="preserve"> </w:t>
      </w:r>
      <w:r>
        <w:t>a</w:t>
      </w:r>
      <w:r>
        <w:rPr>
          <w:spacing w:val="10"/>
        </w:rPr>
        <w:t xml:space="preserve"> </w:t>
      </w:r>
      <w:r>
        <w:t>numerical</w:t>
      </w:r>
      <w:r>
        <w:rPr>
          <w:spacing w:val="3"/>
        </w:rPr>
        <w:t xml:space="preserve"> </w:t>
      </w:r>
      <w:r>
        <w:t>modelling</w:t>
      </w:r>
      <w:r>
        <w:rPr>
          <w:spacing w:val="2"/>
        </w:rPr>
        <w:t xml:space="preserve"> </w:t>
      </w:r>
      <w:r>
        <w:t>methodology to</w:t>
      </w:r>
      <w:r>
        <w:rPr>
          <w:spacing w:val="9"/>
        </w:rPr>
        <w:t xml:space="preserve"> </w:t>
      </w:r>
      <w:r>
        <w:t>all</w:t>
      </w:r>
      <w:r>
        <w:rPr>
          <w:spacing w:val="-5"/>
        </w:rPr>
        <w:t>o</w:t>
      </w:r>
      <w:r>
        <w:t>w</w:t>
      </w:r>
      <w:r>
        <w:rPr>
          <w:spacing w:val="6"/>
        </w:rPr>
        <w:t xml:space="preserve"> </w:t>
      </w:r>
      <w:r>
        <w:t>detailed</w:t>
      </w:r>
      <w:r>
        <w:rPr>
          <w:spacing w:val="4"/>
        </w:rPr>
        <w:t xml:space="preserve"> </w:t>
      </w:r>
      <w:r>
        <w:t>prediction</w:t>
      </w:r>
      <w:r>
        <w:rPr>
          <w:spacing w:val="2"/>
        </w:rPr>
        <w:t xml:space="preserve"> </w:t>
      </w:r>
      <w:r>
        <w:t>of</w:t>
      </w:r>
      <w:r>
        <w:rPr>
          <w:spacing w:val="9"/>
        </w:rPr>
        <w:t xml:space="preserve"> </w:t>
      </w:r>
      <w:r>
        <w:t>the</w:t>
      </w:r>
      <w:r>
        <w:rPr>
          <w:spacing w:val="8"/>
        </w:rPr>
        <w:t xml:space="preserve"> </w:t>
      </w:r>
      <w:r>
        <w:t>local</w:t>
      </w:r>
      <w:r>
        <w:rPr>
          <w:spacing w:val="7"/>
        </w:rPr>
        <w:t xml:space="preserve"> </w:t>
      </w:r>
      <w:r>
        <w:t>strain</w:t>
      </w:r>
      <w:r>
        <w:rPr>
          <w:spacing w:val="6"/>
        </w:rPr>
        <w:t xml:space="preserve"> </w:t>
      </w:r>
      <w:r>
        <w:rPr>
          <w:spacing w:val="-5"/>
        </w:rPr>
        <w:t>e</w:t>
      </w:r>
      <w:r>
        <w:rPr>
          <w:spacing w:val="-4"/>
        </w:rPr>
        <w:t>v</w:t>
      </w:r>
      <w:r>
        <w:t>olution across</w:t>
      </w:r>
      <w:r>
        <w:rPr>
          <w:spacing w:val="-3"/>
        </w:rPr>
        <w:t xml:space="preserve"> </w:t>
      </w:r>
      <w:r>
        <w:t>the weld</w:t>
      </w:r>
      <w:r>
        <w:rPr>
          <w:spacing w:val="-2"/>
        </w:rPr>
        <w:t xml:space="preserve"> </w:t>
      </w:r>
      <w:r>
        <w:t>zone</w:t>
      </w:r>
      <w:r>
        <w:rPr>
          <w:spacing w:val="-2"/>
        </w:rPr>
        <w:t xml:space="preserve"> </w:t>
      </w:r>
      <w:r>
        <w:t>as this</w:t>
      </w:r>
      <w:r>
        <w:rPr>
          <w:spacing w:val="-1"/>
        </w:rPr>
        <w:t xml:space="preserve"> </w:t>
      </w:r>
      <w:r>
        <w:t>has</w:t>
      </w:r>
      <w:r>
        <w:rPr>
          <w:spacing w:val="-1"/>
        </w:rPr>
        <w:t xml:space="preserve"> </w:t>
      </w:r>
      <w:r>
        <w:t>significant</w:t>
      </w:r>
      <w:r>
        <w:rPr>
          <w:spacing w:val="-15"/>
        </w:rPr>
        <w:t xml:space="preserve"> </w:t>
      </w:r>
      <w:r>
        <w:t>influence</w:t>
      </w:r>
      <w:r>
        <w:rPr>
          <w:spacing w:val="-13"/>
        </w:rPr>
        <w:t xml:space="preserve"> </w:t>
      </w:r>
      <w:ins w:id="12" w:author="mcjssql" w:date="2015-06-13T09:42:00Z">
        <w:r w:rsidR="00D85739">
          <w:rPr>
            <w:spacing w:val="-13"/>
          </w:rPr>
          <w:t xml:space="preserve">on </w:t>
        </w:r>
      </w:ins>
      <w:del w:id="13" w:author="mcjssql" w:date="2015-06-13T09:42:00Z">
        <w:r w:rsidDel="00D85739">
          <w:delText>in relation</w:delText>
        </w:r>
        <w:r w:rsidDel="00D85739">
          <w:rPr>
            <w:spacing w:val="-4"/>
          </w:rPr>
          <w:delText xml:space="preserve"> </w:delText>
        </w:r>
        <w:r w:rsidDel="00D85739">
          <w:delText>to</w:delText>
        </w:r>
      </w:del>
      <w:r>
        <w:t xml:space="preserve"> structural</w:t>
      </w:r>
      <w:r>
        <w:rPr>
          <w:spacing w:val="-6"/>
        </w:rPr>
        <w:t xml:space="preserve"> </w:t>
      </w:r>
      <w:r>
        <w:t>response</w:t>
      </w:r>
      <w:r>
        <w:rPr>
          <w:spacing w:val="-5"/>
        </w:rPr>
        <w:t xml:space="preserve"> </w:t>
      </w:r>
      <w:r>
        <w:t>and</w:t>
      </w:r>
      <w:r>
        <w:rPr>
          <w:spacing w:val="-1"/>
        </w:rPr>
        <w:t xml:space="preserve"> </w:t>
      </w:r>
      <w:r>
        <w:rPr>
          <w:spacing w:val="-2"/>
        </w:rPr>
        <w:t>f</w:t>
      </w:r>
      <w:r>
        <w:t>ailure.</w:t>
      </w:r>
      <w:r>
        <w:rPr>
          <w:spacing w:val="13"/>
        </w:rPr>
        <w:t xml:space="preserve"> </w:t>
      </w:r>
      <w:r>
        <w:t>In particula</w:t>
      </w:r>
      <w:r>
        <w:rPr>
          <w:spacing w:val="-8"/>
        </w:rPr>
        <w:t>r</w:t>
      </w:r>
      <w:r>
        <w:t>,</w:t>
      </w:r>
      <w:r>
        <w:rPr>
          <w:spacing w:val="-5"/>
        </w:rPr>
        <w:t xml:space="preserve"> </w:t>
      </w:r>
      <w:r>
        <w:t>the method</w:t>
      </w:r>
      <w:r>
        <w:rPr>
          <w:spacing w:val="-4"/>
        </w:rPr>
        <w:t xml:space="preserve"> </w:t>
      </w:r>
      <w:r>
        <w:t>all</w:t>
      </w:r>
      <w:r>
        <w:rPr>
          <w:spacing w:val="-5"/>
        </w:rPr>
        <w:t>o</w:t>
      </w:r>
      <w:r>
        <w:t>ws local</w:t>
      </w:r>
      <w:r>
        <w:rPr>
          <w:spacing w:val="8"/>
        </w:rPr>
        <w:t xml:space="preserve"> </w:t>
      </w:r>
      <w:r>
        <w:t>material</w:t>
      </w:r>
      <w:r>
        <w:rPr>
          <w:spacing w:val="6"/>
        </w:rPr>
        <w:t xml:space="preserve"> </w:t>
      </w:r>
      <w:r>
        <w:t>property</w:t>
      </w:r>
      <w:r>
        <w:rPr>
          <w:spacing w:val="5"/>
        </w:rPr>
        <w:t xml:space="preserve"> </w:t>
      </w:r>
      <w:r>
        <w:t>gradients,</w:t>
      </w:r>
      <w:r>
        <w:rPr>
          <w:spacing w:val="10"/>
        </w:rPr>
        <w:t xml:space="preserve"> </w:t>
      </w:r>
      <w:r>
        <w:t>which</w:t>
      </w:r>
      <w:r>
        <w:rPr>
          <w:spacing w:val="7"/>
        </w:rPr>
        <w:t xml:space="preserve"> </w:t>
      </w:r>
      <w:r>
        <w:t>are</w:t>
      </w:r>
      <w:r>
        <w:rPr>
          <w:spacing w:val="10"/>
        </w:rPr>
        <w:t xml:space="preserve"> </w:t>
      </w:r>
      <w:r>
        <w:t>due</w:t>
      </w:r>
      <w:r>
        <w:rPr>
          <w:spacing w:val="9"/>
        </w:rPr>
        <w:t xml:space="preserve"> </w:t>
      </w:r>
      <w:r>
        <w:t>to</w:t>
      </w:r>
      <w:r>
        <w:rPr>
          <w:spacing w:val="11"/>
        </w:rPr>
        <w:t xml:space="preserve"> </w:t>
      </w:r>
      <w:r>
        <w:rPr>
          <w:spacing w:val="-5"/>
        </w:rPr>
        <w:t>v</w:t>
      </w:r>
      <w:r>
        <w:t>ariation</w:t>
      </w:r>
      <w:r>
        <w:rPr>
          <w:spacing w:val="5"/>
        </w:rPr>
        <w:t xml:space="preserve"> </w:t>
      </w:r>
      <w:r>
        <w:t>in</w:t>
      </w:r>
      <w:r>
        <w:rPr>
          <w:spacing w:val="11"/>
        </w:rPr>
        <w:t xml:space="preserve"> </w:t>
      </w:r>
      <w:r>
        <w:t>strengthening</w:t>
      </w:r>
      <w:r>
        <w:rPr>
          <w:spacing w:val="1"/>
        </w:rPr>
        <w:t xml:space="preserve"> </w:t>
      </w:r>
      <w:r>
        <w:t>mechanism</w:t>
      </w:r>
      <w:r>
        <w:rPr>
          <w:spacing w:val="3"/>
        </w:rPr>
        <w:t xml:space="preserve"> </w:t>
      </w:r>
      <w:r>
        <w:t>arising</w:t>
      </w:r>
      <w:r>
        <w:rPr>
          <w:spacing w:val="7"/>
        </w:rPr>
        <w:t xml:space="preserve"> </w:t>
      </w:r>
      <w:r>
        <w:t>from</w:t>
      </w:r>
      <w:r>
        <w:rPr>
          <w:spacing w:val="8"/>
        </w:rPr>
        <w:t xml:space="preserve"> </w:t>
      </w:r>
      <w:r>
        <w:t>microstructural damage caused</w:t>
      </w:r>
      <w:r>
        <w:rPr>
          <w:spacing w:val="23"/>
        </w:rPr>
        <w:t xml:space="preserve"> </w:t>
      </w:r>
      <w:r>
        <w:t>by</w:t>
      </w:r>
      <w:r>
        <w:rPr>
          <w:spacing w:val="26"/>
        </w:rPr>
        <w:t xml:space="preserve"> </w:t>
      </w:r>
      <w:r>
        <w:t>thermal</w:t>
      </w:r>
      <w:r>
        <w:rPr>
          <w:spacing w:val="22"/>
        </w:rPr>
        <w:t xml:space="preserve"> </w:t>
      </w:r>
      <w:r>
        <w:t>loading</w:t>
      </w:r>
      <w:r>
        <w:rPr>
          <w:spacing w:val="22"/>
        </w:rPr>
        <w:t xml:space="preserve"> </w:t>
      </w:r>
      <w:r>
        <w:t>during</w:t>
      </w:r>
      <w:r>
        <w:rPr>
          <w:spacing w:val="23"/>
        </w:rPr>
        <w:t xml:space="preserve"> </w:t>
      </w:r>
      <w:r>
        <w:t>the</w:t>
      </w:r>
      <w:r>
        <w:rPr>
          <w:spacing w:val="26"/>
        </w:rPr>
        <w:t xml:space="preserve"> </w:t>
      </w:r>
      <w:r>
        <w:t>welding</w:t>
      </w:r>
      <w:r>
        <w:rPr>
          <w:spacing w:val="22"/>
        </w:rPr>
        <w:t xml:space="preserve"> </w:t>
      </w:r>
      <w:r>
        <w:t>process,</w:t>
      </w:r>
      <w:r>
        <w:rPr>
          <w:spacing w:val="28"/>
        </w:rPr>
        <w:t xml:space="preserve"> </w:t>
      </w:r>
      <w:r>
        <w:t>to</w:t>
      </w:r>
      <w:r>
        <w:rPr>
          <w:spacing w:val="26"/>
        </w:rPr>
        <w:t xml:space="preserve"> </w:t>
      </w:r>
      <w:r>
        <w:t>be</w:t>
      </w:r>
      <w:r>
        <w:rPr>
          <w:spacing w:val="26"/>
        </w:rPr>
        <w:t xml:space="preserve"> </w:t>
      </w:r>
      <w:r>
        <w:t>incorporated</w:t>
      </w:r>
      <w:r>
        <w:rPr>
          <w:spacing w:val="18"/>
        </w:rPr>
        <w:t xml:space="preserve"> </w:t>
      </w:r>
      <w:r>
        <w:t>into</w:t>
      </w:r>
      <w:r>
        <w:rPr>
          <w:spacing w:val="25"/>
        </w:rPr>
        <w:t xml:space="preserve"> </w:t>
      </w:r>
      <w:r>
        <w:t>a</w:t>
      </w:r>
      <w:r>
        <w:rPr>
          <w:spacing w:val="27"/>
        </w:rPr>
        <w:t xml:space="preserve"> </w:t>
      </w:r>
      <w:r>
        <w:t>macro</w:t>
      </w:r>
      <w:r>
        <w:rPr>
          <w:spacing w:val="23"/>
        </w:rPr>
        <w:t xml:space="preserve"> </w:t>
      </w:r>
      <w:r>
        <w:t>scale</w:t>
      </w:r>
      <w:r>
        <w:rPr>
          <w:spacing w:val="24"/>
        </w:rPr>
        <w:t xml:space="preserve"> </w:t>
      </w:r>
      <w:r>
        <w:t>structural</w:t>
      </w:r>
      <w:r>
        <w:rPr>
          <w:spacing w:val="20"/>
        </w:rPr>
        <w:t xml:space="preserve"> </w:t>
      </w:r>
      <w:r>
        <w:t xml:space="preserve">model. </w:t>
      </w:r>
      <w:r>
        <w:rPr>
          <w:spacing w:val="39"/>
        </w:rPr>
        <w:t xml:space="preserve"> </w:t>
      </w:r>
      <w:r>
        <w:rPr>
          <w:spacing w:val="-3"/>
        </w:rPr>
        <w:t>P</w:t>
      </w:r>
      <w:r>
        <w:t>art</w:t>
      </w:r>
      <w:r>
        <w:rPr>
          <w:spacing w:val="25"/>
        </w:rPr>
        <w:t xml:space="preserve"> </w:t>
      </w:r>
      <w:r>
        <w:t>I</w:t>
      </w:r>
      <w:r>
        <w:rPr>
          <w:spacing w:val="27"/>
        </w:rPr>
        <w:t xml:space="preserve"> </w:t>
      </w:r>
      <w:r>
        <w:t>details the</w:t>
      </w:r>
      <w:r>
        <w:rPr>
          <w:spacing w:val="6"/>
        </w:rPr>
        <w:t xml:space="preserve"> </w:t>
      </w:r>
      <w:r>
        <w:t>methodology</w:t>
      </w:r>
      <w:r>
        <w:rPr>
          <w:spacing w:val="-3"/>
        </w:rPr>
        <w:t xml:space="preserve"> </w:t>
      </w:r>
      <w:r>
        <w:t>used</w:t>
      </w:r>
      <w:r>
        <w:rPr>
          <w:spacing w:val="4"/>
        </w:rPr>
        <w:t xml:space="preserve"> </w:t>
      </w:r>
      <w:r>
        <w:t>to</w:t>
      </w:r>
      <w:r>
        <w:rPr>
          <w:spacing w:val="6"/>
        </w:rPr>
        <w:t xml:space="preserve"> </w:t>
      </w:r>
      <w:r>
        <w:t>implement</w:t>
      </w:r>
      <w:r>
        <w:rPr>
          <w:spacing w:val="-1"/>
        </w:rPr>
        <w:t xml:space="preserve"> </w:t>
      </w:r>
      <w:r>
        <w:t>local</w:t>
      </w:r>
      <w:r>
        <w:rPr>
          <w:spacing w:val="4"/>
        </w:rPr>
        <w:t xml:space="preserve"> </w:t>
      </w:r>
      <w:r>
        <w:t>material</w:t>
      </w:r>
      <w:r>
        <w:rPr>
          <w:spacing w:val="1"/>
        </w:rPr>
        <w:t xml:space="preserve"> </w:t>
      </w:r>
      <w:r>
        <w:t>property</w:t>
      </w:r>
      <w:r>
        <w:rPr>
          <w:spacing w:val="1"/>
        </w:rPr>
        <w:t xml:space="preserve"> </w:t>
      </w:r>
      <w:r>
        <w:t>gradients</w:t>
      </w:r>
      <w:r>
        <w:rPr>
          <w:spacing w:val="1"/>
        </w:rPr>
        <w:t xml:space="preserve"> </w:t>
      </w:r>
      <w:r>
        <w:t>together</w:t>
      </w:r>
      <w:r>
        <w:rPr>
          <w:spacing w:val="1"/>
        </w:rPr>
        <w:t xml:space="preserve"> </w:t>
      </w:r>
      <w:r>
        <w:t>with</w:t>
      </w:r>
      <w:r>
        <w:rPr>
          <w:spacing w:val="4"/>
        </w:rPr>
        <w:t xml:space="preserve"> </w:t>
      </w:r>
      <w:r>
        <w:rPr>
          <w:spacing w:val="-3"/>
        </w:rPr>
        <w:t>e</w:t>
      </w:r>
      <w:r>
        <w:t>xperimental</w:t>
      </w:r>
      <w:r>
        <w:rPr>
          <w:spacing w:val="-2"/>
        </w:rPr>
        <w:t xml:space="preserve"> </w:t>
      </w:r>
      <w:r>
        <w:rPr>
          <w:spacing w:val="-5"/>
        </w:rPr>
        <w:t>e</w:t>
      </w:r>
      <w:r>
        <w:t>vidence</w:t>
      </w:r>
      <w:r>
        <w:rPr>
          <w:spacing w:val="1"/>
        </w:rPr>
        <w:t xml:space="preserve"> </w:t>
      </w:r>
      <w:r>
        <w:t>to</w:t>
      </w:r>
      <w:r>
        <w:rPr>
          <w:spacing w:val="6"/>
        </w:rPr>
        <w:t xml:space="preserve"> </w:t>
      </w:r>
      <w:r>
        <w:rPr>
          <w:spacing w:val="-3"/>
        </w:rPr>
        <w:t>v</w:t>
      </w:r>
      <w:r>
        <w:t>erify</w:t>
      </w:r>
      <w:r>
        <w:rPr>
          <w:spacing w:val="3"/>
        </w:rPr>
        <w:t xml:space="preserve"> </w:t>
      </w:r>
      <w:r>
        <w:t>the</w:t>
      </w:r>
      <w:r>
        <w:rPr>
          <w:spacing w:val="6"/>
        </w:rPr>
        <w:t xml:space="preserve"> </w:t>
      </w:r>
      <w:r>
        <w:t>predicted structural</w:t>
      </w:r>
      <w:r>
        <w:rPr>
          <w:spacing w:val="3"/>
        </w:rPr>
        <w:t xml:space="preserve"> </w:t>
      </w:r>
      <w:r>
        <w:t>response</w:t>
      </w:r>
      <w:r>
        <w:rPr>
          <w:spacing w:val="3"/>
        </w:rPr>
        <w:t xml:space="preserve"> </w:t>
      </w:r>
      <w:r>
        <w:t>in</w:t>
      </w:r>
      <w:r>
        <w:rPr>
          <w:spacing w:val="9"/>
        </w:rPr>
        <w:t xml:space="preserve"> </w:t>
      </w:r>
      <w:r>
        <w:t>a</w:t>
      </w:r>
      <w:r>
        <w:rPr>
          <w:spacing w:val="9"/>
        </w:rPr>
        <w:t xml:space="preserve"> </w:t>
      </w:r>
      <w:r>
        <w:t>range</w:t>
      </w:r>
      <w:r>
        <w:rPr>
          <w:spacing w:val="6"/>
        </w:rPr>
        <w:t xml:space="preserve"> </w:t>
      </w:r>
      <w:r>
        <w:t>of</w:t>
      </w:r>
      <w:r>
        <w:rPr>
          <w:spacing w:val="8"/>
        </w:rPr>
        <w:t xml:space="preserve"> </w:t>
      </w:r>
      <w:r>
        <w:t>loading</w:t>
      </w:r>
      <w:r>
        <w:rPr>
          <w:spacing w:val="4"/>
        </w:rPr>
        <w:t xml:space="preserve"> </w:t>
      </w:r>
      <w:r>
        <w:t xml:space="preserve">configurations.  </w:t>
      </w:r>
      <w:r>
        <w:rPr>
          <w:spacing w:val="-3"/>
        </w:rPr>
        <w:t>P</w:t>
      </w:r>
      <w:r>
        <w:t>art</w:t>
      </w:r>
      <w:r>
        <w:rPr>
          <w:spacing w:val="7"/>
        </w:rPr>
        <w:t xml:space="preserve"> </w:t>
      </w:r>
      <w:r>
        <w:t>II</w:t>
      </w:r>
      <w:r>
        <w:rPr>
          <w:spacing w:val="9"/>
        </w:rPr>
        <w:t xml:space="preserve"> </w:t>
      </w:r>
      <w:r>
        <w:t>pr</w:t>
      </w:r>
      <w:r>
        <w:rPr>
          <w:spacing w:val="-3"/>
        </w:rPr>
        <w:t>o</w:t>
      </w:r>
      <w:r>
        <w:t>vides</w:t>
      </w:r>
      <w:r>
        <w:rPr>
          <w:spacing w:val="3"/>
        </w:rPr>
        <w:t xml:space="preserve"> </w:t>
      </w:r>
      <w:r>
        <w:t>an</w:t>
      </w:r>
      <w:r>
        <w:rPr>
          <w:spacing w:val="8"/>
        </w:rPr>
        <w:t xml:space="preserve"> </w:t>
      </w:r>
      <w:r>
        <w:t>insight</w:t>
      </w:r>
      <w:r>
        <w:rPr>
          <w:spacing w:val="5"/>
        </w:rPr>
        <w:t xml:space="preserve"> </w:t>
      </w:r>
      <w:r>
        <w:t>into</w:t>
      </w:r>
      <w:r>
        <w:rPr>
          <w:spacing w:val="7"/>
        </w:rPr>
        <w:t xml:space="preserve"> </w:t>
      </w:r>
      <w:r>
        <w:t>the</w:t>
      </w:r>
      <w:r>
        <w:rPr>
          <w:spacing w:val="8"/>
        </w:rPr>
        <w:t xml:space="preserve"> </w:t>
      </w:r>
      <w:r>
        <w:t>assumptions made</w:t>
      </w:r>
      <w:r>
        <w:rPr>
          <w:spacing w:val="6"/>
        </w:rPr>
        <w:t xml:space="preserve"> </w:t>
      </w:r>
      <w:r>
        <w:t>in</w:t>
      </w:r>
      <w:r>
        <w:rPr>
          <w:spacing w:val="9"/>
        </w:rPr>
        <w:t xml:space="preserve"> </w:t>
      </w:r>
      <w:r>
        <w:rPr>
          <w:spacing w:val="-3"/>
        </w:rPr>
        <w:t>P</w:t>
      </w:r>
      <w:r>
        <w:t>art</w:t>
      </w:r>
      <w:r>
        <w:rPr>
          <w:spacing w:val="7"/>
        </w:rPr>
        <w:t xml:space="preserve"> </w:t>
      </w:r>
      <w:r>
        <w:t>I</w:t>
      </w:r>
      <w:r>
        <w:rPr>
          <w:spacing w:val="9"/>
        </w:rPr>
        <w:t xml:space="preserve"> </w:t>
      </w:r>
      <w:r>
        <w:t>with respect to</w:t>
      </w:r>
      <w:del w:id="14" w:author="mcjssql" w:date="2015-06-13T09:44:00Z">
        <w:r w:rsidDel="00D85739">
          <w:rPr>
            <w:spacing w:val="4"/>
          </w:rPr>
          <w:delText xml:space="preserve"> </w:delText>
        </w:r>
        <w:r w:rsidDel="00D85739">
          <w:delText>high</w:delText>
        </w:r>
        <w:r w:rsidDel="00D85739">
          <w:rPr>
            <w:spacing w:val="2"/>
          </w:rPr>
          <w:delText xml:space="preserve"> </w:delText>
        </w:r>
        <w:r w:rsidDel="00D85739">
          <w:delText>strain</w:delText>
        </w:r>
        <w:r w:rsidDel="00D85739">
          <w:rPr>
            <w:spacing w:val="2"/>
          </w:rPr>
          <w:delText xml:space="preserve"> </w:delText>
        </w:r>
        <w:r w:rsidDel="00D85739">
          <w:delText>rate</w:delText>
        </w:r>
      </w:del>
      <w:r>
        <w:rPr>
          <w:spacing w:val="3"/>
        </w:rPr>
        <w:t xml:space="preserve"> </w:t>
      </w:r>
      <w:r>
        <w:t>material</w:t>
      </w:r>
      <w:del w:id="15" w:author="mcjssql" w:date="2015-06-13T09:44:00Z">
        <w:r w:rsidDel="00D85739">
          <w:delText>s</w:delText>
        </w:r>
      </w:del>
      <w:r>
        <w:rPr>
          <w:spacing w:val="-1"/>
        </w:rPr>
        <w:t xml:space="preserve"> </w:t>
      </w:r>
      <w:proofErr w:type="spellStart"/>
      <w:r>
        <w:t>modelling</w:t>
      </w:r>
      <w:proofErr w:type="spellEnd"/>
      <w:r>
        <w:rPr>
          <w:spacing w:val="-2"/>
        </w:rPr>
        <w:t xml:space="preserve"> </w:t>
      </w:r>
      <w:ins w:id="16" w:author="mcjssql" w:date="2015-06-13T09:44:00Z">
        <w:r w:rsidR="00D85739">
          <w:rPr>
            <w:spacing w:val="-2"/>
          </w:rPr>
          <w:t xml:space="preserve">at high strain-rates </w:t>
        </w:r>
      </w:ins>
      <w:r>
        <w:t>across</w:t>
      </w:r>
      <w:r>
        <w:rPr>
          <w:spacing w:val="1"/>
        </w:rPr>
        <w:t xml:space="preserve"> </w:t>
      </w:r>
      <w:r>
        <w:t>the</w:t>
      </w:r>
      <w:r>
        <w:rPr>
          <w:spacing w:val="4"/>
        </w:rPr>
        <w:t xml:space="preserve"> </w:t>
      </w:r>
      <w:r>
        <w:t>weld</w:t>
      </w:r>
      <w:r>
        <w:rPr>
          <w:spacing w:val="2"/>
        </w:rPr>
        <w:t xml:space="preserve"> </w:t>
      </w:r>
      <w:r>
        <w:t>zone</w:t>
      </w:r>
      <w:r>
        <w:rPr>
          <w:spacing w:val="2"/>
        </w:rPr>
        <w:t xml:space="preserve"> </w:t>
      </w:r>
      <w:r>
        <w:t>and</w:t>
      </w:r>
      <w:r>
        <w:rPr>
          <w:spacing w:val="3"/>
        </w:rPr>
        <w:t xml:space="preserve"> </w:t>
      </w:r>
      <w:r>
        <w:t>the</w:t>
      </w:r>
      <w:r>
        <w:rPr>
          <w:spacing w:val="4"/>
        </w:rPr>
        <w:t xml:space="preserve"> </w:t>
      </w:r>
      <w:r>
        <w:t>associated</w:t>
      </w:r>
      <w:r>
        <w:rPr>
          <w:spacing w:val="-2"/>
        </w:rPr>
        <w:t xml:space="preserve"> </w:t>
      </w:r>
      <w:r>
        <w:rPr>
          <w:spacing w:val="-5"/>
        </w:rPr>
        <w:t>e</w:t>
      </w:r>
      <w:r>
        <w:t>vidence</w:t>
      </w:r>
      <w:r>
        <w:rPr>
          <w:spacing w:val="-1"/>
        </w:rPr>
        <w:t xml:space="preserve"> </w:t>
      </w:r>
      <w:r>
        <w:t>for</w:t>
      </w:r>
      <w:r>
        <w:rPr>
          <w:spacing w:val="4"/>
        </w:rPr>
        <w:t xml:space="preserve"> </w:t>
      </w:r>
      <w:r>
        <w:t>the</w:t>
      </w:r>
      <w:r>
        <w:rPr>
          <w:spacing w:val="4"/>
        </w:rPr>
        <w:t xml:space="preserve"> </w:t>
      </w:r>
      <w:r>
        <w:rPr>
          <w:spacing w:val="-5"/>
        </w:rPr>
        <w:t>v</w:t>
      </w:r>
      <w:r>
        <w:t>ariation</w:t>
      </w:r>
      <w:r>
        <w:rPr>
          <w:spacing w:val="-1"/>
        </w:rPr>
        <w:t xml:space="preserve"> </w:t>
      </w:r>
      <w:r>
        <w:t>in</w:t>
      </w:r>
      <w:r>
        <w:rPr>
          <w:spacing w:val="4"/>
        </w:rPr>
        <w:t xml:space="preserve"> </w:t>
      </w:r>
      <w:r>
        <w:t>strengthening mechanisms in</w:t>
      </w:r>
      <w:r>
        <w:rPr>
          <w:spacing w:val="8"/>
        </w:rPr>
        <w:t xml:space="preserve"> </w:t>
      </w:r>
      <w:r>
        <w:t>the</w:t>
      </w:r>
      <w:r>
        <w:rPr>
          <w:spacing w:val="6"/>
        </w:rPr>
        <w:t xml:space="preserve"> </w:t>
      </w:r>
      <w:r>
        <w:t>all</w:t>
      </w:r>
      <w:r>
        <w:rPr>
          <w:spacing w:val="-2"/>
        </w:rPr>
        <w:t>o</w:t>
      </w:r>
      <w:r>
        <w:rPr>
          <w:spacing w:val="-13"/>
        </w:rPr>
        <w:t>y</w:t>
      </w:r>
      <w:r>
        <w:t>.</w:t>
      </w:r>
      <w:r>
        <w:rPr>
          <w:spacing w:val="40"/>
        </w:rPr>
        <w:t xml:space="preserve"> </w:t>
      </w:r>
      <w:r>
        <w:t>The</w:t>
      </w:r>
      <w:r>
        <w:rPr>
          <w:spacing w:val="6"/>
        </w:rPr>
        <w:t xml:space="preserve"> </w:t>
      </w:r>
      <w:r>
        <w:rPr>
          <w:spacing w:val="-2"/>
        </w:rPr>
        <w:t>w</w:t>
      </w:r>
      <w:r>
        <w:t>ork</w:t>
      </w:r>
      <w:r>
        <w:rPr>
          <w:spacing w:val="6"/>
        </w:rPr>
        <w:t xml:space="preserve"> </w:t>
      </w:r>
      <w:r>
        <w:t>presented</w:t>
      </w:r>
      <w:r>
        <w:rPr>
          <w:spacing w:val="2"/>
        </w:rPr>
        <w:t xml:space="preserve"> </w:t>
      </w:r>
      <w:r>
        <w:t>highlights</w:t>
      </w:r>
      <w:r>
        <w:rPr>
          <w:spacing w:val="2"/>
        </w:rPr>
        <w:t xml:space="preserve"> </w:t>
      </w:r>
      <w:r>
        <w:t>the</w:t>
      </w:r>
      <w:r>
        <w:rPr>
          <w:spacing w:val="6"/>
        </w:rPr>
        <w:t xml:space="preserve"> </w:t>
      </w:r>
      <w:r>
        <w:t>importance</w:t>
      </w:r>
      <w:r>
        <w:rPr>
          <w:spacing w:val="1"/>
        </w:rPr>
        <w:t xml:space="preserve"> </w:t>
      </w:r>
      <w:r>
        <w:t>of</w:t>
      </w:r>
      <w:r>
        <w:rPr>
          <w:spacing w:val="8"/>
        </w:rPr>
        <w:t xml:space="preserve"> </w:t>
      </w:r>
      <w:r>
        <w:t>accurate</w:t>
      </w:r>
      <w:r>
        <w:rPr>
          <w:spacing w:val="3"/>
        </w:rPr>
        <w:t xml:space="preserve"> </w:t>
      </w:r>
      <w:r>
        <w:t>description of</w:t>
      </w:r>
      <w:r>
        <w:rPr>
          <w:spacing w:val="8"/>
        </w:rPr>
        <w:t xml:space="preserve"> </w:t>
      </w:r>
      <w:r>
        <w:t>the</w:t>
      </w:r>
      <w:r>
        <w:rPr>
          <w:spacing w:val="7"/>
        </w:rPr>
        <w:t xml:space="preserve"> </w:t>
      </w:r>
      <w:r>
        <w:rPr>
          <w:spacing w:val="-5"/>
        </w:rPr>
        <w:t>v</w:t>
      </w:r>
      <w:r>
        <w:t>ariation</w:t>
      </w:r>
      <w:r>
        <w:rPr>
          <w:spacing w:val="3"/>
        </w:rPr>
        <w:t xml:space="preserve"> </w:t>
      </w:r>
      <w:r>
        <w:t>in</w:t>
      </w:r>
      <w:r>
        <w:rPr>
          <w:spacing w:val="7"/>
        </w:rPr>
        <w:t xml:space="preserve"> </w:t>
      </w:r>
      <w:r>
        <w:t>local</w:t>
      </w:r>
      <w:r>
        <w:rPr>
          <w:spacing w:val="6"/>
        </w:rPr>
        <w:t xml:space="preserve"> </w:t>
      </w:r>
      <w:r>
        <w:t>material properties,</w:t>
      </w:r>
      <w:r>
        <w:rPr>
          <w:spacing w:val="-8"/>
        </w:rPr>
        <w:t xml:space="preserve"> </w:t>
      </w:r>
      <w:r>
        <w:t>particularly</w:t>
      </w:r>
      <w:r>
        <w:rPr>
          <w:spacing w:val="-9"/>
        </w:rPr>
        <w:t xml:space="preserve"> </w:t>
      </w:r>
      <w:r>
        <w:t>the</w:t>
      </w:r>
      <w:r>
        <w:rPr>
          <w:spacing w:val="-2"/>
        </w:rPr>
        <w:t xml:space="preserve"> w</w:t>
      </w:r>
      <w:r>
        <w:t>ork</w:t>
      </w:r>
      <w:r>
        <w:rPr>
          <w:spacing w:val="-4"/>
        </w:rPr>
        <w:t xml:space="preserve"> </w:t>
      </w:r>
      <w:r>
        <w:t>hardening</w:t>
      </w:r>
      <w:r>
        <w:rPr>
          <w:spacing w:val="-8"/>
        </w:rPr>
        <w:t xml:space="preserve"> </w:t>
      </w:r>
      <w:r>
        <w:t>rate,</w:t>
      </w:r>
      <w:r>
        <w:rPr>
          <w:spacing w:val="-3"/>
        </w:rPr>
        <w:t xml:space="preserve"> </w:t>
      </w:r>
      <w:r>
        <w:t>in</w:t>
      </w:r>
      <w:r>
        <w:rPr>
          <w:spacing w:val="-2"/>
        </w:rPr>
        <w:t xml:space="preserve"> </w:t>
      </w:r>
      <w:r>
        <w:t>determining</w:t>
      </w:r>
      <w:r>
        <w:rPr>
          <w:spacing w:val="-10"/>
        </w:rPr>
        <w:t xml:space="preserve"> </w:t>
      </w:r>
      <w:r>
        <w:t>the</w:t>
      </w:r>
      <w:r>
        <w:rPr>
          <w:spacing w:val="-2"/>
        </w:rPr>
        <w:t xml:space="preserve"> </w:t>
      </w:r>
      <w:r>
        <w:t>response</w:t>
      </w:r>
      <w:r>
        <w:rPr>
          <w:spacing w:val="-7"/>
        </w:rPr>
        <w:t xml:space="preserve"> </w:t>
      </w:r>
      <w:r>
        <w:t>of</w:t>
      </w:r>
      <w:r>
        <w:rPr>
          <w:spacing w:val="-2"/>
        </w:rPr>
        <w:t xml:space="preserve"> </w:t>
      </w:r>
      <w:r>
        <w:t>structures</w:t>
      </w:r>
      <w:r>
        <w:rPr>
          <w:spacing w:val="-8"/>
        </w:rPr>
        <w:t xml:space="preserve"> </w:t>
      </w:r>
      <w:r>
        <w:t>under</w:t>
      </w:r>
      <w:r>
        <w:rPr>
          <w:spacing w:val="-5"/>
        </w:rPr>
        <w:t xml:space="preserve"> </w:t>
      </w:r>
      <w:r>
        <w:t>blast</w:t>
      </w:r>
      <w:r>
        <w:rPr>
          <w:spacing w:val="-4"/>
        </w:rPr>
        <w:t xml:space="preserve"> </w:t>
      </w:r>
      <w:r>
        <w:t>loading.</w:t>
      </w:r>
    </w:p>
    <w:p w:rsidR="00731615" w:rsidRDefault="00731615">
      <w:pPr>
        <w:spacing w:line="140" w:lineRule="exact"/>
        <w:rPr>
          <w:sz w:val="14"/>
          <w:szCs w:val="14"/>
        </w:rPr>
      </w:pPr>
    </w:p>
    <w:p w:rsidR="00731615" w:rsidRDefault="00683031">
      <w:pPr>
        <w:ind w:left="112" w:right="406"/>
        <w:jc w:val="both"/>
      </w:pPr>
      <w:r w:rsidRPr="00683031">
        <w:pict>
          <v:group id="_x0000_s1042" style="position:absolute;left:0;text-align:left;margin-left:37.6pt;margin-top:21.65pt;width:520.05pt;height:0;z-index:-251661312;mso-position-horizontal-relative:page" coordorigin="752,433" coordsize="10401,0">
            <v:shape id="_x0000_s1043" style="position:absolute;left:752;top:433;width:10401;height:0" coordorigin="752,433" coordsize="10401,0" path="m752,433r10401,e" filled="f" strokeweight=".14042mm">
              <v:path arrowok="t"/>
            </v:shape>
            <w10:wrap anchorx="page"/>
          </v:group>
        </w:pict>
      </w:r>
      <w:r w:rsidR="00EE1D9C">
        <w:rPr>
          <w:spacing w:val="-7"/>
        </w:rPr>
        <w:t>K</w:t>
      </w:r>
      <w:r w:rsidR="00EE1D9C">
        <w:rPr>
          <w:spacing w:val="-6"/>
        </w:rPr>
        <w:t>e</w:t>
      </w:r>
      <w:r w:rsidR="00EE1D9C">
        <w:t>ywo</w:t>
      </w:r>
      <w:r w:rsidR="00EE1D9C">
        <w:rPr>
          <w:spacing w:val="-7"/>
        </w:rPr>
        <w:t>r</w:t>
      </w:r>
      <w:r w:rsidR="00EE1D9C">
        <w:t xml:space="preserve">ds: </w:t>
      </w:r>
      <w:r w:rsidR="00EE1D9C">
        <w:rPr>
          <w:spacing w:val="4"/>
        </w:rPr>
        <w:t xml:space="preserve"> </w:t>
      </w:r>
      <w:r w:rsidR="00EE1D9C">
        <w:t>Blast</w:t>
      </w:r>
      <w:r w:rsidR="00EE1D9C">
        <w:rPr>
          <w:spacing w:val="-4"/>
        </w:rPr>
        <w:t xml:space="preserve"> </w:t>
      </w:r>
      <w:r w:rsidR="00EE1D9C">
        <w:t>loading,</w:t>
      </w:r>
      <w:r w:rsidR="00EE1D9C">
        <w:rPr>
          <w:spacing w:val="-6"/>
        </w:rPr>
        <w:t xml:space="preserve"> </w:t>
      </w:r>
      <w:r w:rsidR="00EE1D9C">
        <w:t>Digital</w:t>
      </w:r>
      <w:r w:rsidR="00EE1D9C">
        <w:rPr>
          <w:spacing w:val="-6"/>
        </w:rPr>
        <w:t xml:space="preserve"> </w:t>
      </w:r>
      <w:r w:rsidR="00EE1D9C">
        <w:t>image</w:t>
      </w:r>
      <w:r w:rsidR="00EE1D9C">
        <w:rPr>
          <w:spacing w:val="-5"/>
        </w:rPr>
        <w:t xml:space="preserve"> </w:t>
      </w:r>
      <w:r w:rsidR="00EE1D9C">
        <w:t>correlation,</w:t>
      </w:r>
      <w:r w:rsidR="00EE1D9C">
        <w:rPr>
          <w:spacing w:val="-9"/>
        </w:rPr>
        <w:t xml:space="preserve"> </w:t>
      </w:r>
      <w:r w:rsidR="00EE1D9C">
        <w:t>Materials</w:t>
      </w:r>
      <w:r w:rsidR="00EE1D9C">
        <w:rPr>
          <w:spacing w:val="-8"/>
        </w:rPr>
        <w:t xml:space="preserve"> </w:t>
      </w:r>
      <w:r w:rsidR="00EE1D9C">
        <w:t>modelling,</w:t>
      </w:r>
      <w:r w:rsidR="00EE1D9C">
        <w:rPr>
          <w:spacing w:val="-9"/>
        </w:rPr>
        <w:t xml:space="preserve"> </w:t>
      </w:r>
      <w:r w:rsidR="00EE1D9C">
        <w:t>Finite</w:t>
      </w:r>
      <w:r w:rsidR="00EE1D9C">
        <w:rPr>
          <w:spacing w:val="-5"/>
        </w:rPr>
        <w:t xml:space="preserve"> </w:t>
      </w:r>
      <w:r w:rsidR="00EE1D9C">
        <w:t>element</w:t>
      </w:r>
      <w:r w:rsidR="00EE1D9C">
        <w:rPr>
          <w:spacing w:val="-6"/>
        </w:rPr>
        <w:t xml:space="preserve"> </w:t>
      </w:r>
      <w:r w:rsidR="00EE1D9C">
        <w:t>simulation,</w:t>
      </w:r>
      <w:r w:rsidR="00EE1D9C">
        <w:rPr>
          <w:spacing w:val="-9"/>
        </w:rPr>
        <w:t xml:space="preserve"> </w:t>
      </w:r>
      <w:r w:rsidR="00EE1D9C">
        <w:t>Materials</w:t>
      </w:r>
      <w:r w:rsidR="00EE1D9C">
        <w:rPr>
          <w:spacing w:val="-8"/>
        </w:rPr>
        <w:t xml:space="preserve"> </w:t>
      </w:r>
      <w:proofErr w:type="spellStart"/>
      <w:r w:rsidR="00EE1D9C">
        <w:t>characterisation</w:t>
      </w:r>
      <w:proofErr w:type="spellEnd"/>
    </w:p>
    <w:p w:rsidR="00731615" w:rsidRDefault="00731615">
      <w:pPr>
        <w:spacing w:line="200" w:lineRule="exact"/>
      </w:pPr>
    </w:p>
    <w:p w:rsidR="00731615" w:rsidRDefault="00731615">
      <w:pPr>
        <w:spacing w:before="13" w:line="220" w:lineRule="exact"/>
        <w:rPr>
          <w:sz w:val="22"/>
          <w:szCs w:val="22"/>
        </w:rPr>
        <w:sectPr w:rsidR="00731615">
          <w:pgSz w:w="11920" w:h="16840"/>
          <w:pgMar w:top="1560" w:right="580" w:bottom="280" w:left="640" w:header="720" w:footer="720" w:gutter="0"/>
          <w:cols w:space="720"/>
        </w:sectPr>
      </w:pPr>
    </w:p>
    <w:p w:rsidR="00731615" w:rsidRDefault="00EE1D9C">
      <w:pPr>
        <w:spacing w:before="26"/>
        <w:ind w:left="112"/>
      </w:pPr>
      <w:r>
        <w:lastRenderedPageBreak/>
        <w:t>1.</w:t>
      </w:r>
      <w:r>
        <w:rPr>
          <w:spacing w:val="48"/>
        </w:rPr>
        <w:t xml:space="preserve"> </w:t>
      </w:r>
      <w:r>
        <w:rPr>
          <w:w w:val="118"/>
        </w:rPr>
        <w:t>Int</w:t>
      </w:r>
      <w:r>
        <w:rPr>
          <w:spacing w:val="-4"/>
          <w:w w:val="118"/>
        </w:rPr>
        <w:t>r</w:t>
      </w:r>
      <w:r>
        <w:rPr>
          <w:w w:val="106"/>
        </w:rPr>
        <w:t>oduction</w:t>
      </w:r>
    </w:p>
    <w:p w:rsidR="00731615" w:rsidRDefault="00731615">
      <w:pPr>
        <w:spacing w:before="8" w:line="180" w:lineRule="exact"/>
        <w:rPr>
          <w:sz w:val="18"/>
          <w:szCs w:val="18"/>
        </w:rPr>
      </w:pPr>
    </w:p>
    <w:p w:rsidR="00731615" w:rsidRDefault="00EE1D9C">
      <w:pPr>
        <w:spacing w:line="249" w:lineRule="auto"/>
        <w:ind w:left="112" w:right="-34" w:firstLine="299"/>
        <w:jc w:val="both"/>
      </w:pPr>
      <w:r>
        <w:t>The</w:t>
      </w:r>
      <w:r>
        <w:rPr>
          <w:spacing w:val="7"/>
        </w:rPr>
        <w:t xml:space="preserve"> </w:t>
      </w:r>
      <w:r>
        <w:t>structural</w:t>
      </w:r>
      <w:r>
        <w:rPr>
          <w:spacing w:val="3"/>
        </w:rPr>
        <w:t xml:space="preserve"> </w:t>
      </w:r>
      <w:r>
        <w:t>performance of</w:t>
      </w:r>
      <w:r>
        <w:rPr>
          <w:spacing w:val="8"/>
        </w:rPr>
        <w:t xml:space="preserve"> </w:t>
      </w:r>
      <w:r>
        <w:t>welded</w:t>
      </w:r>
      <w:r>
        <w:rPr>
          <w:spacing w:val="4"/>
        </w:rPr>
        <w:t xml:space="preserve"> </w:t>
      </w:r>
      <w:r>
        <w:t>structures</w:t>
      </w:r>
      <w:r>
        <w:rPr>
          <w:spacing w:val="2"/>
        </w:rPr>
        <w:t xml:space="preserve"> </w:t>
      </w:r>
      <w:r>
        <w:t>subjected to</w:t>
      </w:r>
      <w:r>
        <w:rPr>
          <w:spacing w:val="6"/>
        </w:rPr>
        <w:t xml:space="preserve"> </w:t>
      </w:r>
      <w:r>
        <w:t>air</w:t>
      </w:r>
      <w:r>
        <w:rPr>
          <w:spacing w:val="6"/>
        </w:rPr>
        <w:t xml:space="preserve"> </w:t>
      </w:r>
      <w:r>
        <w:t>blast</w:t>
      </w:r>
      <w:r>
        <w:rPr>
          <w:spacing w:val="4"/>
        </w:rPr>
        <w:t xml:space="preserve"> </w:t>
      </w:r>
      <w:r>
        <w:t>loading</w:t>
      </w:r>
      <w:r>
        <w:rPr>
          <w:spacing w:val="2"/>
        </w:rPr>
        <w:t xml:space="preserve"> </w:t>
      </w:r>
      <w:r>
        <w:t>is</w:t>
      </w:r>
      <w:r>
        <w:rPr>
          <w:spacing w:val="6"/>
        </w:rPr>
        <w:t xml:space="preserve"> </w:t>
      </w:r>
      <w:r>
        <w:t>of</w:t>
      </w:r>
      <w:r>
        <w:rPr>
          <w:spacing w:val="6"/>
        </w:rPr>
        <w:t xml:space="preserve"> </w:t>
      </w:r>
      <w:r>
        <w:rPr>
          <w:spacing w:val="-2"/>
        </w:rPr>
        <w:t>k</w:t>
      </w:r>
      <w:r>
        <w:rPr>
          <w:spacing w:val="-3"/>
        </w:rPr>
        <w:t>e</w:t>
      </w:r>
      <w:r>
        <w:t>y</w:t>
      </w:r>
      <w:r>
        <w:rPr>
          <w:spacing w:val="5"/>
        </w:rPr>
        <w:t xml:space="preserve"> </w:t>
      </w:r>
      <w:r>
        <w:t>interest</w:t>
      </w:r>
      <w:r>
        <w:rPr>
          <w:spacing w:val="2"/>
        </w:rPr>
        <w:t xml:space="preserve"> </w:t>
      </w:r>
      <w:r>
        <w:t>to</w:t>
      </w:r>
      <w:r>
        <w:rPr>
          <w:spacing w:val="6"/>
        </w:rPr>
        <w:t xml:space="preserve"> </w:t>
      </w:r>
      <w:r>
        <w:t>engineers and</w:t>
      </w:r>
      <w:r>
        <w:rPr>
          <w:spacing w:val="5"/>
        </w:rPr>
        <w:t xml:space="preserve"> </w:t>
      </w:r>
      <w:proofErr w:type="spellStart"/>
      <w:r>
        <w:t>scien</w:t>
      </w:r>
      <w:proofErr w:type="spellEnd"/>
      <w:r>
        <w:t xml:space="preserve">- </w:t>
      </w:r>
      <w:proofErr w:type="spellStart"/>
      <w:r>
        <w:t>tists</w:t>
      </w:r>
      <w:proofErr w:type="spellEnd"/>
      <w:r>
        <w:rPr>
          <w:spacing w:val="-1"/>
        </w:rPr>
        <w:t xml:space="preserve"> </w:t>
      </w:r>
      <w:r>
        <w:t>across</w:t>
      </w:r>
      <w:r>
        <w:rPr>
          <w:spacing w:val="-3"/>
        </w:rPr>
        <w:t xml:space="preserve"> </w:t>
      </w:r>
      <w:r>
        <w:t>a range</w:t>
      </w:r>
      <w:r>
        <w:rPr>
          <w:spacing w:val="-2"/>
        </w:rPr>
        <w:t xml:space="preserve"> </w:t>
      </w:r>
      <w:r>
        <w:t>of industries.</w:t>
      </w:r>
      <w:r>
        <w:rPr>
          <w:spacing w:val="9"/>
        </w:rPr>
        <w:t xml:space="preserve"> </w:t>
      </w:r>
      <w:r>
        <w:rPr>
          <w:spacing w:val="-3"/>
        </w:rPr>
        <w:t>F</w:t>
      </w:r>
      <w:r>
        <w:t>or</w:t>
      </w:r>
      <w:r>
        <w:rPr>
          <w:spacing w:val="-1"/>
        </w:rPr>
        <w:t xml:space="preserve"> </w:t>
      </w:r>
      <w:r>
        <w:t>c</w:t>
      </w:r>
      <w:r>
        <w:rPr>
          <w:spacing w:val="-5"/>
        </w:rPr>
        <w:t>i</w:t>
      </w:r>
      <w:r>
        <w:t>vilian</w:t>
      </w:r>
      <w:r>
        <w:rPr>
          <w:spacing w:val="-4"/>
        </w:rPr>
        <w:t xml:space="preserve"> </w:t>
      </w:r>
      <w:r>
        <w:t>applications,</w:t>
      </w:r>
      <w:r>
        <w:rPr>
          <w:spacing w:val="-8"/>
        </w:rPr>
        <w:t xml:space="preserve"> </w:t>
      </w:r>
      <w:del w:id="17" w:author="mcjssql" w:date="2015-06-13T09:46:00Z">
        <w:r w:rsidDel="00D85739">
          <w:delText>typ- ically</w:delText>
        </w:r>
      </w:del>
      <w:r>
        <w:rPr>
          <w:spacing w:val="4"/>
        </w:rPr>
        <w:t xml:space="preserve"> </w:t>
      </w:r>
      <w:r>
        <w:t>the</w:t>
      </w:r>
      <w:r>
        <w:rPr>
          <w:spacing w:val="6"/>
        </w:rPr>
        <w:t xml:space="preserve"> </w:t>
      </w:r>
      <w:ins w:id="18" w:author="mcjssql" w:date="2015-06-13T09:46:00Z">
        <w:r w:rsidR="00D85739">
          <w:rPr>
            <w:spacing w:val="6"/>
          </w:rPr>
          <w:t xml:space="preserve">typical </w:t>
        </w:r>
      </w:ins>
      <w:r>
        <w:t>risk</w:t>
      </w:r>
      <w:r>
        <w:rPr>
          <w:spacing w:val="6"/>
        </w:rPr>
        <w:t xml:space="preserve"> </w:t>
      </w:r>
      <w:r>
        <w:t>of</w:t>
      </w:r>
      <w:r>
        <w:rPr>
          <w:spacing w:val="7"/>
        </w:rPr>
        <w:t xml:space="preserve"> </w:t>
      </w:r>
      <w:r>
        <w:t>air</w:t>
      </w:r>
      <w:r>
        <w:rPr>
          <w:spacing w:val="6"/>
        </w:rPr>
        <w:t xml:space="preserve"> </w:t>
      </w:r>
      <w:r>
        <w:t>blast</w:t>
      </w:r>
      <w:r>
        <w:rPr>
          <w:spacing w:val="5"/>
        </w:rPr>
        <w:t xml:space="preserve"> </w:t>
      </w:r>
      <w:r>
        <w:t>is</w:t>
      </w:r>
      <w:r>
        <w:rPr>
          <w:spacing w:val="7"/>
        </w:rPr>
        <w:t xml:space="preserve"> </w:t>
      </w:r>
      <w:r>
        <w:t>due</w:t>
      </w:r>
      <w:r>
        <w:rPr>
          <w:spacing w:val="6"/>
        </w:rPr>
        <w:t xml:space="preserve"> </w:t>
      </w:r>
      <w:r>
        <w:t>to</w:t>
      </w:r>
      <w:r>
        <w:rPr>
          <w:spacing w:val="7"/>
        </w:rPr>
        <w:t xml:space="preserve"> </w:t>
      </w:r>
      <w:r>
        <w:rPr>
          <w:spacing w:val="-1"/>
        </w:rPr>
        <w:t>g</w:t>
      </w:r>
      <w:r>
        <w:t>as</w:t>
      </w:r>
      <w:r>
        <w:rPr>
          <w:spacing w:val="6"/>
        </w:rPr>
        <w:t xml:space="preserve"> </w:t>
      </w:r>
      <w:r>
        <w:rPr>
          <w:spacing w:val="-3"/>
        </w:rPr>
        <w:t>e</w:t>
      </w:r>
      <w:r>
        <w:t>xplosions and</w:t>
      </w:r>
      <w:r>
        <w:rPr>
          <w:spacing w:val="6"/>
        </w:rPr>
        <w:t xml:space="preserve"> </w:t>
      </w:r>
      <w:r>
        <w:t>is</w:t>
      </w:r>
      <w:r>
        <w:rPr>
          <w:spacing w:val="7"/>
        </w:rPr>
        <w:t xml:space="preserve"> </w:t>
      </w:r>
      <w:r>
        <w:t>an important</w:t>
      </w:r>
      <w:r>
        <w:rPr>
          <w:spacing w:val="3"/>
        </w:rPr>
        <w:t xml:space="preserve"> </w:t>
      </w:r>
      <w:r>
        <w:t>design</w:t>
      </w:r>
      <w:r>
        <w:rPr>
          <w:spacing w:val="6"/>
        </w:rPr>
        <w:t xml:space="preserve"> </w:t>
      </w:r>
      <w:r>
        <w:t>consideration in</w:t>
      </w:r>
      <w:r>
        <w:rPr>
          <w:spacing w:val="9"/>
        </w:rPr>
        <w:t xml:space="preserve"> </w:t>
      </w:r>
      <w:r>
        <w:t>the</w:t>
      </w:r>
      <w:r>
        <w:rPr>
          <w:spacing w:val="8"/>
        </w:rPr>
        <w:t xml:space="preserve"> </w:t>
      </w:r>
      <w:r>
        <w:t>construction</w:t>
      </w:r>
      <w:r>
        <w:rPr>
          <w:spacing w:val="1"/>
        </w:rPr>
        <w:t xml:space="preserve"> </w:t>
      </w:r>
      <w:r>
        <w:t>of</w:t>
      </w:r>
      <w:r>
        <w:rPr>
          <w:spacing w:val="9"/>
        </w:rPr>
        <w:t xml:space="preserve"> </w:t>
      </w:r>
      <w:r>
        <w:t>offshore oil</w:t>
      </w:r>
      <w:r>
        <w:rPr>
          <w:spacing w:val="-8"/>
        </w:rPr>
        <w:t xml:space="preserve"> </w:t>
      </w:r>
      <w:r>
        <w:t>platforms</w:t>
      </w:r>
      <w:r>
        <w:rPr>
          <w:spacing w:val="-14"/>
        </w:rPr>
        <w:t xml:space="preserve"> </w:t>
      </w:r>
      <w:r>
        <w:t>[1,</w:t>
      </w:r>
      <w:r>
        <w:rPr>
          <w:spacing w:val="-8"/>
        </w:rPr>
        <w:t xml:space="preserve"> </w:t>
      </w:r>
      <w:r>
        <w:t>2,</w:t>
      </w:r>
      <w:r>
        <w:rPr>
          <w:spacing w:val="-7"/>
        </w:rPr>
        <w:t xml:space="preserve"> </w:t>
      </w:r>
      <w:proofErr w:type="gramStart"/>
      <w:r>
        <w:t>3</w:t>
      </w:r>
      <w:proofErr w:type="gramEnd"/>
      <w:r>
        <w:t>].</w:t>
      </w:r>
      <w:r>
        <w:rPr>
          <w:spacing w:val="8"/>
        </w:rPr>
        <w:t xml:space="preserve"> </w:t>
      </w:r>
      <w:r>
        <w:t>A</w:t>
      </w:r>
      <w:r>
        <w:rPr>
          <w:spacing w:val="-7"/>
        </w:rPr>
        <w:t xml:space="preserve"> </w:t>
      </w:r>
      <w:r>
        <w:rPr>
          <w:spacing w:val="-2"/>
        </w:rPr>
        <w:t>k</w:t>
      </w:r>
      <w:r>
        <w:rPr>
          <w:spacing w:val="-3"/>
        </w:rPr>
        <w:t>e</w:t>
      </w:r>
      <w:r>
        <w:t>y</w:t>
      </w:r>
      <w:r>
        <w:rPr>
          <w:spacing w:val="-9"/>
        </w:rPr>
        <w:t xml:space="preserve"> </w:t>
      </w:r>
      <w:r>
        <w:t>consideration</w:t>
      </w:r>
      <w:r>
        <w:rPr>
          <w:spacing w:val="-17"/>
        </w:rPr>
        <w:t xml:space="preserve"> </w:t>
      </w:r>
      <w:r>
        <w:t>here</w:t>
      </w:r>
      <w:r>
        <w:rPr>
          <w:spacing w:val="-9"/>
        </w:rPr>
        <w:t xml:space="preserve"> </w:t>
      </w:r>
      <w:r>
        <w:t>is</w:t>
      </w:r>
      <w:r>
        <w:rPr>
          <w:spacing w:val="-7"/>
        </w:rPr>
        <w:t xml:space="preserve"> </w:t>
      </w:r>
      <w:r>
        <w:t>not</w:t>
      </w:r>
      <w:r>
        <w:rPr>
          <w:spacing w:val="-9"/>
        </w:rPr>
        <w:t xml:space="preserve"> </w:t>
      </w:r>
      <w:r>
        <w:t>necessa</w:t>
      </w:r>
      <w:r>
        <w:rPr>
          <w:spacing w:val="-4"/>
        </w:rPr>
        <w:t>r</w:t>
      </w:r>
      <w:del w:id="19" w:author="mcjssql" w:date="2015-06-13T09:47:00Z">
        <w:r w:rsidDel="00D85739">
          <w:delText xml:space="preserve">- </w:delText>
        </w:r>
      </w:del>
      <w:r>
        <w:t>ily</w:t>
      </w:r>
      <w:r>
        <w:rPr>
          <w:spacing w:val="-4"/>
        </w:rPr>
        <w:t xml:space="preserve"> </w:t>
      </w:r>
      <w:r>
        <w:t>just</w:t>
      </w:r>
      <w:r>
        <w:rPr>
          <w:spacing w:val="-5"/>
        </w:rPr>
        <w:t xml:space="preserve"> </w:t>
      </w:r>
      <w:r>
        <w:t>the</w:t>
      </w:r>
      <w:r>
        <w:rPr>
          <w:spacing w:val="-4"/>
        </w:rPr>
        <w:t xml:space="preserve"> </w:t>
      </w:r>
      <w:r>
        <w:t>initial</w:t>
      </w:r>
      <w:r>
        <w:rPr>
          <w:spacing w:val="-7"/>
        </w:rPr>
        <w:t xml:space="preserve"> </w:t>
      </w:r>
      <w:r>
        <w:t>damage</w:t>
      </w:r>
      <w:r>
        <w:rPr>
          <w:spacing w:val="-8"/>
        </w:rPr>
        <w:t xml:space="preserve"> </w:t>
      </w:r>
      <w:r>
        <w:t>from</w:t>
      </w:r>
      <w:r>
        <w:rPr>
          <w:spacing w:val="-6"/>
        </w:rPr>
        <w:t xml:space="preserve"> </w:t>
      </w:r>
      <w:r>
        <w:t>the</w:t>
      </w:r>
      <w:r>
        <w:rPr>
          <w:spacing w:val="-4"/>
        </w:rPr>
        <w:t xml:space="preserve"> </w:t>
      </w:r>
      <w:r>
        <w:t>blast</w:t>
      </w:r>
      <w:r>
        <w:rPr>
          <w:spacing w:val="-6"/>
        </w:rPr>
        <w:t xml:space="preserve"> </w:t>
      </w:r>
      <w:r>
        <w:t>loading,</w:t>
      </w:r>
      <w:r>
        <w:rPr>
          <w:spacing w:val="-7"/>
        </w:rPr>
        <w:t xml:space="preserve"> </w:t>
      </w:r>
      <w:r>
        <w:rPr>
          <w:spacing w:val="-4"/>
        </w:rPr>
        <w:t>b</w:t>
      </w:r>
      <w:r>
        <w:t>ut</w:t>
      </w:r>
      <w:r>
        <w:rPr>
          <w:spacing w:val="-5"/>
        </w:rPr>
        <w:t xml:space="preserve"> </w:t>
      </w:r>
      <w:r>
        <w:t>the</w:t>
      </w:r>
      <w:r>
        <w:rPr>
          <w:spacing w:val="-4"/>
        </w:rPr>
        <w:t xml:space="preserve"> </w:t>
      </w:r>
      <w:r>
        <w:t>risk</w:t>
      </w:r>
      <w:r>
        <w:rPr>
          <w:spacing w:val="-5"/>
        </w:rPr>
        <w:t xml:space="preserve"> </w:t>
      </w:r>
      <w:r>
        <w:t>of subsequent</w:t>
      </w:r>
      <w:r>
        <w:rPr>
          <w:spacing w:val="-13"/>
        </w:rPr>
        <w:t xml:space="preserve"> </w:t>
      </w:r>
      <w:r>
        <w:t>injury</w:t>
      </w:r>
      <w:r>
        <w:rPr>
          <w:spacing w:val="-9"/>
        </w:rPr>
        <w:t xml:space="preserve"> </w:t>
      </w:r>
      <w:r>
        <w:t>from</w:t>
      </w:r>
      <w:r>
        <w:rPr>
          <w:spacing w:val="-8"/>
        </w:rPr>
        <w:t xml:space="preserve"> </w:t>
      </w:r>
      <w:ins w:id="20" w:author="mcjssql" w:date="2015-06-13T09:47:00Z">
        <w:r w:rsidR="00D85739">
          <w:rPr>
            <w:spacing w:val="-8"/>
          </w:rPr>
          <w:t xml:space="preserve">the </w:t>
        </w:r>
      </w:ins>
      <w:r>
        <w:t>collapse</w:t>
      </w:r>
      <w:r>
        <w:rPr>
          <w:spacing w:val="-11"/>
        </w:rPr>
        <w:t xml:space="preserve"> </w:t>
      </w:r>
      <w:r>
        <w:t>of</w:t>
      </w:r>
      <w:r>
        <w:rPr>
          <w:spacing w:val="-6"/>
        </w:rPr>
        <w:t xml:space="preserve"> </w:t>
      </w:r>
      <w:r>
        <w:t>the</w:t>
      </w:r>
      <w:r>
        <w:rPr>
          <w:spacing w:val="-6"/>
        </w:rPr>
        <w:t xml:space="preserve"> </w:t>
      </w:r>
      <w:r>
        <w:t>remaining</w:t>
      </w:r>
      <w:r>
        <w:rPr>
          <w:spacing w:val="-12"/>
        </w:rPr>
        <w:t xml:space="preserve"> </w:t>
      </w:r>
      <w:r>
        <w:t>structure.</w:t>
      </w:r>
      <w:r>
        <w:rPr>
          <w:spacing w:val="3"/>
        </w:rPr>
        <w:t xml:space="preserve"> </w:t>
      </w:r>
      <w:r>
        <w:rPr>
          <w:spacing w:val="-3"/>
        </w:rPr>
        <w:t>F</w:t>
      </w:r>
      <w:r>
        <w:t>or steel</w:t>
      </w:r>
      <w:r>
        <w:rPr>
          <w:spacing w:val="4"/>
        </w:rPr>
        <w:t xml:space="preserve"> </w:t>
      </w:r>
      <w:r>
        <w:t>framed</w:t>
      </w:r>
      <w:r>
        <w:rPr>
          <w:spacing w:val="1"/>
        </w:rPr>
        <w:t xml:space="preserve"> </w:t>
      </w:r>
      <w:r>
        <w:rPr>
          <w:spacing w:val="-4"/>
        </w:rPr>
        <w:t>b</w:t>
      </w:r>
      <w:r>
        <w:t>uildings that</w:t>
      </w:r>
      <w:r>
        <w:rPr>
          <w:spacing w:val="4"/>
        </w:rPr>
        <w:t xml:space="preserve"> </w:t>
      </w:r>
      <w:r>
        <w:t>are</w:t>
      </w:r>
      <w:r>
        <w:rPr>
          <w:spacing w:val="4"/>
        </w:rPr>
        <w:t xml:space="preserve"> </w:t>
      </w:r>
      <w:r>
        <w:t>common in</w:t>
      </w:r>
      <w:r>
        <w:rPr>
          <w:spacing w:val="5"/>
        </w:rPr>
        <w:t xml:space="preserve"> </w:t>
      </w:r>
      <w:r>
        <w:t>c</w:t>
      </w:r>
      <w:r>
        <w:rPr>
          <w:spacing w:val="-5"/>
        </w:rPr>
        <w:t>i</w:t>
      </w:r>
      <w:r>
        <w:t>vil</w:t>
      </w:r>
      <w:r>
        <w:rPr>
          <w:spacing w:val="4"/>
        </w:rPr>
        <w:t xml:space="preserve"> </w:t>
      </w:r>
      <w:r>
        <w:t>engineering, plastic</w:t>
      </w:r>
      <w:r>
        <w:rPr>
          <w:spacing w:val="5"/>
        </w:rPr>
        <w:t xml:space="preserve"> </w:t>
      </w:r>
      <w:r>
        <w:t>deformation in</w:t>
      </w:r>
      <w:r>
        <w:rPr>
          <w:spacing w:val="8"/>
        </w:rPr>
        <w:t xml:space="preserve"> </w:t>
      </w:r>
      <w:r>
        <w:t>the</w:t>
      </w:r>
      <w:r>
        <w:rPr>
          <w:spacing w:val="7"/>
        </w:rPr>
        <w:t xml:space="preserve"> </w:t>
      </w:r>
      <w:r>
        <w:t>joints,</w:t>
      </w:r>
      <w:r>
        <w:rPr>
          <w:spacing w:val="9"/>
        </w:rPr>
        <w:t xml:space="preserve"> </w:t>
      </w:r>
      <w:r>
        <w:t>which</w:t>
      </w:r>
      <w:r>
        <w:rPr>
          <w:spacing w:val="5"/>
        </w:rPr>
        <w:t xml:space="preserve"> </w:t>
      </w:r>
      <w:r>
        <w:t>may</w:t>
      </w:r>
      <w:r>
        <w:rPr>
          <w:spacing w:val="6"/>
        </w:rPr>
        <w:t xml:space="preserve"> </w:t>
      </w:r>
      <w:r>
        <w:t>be</w:t>
      </w:r>
      <w:r>
        <w:rPr>
          <w:spacing w:val="8"/>
        </w:rPr>
        <w:t xml:space="preserve"> </w:t>
      </w:r>
      <w:r>
        <w:t>manu</w:t>
      </w:r>
      <w:r>
        <w:rPr>
          <w:spacing w:val="-2"/>
        </w:rPr>
        <w:t>f</w:t>
      </w:r>
      <w:r>
        <w:t>actured by</w:t>
      </w:r>
      <w:r>
        <w:rPr>
          <w:spacing w:val="1"/>
        </w:rPr>
        <w:t xml:space="preserve"> </w:t>
      </w:r>
      <w:r>
        <w:t>welding,</w:t>
      </w:r>
      <w:r>
        <w:rPr>
          <w:spacing w:val="-3"/>
        </w:rPr>
        <w:t xml:space="preserve"> </w:t>
      </w:r>
      <w:r>
        <w:t>can be</w:t>
      </w:r>
      <w:r>
        <w:rPr>
          <w:spacing w:val="1"/>
        </w:rPr>
        <w:t xml:space="preserve"> </w:t>
      </w:r>
      <w:r>
        <w:t>the</w:t>
      </w:r>
      <w:r>
        <w:rPr>
          <w:spacing w:val="1"/>
        </w:rPr>
        <w:t xml:space="preserve"> </w:t>
      </w:r>
      <w:r>
        <w:t>limiting</w:t>
      </w:r>
      <w:r>
        <w:rPr>
          <w:spacing w:val="-3"/>
        </w:rPr>
        <w:t xml:space="preserve"> </w:t>
      </w:r>
      <w:r>
        <w:rPr>
          <w:spacing w:val="-2"/>
        </w:rPr>
        <w:t>f</w:t>
      </w:r>
      <w:r>
        <w:t>actor</w:t>
      </w:r>
      <w:r>
        <w:rPr>
          <w:spacing w:val="-2"/>
        </w:rPr>
        <w:t xml:space="preserve"> </w:t>
      </w:r>
      <w:r>
        <w:t>controlling</w:t>
      </w:r>
      <w:r>
        <w:rPr>
          <w:spacing w:val="-6"/>
        </w:rPr>
        <w:t xml:space="preserve"> </w:t>
      </w:r>
      <w:r>
        <w:t>structural</w:t>
      </w:r>
      <w:r>
        <w:rPr>
          <w:spacing w:val="-5"/>
        </w:rPr>
        <w:t xml:space="preserve"> </w:t>
      </w:r>
      <w:r>
        <w:t>in</w:t>
      </w:r>
      <w:del w:id="21" w:author="mcjssql" w:date="2015-06-13T09:48:00Z">
        <w:r w:rsidDel="00D85739">
          <w:delText xml:space="preserve">- </w:delText>
        </w:r>
      </w:del>
      <w:r>
        <w:t>t</w:t>
      </w:r>
      <w:r>
        <w:rPr>
          <w:spacing w:val="-3"/>
        </w:rPr>
        <w:t>e</w:t>
      </w:r>
      <w:r>
        <w:t>grity</w:t>
      </w:r>
      <w:r>
        <w:rPr>
          <w:spacing w:val="4"/>
        </w:rPr>
        <w:t xml:space="preserve"> </w:t>
      </w:r>
      <w:r>
        <w:t>[4].</w:t>
      </w:r>
      <w:r>
        <w:rPr>
          <w:spacing w:val="37"/>
        </w:rPr>
        <w:t xml:space="preserve"> </w:t>
      </w:r>
      <w:r>
        <w:t>Detailed</w:t>
      </w:r>
      <w:r>
        <w:rPr>
          <w:spacing w:val="2"/>
        </w:rPr>
        <w:t xml:space="preserve"> </w:t>
      </w:r>
      <w:r>
        <w:t>understanding</w:t>
      </w:r>
      <w:r>
        <w:rPr>
          <w:spacing w:val="-2"/>
        </w:rPr>
        <w:t xml:space="preserve"> </w:t>
      </w:r>
      <w:r>
        <w:t>of</w:t>
      </w:r>
      <w:r>
        <w:rPr>
          <w:spacing w:val="7"/>
        </w:rPr>
        <w:t xml:space="preserve"> </w:t>
      </w:r>
      <w:r>
        <w:t>this</w:t>
      </w:r>
      <w:r>
        <w:rPr>
          <w:spacing w:val="6"/>
        </w:rPr>
        <w:t xml:space="preserve"> </w:t>
      </w:r>
      <w:proofErr w:type="spellStart"/>
      <w:r>
        <w:t>localised</w:t>
      </w:r>
      <w:proofErr w:type="spellEnd"/>
      <w:r>
        <w:rPr>
          <w:spacing w:val="2"/>
        </w:rPr>
        <w:t xml:space="preserve"> </w:t>
      </w:r>
      <w:r>
        <w:t>damage</w:t>
      </w:r>
      <w:r>
        <w:rPr>
          <w:spacing w:val="3"/>
        </w:rPr>
        <w:t xml:space="preserve"> </w:t>
      </w:r>
      <w:r>
        <w:t xml:space="preserve">is </w:t>
      </w:r>
      <w:r>
        <w:rPr>
          <w:spacing w:val="-3"/>
        </w:rPr>
        <w:t>e</w:t>
      </w:r>
      <w:r>
        <w:t>xtremely</w:t>
      </w:r>
      <w:r>
        <w:rPr>
          <w:spacing w:val="1"/>
        </w:rPr>
        <w:t xml:space="preserve"> </w:t>
      </w:r>
      <w:r>
        <w:t>important</w:t>
      </w:r>
      <w:r>
        <w:rPr>
          <w:spacing w:val="2"/>
        </w:rPr>
        <w:t xml:space="preserve"> </w:t>
      </w:r>
      <w:r>
        <w:t>when</w:t>
      </w:r>
      <w:r>
        <w:rPr>
          <w:spacing w:val="5"/>
        </w:rPr>
        <w:t xml:space="preserve"> </w:t>
      </w:r>
      <w:r>
        <w:t>considering the</w:t>
      </w:r>
      <w:r>
        <w:rPr>
          <w:spacing w:val="7"/>
        </w:rPr>
        <w:t xml:space="preserve"> </w:t>
      </w:r>
      <w:r>
        <w:t>potential</w:t>
      </w:r>
      <w:r>
        <w:rPr>
          <w:spacing w:val="2"/>
        </w:rPr>
        <w:t xml:space="preserve"> </w:t>
      </w:r>
      <w:r>
        <w:t>resistance of</w:t>
      </w:r>
      <w:r>
        <w:rPr>
          <w:spacing w:val="6"/>
        </w:rPr>
        <w:t xml:space="preserve"> </w:t>
      </w:r>
      <w:r>
        <w:t>a</w:t>
      </w:r>
      <w:r>
        <w:rPr>
          <w:spacing w:val="7"/>
        </w:rPr>
        <w:t xml:space="preserve"> </w:t>
      </w:r>
      <w:r>
        <w:rPr>
          <w:spacing w:val="-4"/>
        </w:rPr>
        <w:t>b</w:t>
      </w:r>
      <w:r>
        <w:t>uilding to</w:t>
      </w:r>
      <w:r>
        <w:rPr>
          <w:spacing w:val="6"/>
        </w:rPr>
        <w:t xml:space="preserve"> </w:t>
      </w:r>
      <w:r>
        <w:t>blast</w:t>
      </w:r>
      <w:r>
        <w:rPr>
          <w:spacing w:val="4"/>
        </w:rPr>
        <w:t xml:space="preserve"> </w:t>
      </w:r>
      <w:r>
        <w:t>and,</w:t>
      </w:r>
      <w:r>
        <w:rPr>
          <w:spacing w:val="10"/>
        </w:rPr>
        <w:t xml:space="preserve"> </w:t>
      </w:r>
      <w:r>
        <w:t>therefore,</w:t>
      </w:r>
      <w:r>
        <w:rPr>
          <w:spacing w:val="6"/>
        </w:rPr>
        <w:t xml:space="preserve"> </w:t>
      </w:r>
      <w:r>
        <w:t>a</w:t>
      </w:r>
      <w:r>
        <w:rPr>
          <w:spacing w:val="-3"/>
        </w:rPr>
        <w:t>n</w:t>
      </w:r>
      <w:r>
        <w:t>y</w:t>
      </w:r>
      <w:r>
        <w:rPr>
          <w:spacing w:val="5"/>
        </w:rPr>
        <w:t xml:space="preserve"> </w:t>
      </w:r>
      <w:r>
        <w:t>required</w:t>
      </w:r>
      <w:r>
        <w:rPr>
          <w:spacing w:val="1"/>
        </w:rPr>
        <w:t xml:space="preserve"> </w:t>
      </w:r>
      <w:r>
        <w:t>miti</w:t>
      </w:r>
      <w:r>
        <w:rPr>
          <w:spacing w:val="-1"/>
        </w:rPr>
        <w:t>g</w:t>
      </w:r>
      <w:r>
        <w:t xml:space="preserve">ating engineering </w:t>
      </w:r>
      <w:r>
        <w:rPr>
          <w:spacing w:val="-2"/>
        </w:rPr>
        <w:t>w</w:t>
      </w:r>
      <w:r>
        <w:t>orks</w:t>
      </w:r>
      <w:r>
        <w:rPr>
          <w:spacing w:val="4"/>
        </w:rPr>
        <w:t xml:space="preserve"> </w:t>
      </w:r>
      <w:r>
        <w:t>to</w:t>
      </w:r>
      <w:r>
        <w:rPr>
          <w:spacing w:val="7"/>
        </w:rPr>
        <w:t xml:space="preserve"> </w:t>
      </w:r>
      <w:r>
        <w:t>reinforce</w:t>
      </w:r>
      <w:r>
        <w:rPr>
          <w:spacing w:val="2"/>
        </w:rPr>
        <w:t xml:space="preserve"> </w:t>
      </w:r>
      <w:r>
        <w:t>the</w:t>
      </w:r>
      <w:r>
        <w:rPr>
          <w:spacing w:val="7"/>
        </w:rPr>
        <w:t xml:space="preserve"> </w:t>
      </w:r>
      <w:r>
        <w:t>structure;</w:t>
      </w:r>
      <w:r>
        <w:rPr>
          <w:spacing w:val="6"/>
        </w:rPr>
        <w:t xml:space="preserve"> </w:t>
      </w:r>
      <w:r>
        <w:t>this</w:t>
      </w:r>
      <w:r>
        <w:rPr>
          <w:spacing w:val="6"/>
        </w:rPr>
        <w:t xml:space="preserve"> </w:t>
      </w:r>
      <w:r>
        <w:t>may</w:t>
      </w:r>
      <w:r>
        <w:rPr>
          <w:spacing w:val="6"/>
        </w:rPr>
        <w:t xml:space="preserve"> </w:t>
      </w:r>
      <w:r>
        <w:t>h</w:t>
      </w:r>
      <w:r>
        <w:rPr>
          <w:spacing w:val="-4"/>
        </w:rPr>
        <w:t>a</w:t>
      </w:r>
      <w:r>
        <w:rPr>
          <w:spacing w:val="-3"/>
        </w:rPr>
        <w:t>v</w:t>
      </w:r>
      <w:r>
        <w:t>e</w:t>
      </w:r>
      <w:r>
        <w:rPr>
          <w:spacing w:val="5"/>
        </w:rPr>
        <w:t xml:space="preserve"> </w:t>
      </w:r>
      <w:r>
        <w:t>an impact</w:t>
      </w:r>
      <w:r>
        <w:rPr>
          <w:spacing w:val="-5"/>
        </w:rPr>
        <w:t xml:space="preserve"> </w:t>
      </w:r>
      <w:r>
        <w:t>on</w:t>
      </w:r>
      <w:r>
        <w:rPr>
          <w:spacing w:val="-2"/>
        </w:rPr>
        <w:t xml:space="preserve"> </w:t>
      </w:r>
      <w:r>
        <w:t>the</w:t>
      </w:r>
      <w:r>
        <w:rPr>
          <w:spacing w:val="-2"/>
        </w:rPr>
        <w:t xml:space="preserve"> </w:t>
      </w:r>
      <w:r>
        <w:t>cost</w:t>
      </w:r>
      <w:r>
        <w:rPr>
          <w:spacing w:val="-3"/>
        </w:rPr>
        <w:t xml:space="preserve"> </w:t>
      </w:r>
      <w:r>
        <w:t>or</w:t>
      </w:r>
      <w:r>
        <w:rPr>
          <w:spacing w:val="-2"/>
        </w:rPr>
        <w:t xml:space="preserve"> </w:t>
      </w:r>
      <w:r>
        <w:t>design</w:t>
      </w:r>
      <w:r>
        <w:rPr>
          <w:spacing w:val="-5"/>
        </w:rPr>
        <w:t xml:space="preserve"> </w:t>
      </w:r>
      <w:r>
        <w:t>layout</w:t>
      </w:r>
      <w:r>
        <w:rPr>
          <w:spacing w:val="-5"/>
        </w:rPr>
        <w:t xml:space="preserve"> </w:t>
      </w:r>
      <w:r>
        <w:t>of</w:t>
      </w:r>
      <w:r>
        <w:rPr>
          <w:spacing w:val="-2"/>
        </w:rPr>
        <w:t xml:space="preserve"> </w:t>
      </w:r>
      <w:r>
        <w:t>a</w:t>
      </w:r>
      <w:r>
        <w:rPr>
          <w:spacing w:val="-1"/>
        </w:rPr>
        <w:t xml:space="preserve"> </w:t>
      </w:r>
      <w:r>
        <w:t>structure.</w:t>
      </w:r>
    </w:p>
    <w:p w:rsidR="00731615" w:rsidRDefault="00EE1D9C">
      <w:pPr>
        <w:spacing w:line="249" w:lineRule="auto"/>
        <w:ind w:left="112" w:right="-34" w:firstLine="299"/>
        <w:jc w:val="both"/>
      </w:pPr>
      <w:r>
        <w:rPr>
          <w:spacing w:val="-3"/>
        </w:rPr>
        <w:t>F</w:t>
      </w:r>
      <w:r>
        <w:t>or</w:t>
      </w:r>
      <w:r>
        <w:rPr>
          <w:spacing w:val="4"/>
        </w:rPr>
        <w:t xml:space="preserve"> </w:t>
      </w:r>
      <w:r>
        <w:t>military</w:t>
      </w:r>
      <w:r>
        <w:rPr>
          <w:spacing w:val="1"/>
        </w:rPr>
        <w:t xml:space="preserve"> </w:t>
      </w:r>
      <w:r>
        <w:t>applications, the</w:t>
      </w:r>
      <w:r>
        <w:rPr>
          <w:spacing w:val="5"/>
        </w:rPr>
        <w:t xml:space="preserve"> </w:t>
      </w:r>
      <w:r>
        <w:t>use</w:t>
      </w:r>
      <w:r>
        <w:rPr>
          <w:spacing w:val="4"/>
        </w:rPr>
        <w:t xml:space="preserve"> </w:t>
      </w:r>
      <w:r>
        <w:t>of</w:t>
      </w:r>
      <w:r>
        <w:rPr>
          <w:spacing w:val="5"/>
        </w:rPr>
        <w:t xml:space="preserve"> </w:t>
      </w:r>
      <w:r>
        <w:t>welded</w:t>
      </w:r>
      <w:r>
        <w:rPr>
          <w:spacing w:val="1"/>
        </w:rPr>
        <w:t xml:space="preserve"> </w:t>
      </w:r>
      <w:r>
        <w:t>joints</w:t>
      </w:r>
      <w:r>
        <w:rPr>
          <w:spacing w:val="3"/>
        </w:rPr>
        <w:t xml:space="preserve"> </w:t>
      </w:r>
      <w:r>
        <w:t>is</w:t>
      </w:r>
      <w:r>
        <w:rPr>
          <w:spacing w:val="6"/>
        </w:rPr>
        <w:t xml:space="preserve"> </w:t>
      </w:r>
      <w:r>
        <w:t xml:space="preserve">com- </w:t>
      </w:r>
      <w:proofErr w:type="gramStart"/>
      <w:r>
        <w:t>mon</w:t>
      </w:r>
      <w:proofErr w:type="gramEnd"/>
      <w:r>
        <w:rPr>
          <w:spacing w:val="4"/>
        </w:rPr>
        <w:t xml:space="preserve"> </w:t>
      </w:r>
      <w:r>
        <w:t>in</w:t>
      </w:r>
      <w:r>
        <w:rPr>
          <w:spacing w:val="6"/>
        </w:rPr>
        <w:t xml:space="preserve"> </w:t>
      </w:r>
      <w:r>
        <w:t>personnel transport</w:t>
      </w:r>
      <w:r>
        <w:rPr>
          <w:spacing w:val="1"/>
        </w:rPr>
        <w:t xml:space="preserve"> </w:t>
      </w:r>
      <w:r>
        <w:rPr>
          <w:spacing w:val="-3"/>
        </w:rPr>
        <w:t>v</w:t>
      </w:r>
      <w:r>
        <w:t xml:space="preserve">ehicles. </w:t>
      </w:r>
      <w:r>
        <w:rPr>
          <w:spacing w:val="6"/>
        </w:rPr>
        <w:t xml:space="preserve"> </w:t>
      </w:r>
      <w:r>
        <w:rPr>
          <w:spacing w:val="-8"/>
        </w:rPr>
        <w:t>W</w:t>
      </w:r>
      <w:r>
        <w:t>ith</w:t>
      </w:r>
      <w:r>
        <w:rPr>
          <w:spacing w:val="4"/>
        </w:rPr>
        <w:t xml:space="preserve"> </w:t>
      </w:r>
      <w:r>
        <w:t>an</w:t>
      </w:r>
      <w:r>
        <w:rPr>
          <w:spacing w:val="6"/>
        </w:rPr>
        <w:t xml:space="preserve"> </w:t>
      </w:r>
      <w:r>
        <w:t>increase</w:t>
      </w:r>
      <w:r>
        <w:rPr>
          <w:spacing w:val="1"/>
        </w:rPr>
        <w:t xml:space="preserve"> </w:t>
      </w:r>
      <w:r>
        <w:t>in</w:t>
      </w:r>
      <w:r>
        <w:rPr>
          <w:spacing w:val="6"/>
        </w:rPr>
        <w:t xml:space="preserve"> </w:t>
      </w:r>
      <w:r>
        <w:t>the threat</w:t>
      </w:r>
      <w:r>
        <w:rPr>
          <w:spacing w:val="5"/>
        </w:rPr>
        <w:t xml:space="preserve"> </w:t>
      </w:r>
      <w:r>
        <w:t>from</w:t>
      </w:r>
      <w:r>
        <w:rPr>
          <w:spacing w:val="5"/>
        </w:rPr>
        <w:t xml:space="preserve"> </w:t>
      </w:r>
      <w:r>
        <w:t>Impr</w:t>
      </w:r>
      <w:r>
        <w:rPr>
          <w:spacing w:val="-3"/>
        </w:rPr>
        <w:t>o</w:t>
      </w:r>
      <w:r>
        <w:t>vised Explos</w:t>
      </w:r>
      <w:r>
        <w:rPr>
          <w:spacing w:val="-5"/>
        </w:rPr>
        <w:t>i</w:t>
      </w:r>
      <w:r>
        <w:rPr>
          <w:spacing w:val="-3"/>
        </w:rPr>
        <w:t>v</w:t>
      </w:r>
      <w:r>
        <w:t>e</w:t>
      </w:r>
      <w:r>
        <w:rPr>
          <w:spacing w:val="1"/>
        </w:rPr>
        <w:t xml:space="preserve"> </w:t>
      </w:r>
      <w:r>
        <w:t>D</w:t>
      </w:r>
      <w:r>
        <w:rPr>
          <w:spacing w:val="-5"/>
        </w:rPr>
        <w:t>e</w:t>
      </w:r>
      <w:r>
        <w:t>vices</w:t>
      </w:r>
      <w:r>
        <w:rPr>
          <w:spacing w:val="3"/>
        </w:rPr>
        <w:t xml:space="preserve"> </w:t>
      </w:r>
      <w:r>
        <w:t>(IEDs),</w:t>
      </w:r>
      <w:r>
        <w:rPr>
          <w:spacing w:val="7"/>
        </w:rPr>
        <w:t xml:space="preserve"> </w:t>
      </w:r>
      <w:r>
        <w:t>the</w:t>
      </w:r>
      <w:r>
        <w:rPr>
          <w:spacing w:val="7"/>
        </w:rPr>
        <w:t xml:space="preserve"> </w:t>
      </w:r>
      <w:proofErr w:type="spellStart"/>
      <w:r>
        <w:t>perfo</w:t>
      </w:r>
      <w:r>
        <w:rPr>
          <w:spacing w:val="-4"/>
        </w:rPr>
        <w:t>r</w:t>
      </w:r>
      <w:proofErr w:type="spellEnd"/>
      <w:r>
        <w:t xml:space="preserve">- </w:t>
      </w:r>
      <w:proofErr w:type="spellStart"/>
      <w:r>
        <w:t>mance</w:t>
      </w:r>
      <w:proofErr w:type="spellEnd"/>
      <w:r>
        <w:rPr>
          <w:spacing w:val="-7"/>
        </w:rPr>
        <w:t xml:space="preserve"> </w:t>
      </w:r>
      <w:r>
        <w:t>of</w:t>
      </w:r>
      <w:r>
        <w:rPr>
          <w:spacing w:val="-4"/>
        </w:rPr>
        <w:t xml:space="preserve"> </w:t>
      </w:r>
      <w:r>
        <w:t>welded</w:t>
      </w:r>
      <w:r>
        <w:rPr>
          <w:spacing w:val="-8"/>
        </w:rPr>
        <w:t xml:space="preserve"> </w:t>
      </w:r>
      <w:r>
        <w:t>structures</w:t>
      </w:r>
      <w:r>
        <w:rPr>
          <w:spacing w:val="-10"/>
        </w:rPr>
        <w:t xml:space="preserve"> </w:t>
      </w:r>
      <w:r>
        <w:t>has</w:t>
      </w:r>
      <w:r>
        <w:rPr>
          <w:spacing w:val="-5"/>
        </w:rPr>
        <w:t xml:space="preserve"> </w:t>
      </w:r>
      <w:r>
        <w:t>come</w:t>
      </w:r>
      <w:r>
        <w:rPr>
          <w:spacing w:val="-6"/>
        </w:rPr>
        <w:t xml:space="preserve"> </w:t>
      </w:r>
      <w:r>
        <w:t>under</w:t>
      </w:r>
      <w:r>
        <w:rPr>
          <w:spacing w:val="-7"/>
        </w:rPr>
        <w:t xml:space="preserve"> </w:t>
      </w:r>
      <w:r>
        <w:t>scruti</w:t>
      </w:r>
      <w:r>
        <w:rPr>
          <w:spacing w:val="-3"/>
        </w:rPr>
        <w:t>n</w:t>
      </w:r>
      <w:r>
        <w:t>y</w:t>
      </w:r>
      <w:r>
        <w:rPr>
          <w:spacing w:val="-8"/>
        </w:rPr>
        <w:t xml:space="preserve"> </w:t>
      </w:r>
      <w:r>
        <w:t>[5].</w:t>
      </w:r>
      <w:r>
        <w:rPr>
          <w:spacing w:val="8"/>
        </w:rPr>
        <w:t xml:space="preserve"> </w:t>
      </w:r>
      <w:r>
        <w:t>There has</w:t>
      </w:r>
      <w:r>
        <w:rPr>
          <w:spacing w:val="-2"/>
        </w:rPr>
        <w:t xml:space="preserve"> </w:t>
      </w:r>
      <w:r>
        <w:t>been</w:t>
      </w:r>
      <w:r>
        <w:rPr>
          <w:spacing w:val="-3"/>
        </w:rPr>
        <w:t xml:space="preserve"> </w:t>
      </w:r>
      <w:r>
        <w:t>a global</w:t>
      </w:r>
      <w:r>
        <w:rPr>
          <w:spacing w:val="-4"/>
        </w:rPr>
        <w:t xml:space="preserve"> </w:t>
      </w:r>
      <w:r>
        <w:t>trend</w:t>
      </w:r>
      <w:r>
        <w:rPr>
          <w:spacing w:val="-3"/>
        </w:rPr>
        <w:t xml:space="preserve"> </w:t>
      </w:r>
      <w:r>
        <w:t>t</w:t>
      </w:r>
      <w:r>
        <w:rPr>
          <w:spacing w:val="-5"/>
        </w:rPr>
        <w:t>o</w:t>
      </w:r>
      <w:r>
        <w:rPr>
          <w:spacing w:val="-2"/>
        </w:rPr>
        <w:t>w</w:t>
      </w:r>
      <w:r>
        <w:t>ards</w:t>
      </w:r>
      <w:r>
        <w:rPr>
          <w:spacing w:val="-5"/>
        </w:rPr>
        <w:t xml:space="preserve"> </w:t>
      </w:r>
      <w:r>
        <w:t>the</w:t>
      </w:r>
      <w:r>
        <w:rPr>
          <w:spacing w:val="-1"/>
        </w:rPr>
        <w:t xml:space="preserve"> </w:t>
      </w:r>
      <w:r>
        <w:t>use</w:t>
      </w:r>
      <w:r>
        <w:rPr>
          <w:spacing w:val="-2"/>
        </w:rPr>
        <w:t xml:space="preserve"> </w:t>
      </w:r>
      <w:r>
        <w:t>of</w:t>
      </w:r>
      <w:r>
        <w:rPr>
          <w:spacing w:val="-1"/>
        </w:rPr>
        <w:t xml:space="preserve"> </w:t>
      </w:r>
      <w:r>
        <w:rPr>
          <w:spacing w:val="-3"/>
        </w:rPr>
        <w:t>v</w:t>
      </w:r>
      <w:r>
        <w:t>ehicles,</w:t>
      </w:r>
      <w:r>
        <w:rPr>
          <w:spacing w:val="-6"/>
        </w:rPr>
        <w:t xml:space="preserve"> </w:t>
      </w:r>
      <w:r>
        <w:t>such</w:t>
      </w:r>
      <w:r>
        <w:rPr>
          <w:spacing w:val="-3"/>
        </w:rPr>
        <w:t xml:space="preserve"> </w:t>
      </w:r>
      <w:r>
        <w:t>as</w:t>
      </w:r>
      <w:r>
        <w:rPr>
          <w:spacing w:val="-1"/>
        </w:rPr>
        <w:t xml:space="preserve"> </w:t>
      </w:r>
      <w:r>
        <w:t>the Mastiff, which</w:t>
      </w:r>
      <w:r>
        <w:rPr>
          <w:spacing w:val="11"/>
        </w:rPr>
        <w:t xml:space="preserve"> </w:t>
      </w:r>
      <w:r>
        <w:t>are</w:t>
      </w:r>
      <w:r>
        <w:rPr>
          <w:spacing w:val="13"/>
        </w:rPr>
        <w:t xml:space="preserve"> </w:t>
      </w:r>
      <w:r>
        <w:t>designed</w:t>
      </w:r>
      <w:r>
        <w:rPr>
          <w:spacing w:val="9"/>
        </w:rPr>
        <w:t xml:space="preserve"> </w:t>
      </w:r>
      <w:r>
        <w:t>to</w:t>
      </w:r>
      <w:r>
        <w:rPr>
          <w:spacing w:val="14"/>
        </w:rPr>
        <w:t xml:space="preserve"> </w:t>
      </w:r>
      <w:r>
        <w:t>be</w:t>
      </w:r>
      <w:r>
        <w:rPr>
          <w:spacing w:val="14"/>
        </w:rPr>
        <w:t xml:space="preserve"> </w:t>
      </w:r>
      <w:proofErr w:type="gramStart"/>
      <w:r>
        <w:t>mine</w:t>
      </w:r>
      <w:proofErr w:type="gramEnd"/>
      <w:r>
        <w:rPr>
          <w:spacing w:val="12"/>
        </w:rPr>
        <w:t xml:space="preserve"> </w:t>
      </w:r>
      <w:r>
        <w:t>resistant</w:t>
      </w:r>
      <w:r>
        <w:rPr>
          <w:spacing w:val="9"/>
        </w:rPr>
        <w:t xml:space="preserve"> </w:t>
      </w:r>
      <w:r>
        <w:t xml:space="preserve">[6]. </w:t>
      </w:r>
      <w:r>
        <w:rPr>
          <w:spacing w:val="9"/>
        </w:rPr>
        <w:t xml:space="preserve"> </w:t>
      </w:r>
      <w:r>
        <w:t>In</w:t>
      </w:r>
      <w:r>
        <w:rPr>
          <w:spacing w:val="14"/>
        </w:rPr>
        <w:t xml:space="preserve"> </w:t>
      </w:r>
      <w:proofErr w:type="spellStart"/>
      <w:r>
        <w:t>criti</w:t>
      </w:r>
      <w:proofErr w:type="spellEnd"/>
      <w:r>
        <w:t>- cal</w:t>
      </w:r>
      <w:r>
        <w:rPr>
          <w:spacing w:val="19"/>
        </w:rPr>
        <w:t xml:space="preserve"> </w:t>
      </w:r>
      <w:r>
        <w:t>areas</w:t>
      </w:r>
      <w:r>
        <w:rPr>
          <w:spacing w:val="17"/>
        </w:rPr>
        <w:t xml:space="preserve"> </w:t>
      </w:r>
      <w:r>
        <w:t>of</w:t>
      </w:r>
      <w:r>
        <w:rPr>
          <w:spacing w:val="19"/>
        </w:rPr>
        <w:t xml:space="preserve"> </w:t>
      </w:r>
      <w:r>
        <w:t>a</w:t>
      </w:r>
      <w:r>
        <w:rPr>
          <w:spacing w:val="20"/>
        </w:rPr>
        <w:t xml:space="preserve"> </w:t>
      </w:r>
      <w:r>
        <w:t>typical</w:t>
      </w:r>
      <w:r>
        <w:rPr>
          <w:spacing w:val="16"/>
        </w:rPr>
        <w:t xml:space="preserve"> </w:t>
      </w:r>
      <w:r>
        <w:rPr>
          <w:spacing w:val="-3"/>
        </w:rPr>
        <w:t>v</w:t>
      </w:r>
      <w:r>
        <w:t>ehicle,</w:t>
      </w:r>
      <w:r>
        <w:rPr>
          <w:spacing w:val="20"/>
        </w:rPr>
        <w:t xml:space="preserve"> </w:t>
      </w:r>
      <w:r>
        <w:t>such</w:t>
      </w:r>
      <w:r>
        <w:rPr>
          <w:spacing w:val="17"/>
        </w:rPr>
        <w:t xml:space="preserve"> </w:t>
      </w:r>
      <w:r>
        <w:t>as</w:t>
      </w:r>
      <w:r>
        <w:rPr>
          <w:spacing w:val="19"/>
        </w:rPr>
        <w:t xml:space="preserve"> </w:t>
      </w:r>
      <w:r>
        <w:t>the</w:t>
      </w:r>
      <w:r>
        <w:rPr>
          <w:spacing w:val="19"/>
        </w:rPr>
        <w:t xml:space="preserve"> </w:t>
      </w:r>
      <w:r>
        <w:t>underbell</w:t>
      </w:r>
      <w:r>
        <w:rPr>
          <w:spacing w:val="-13"/>
        </w:rPr>
        <w:t>y</w:t>
      </w:r>
      <w:r>
        <w:t>,</w:t>
      </w:r>
      <w:r>
        <w:rPr>
          <w:spacing w:val="17"/>
        </w:rPr>
        <w:t xml:space="preserve"> </w:t>
      </w:r>
      <w:r>
        <w:t>the</w:t>
      </w:r>
      <w:r>
        <w:rPr>
          <w:spacing w:val="19"/>
        </w:rPr>
        <w:t xml:space="preserve"> </w:t>
      </w:r>
      <w:r>
        <w:t>use</w:t>
      </w:r>
    </w:p>
    <w:p w:rsidR="00731615" w:rsidRDefault="00731615">
      <w:pPr>
        <w:spacing w:before="2" w:line="160" w:lineRule="exact"/>
        <w:rPr>
          <w:sz w:val="16"/>
          <w:szCs w:val="16"/>
        </w:rPr>
      </w:pPr>
    </w:p>
    <w:p w:rsidR="00731615" w:rsidRDefault="00731615">
      <w:pPr>
        <w:spacing w:line="200" w:lineRule="exact"/>
      </w:pPr>
    </w:p>
    <w:p w:rsidR="00731615" w:rsidRDefault="00683031">
      <w:pPr>
        <w:ind w:left="333"/>
        <w:rPr>
          <w:sz w:val="16"/>
          <w:szCs w:val="16"/>
        </w:rPr>
      </w:pPr>
      <w:r w:rsidRPr="00683031">
        <w:pict>
          <v:group id="_x0000_s1040" style="position:absolute;left:0;text-align:left;margin-left:37.6pt;margin-top:2.6pt;width:100.4pt;height:0;z-index:-251660288;mso-position-horizontal-relative:page" coordorigin="752,52" coordsize="2008,0">
            <v:shape id="_x0000_s1041" style="position:absolute;left:752;top:52;width:2008;height:0" coordorigin="752,52" coordsize="2008,0" path="m752,52r2009,e" filled="f" strokeweight=".14042mm">
              <v:path arrowok="t"/>
            </v:shape>
            <w10:wrap anchorx="page"/>
          </v:group>
        </w:pict>
      </w:r>
      <w:proofErr w:type="gramStart"/>
      <w:r w:rsidR="00EE1D9C">
        <w:rPr>
          <w:rFonts w:ascii="Meiryo" w:eastAsia="Meiryo" w:hAnsi="Meiryo" w:cs="Meiryo"/>
          <w:spacing w:val="10"/>
          <w:w w:val="75"/>
          <w:position w:val="6"/>
          <w:sz w:val="12"/>
          <w:szCs w:val="12"/>
        </w:rPr>
        <w:t>∗</w:t>
      </w:r>
      <w:r w:rsidR="00EE1D9C">
        <w:rPr>
          <w:w w:val="99"/>
          <w:sz w:val="16"/>
          <w:szCs w:val="16"/>
        </w:rPr>
        <w:t>Corresponding</w:t>
      </w:r>
      <w:r w:rsidR="00EE1D9C">
        <w:rPr>
          <w:sz w:val="16"/>
          <w:szCs w:val="16"/>
        </w:rPr>
        <w:t xml:space="preserve"> autho</w:t>
      </w:r>
      <w:r w:rsidR="00EE1D9C">
        <w:rPr>
          <w:spacing w:val="-9"/>
          <w:sz w:val="16"/>
          <w:szCs w:val="16"/>
        </w:rPr>
        <w:t>r</w:t>
      </w:r>
      <w:r w:rsidR="00EE1D9C">
        <w:rPr>
          <w:sz w:val="16"/>
          <w:szCs w:val="16"/>
        </w:rPr>
        <w:t>.</w:t>
      </w:r>
      <w:proofErr w:type="gramEnd"/>
      <w:r w:rsidR="00EE1D9C">
        <w:rPr>
          <w:spacing w:val="4"/>
          <w:sz w:val="16"/>
          <w:szCs w:val="16"/>
        </w:rPr>
        <w:t xml:space="preserve"> </w:t>
      </w:r>
      <w:r w:rsidR="00EE1D9C">
        <w:rPr>
          <w:spacing w:val="-11"/>
          <w:sz w:val="16"/>
          <w:szCs w:val="16"/>
        </w:rPr>
        <w:t>T</w:t>
      </w:r>
      <w:r w:rsidR="00EE1D9C">
        <w:rPr>
          <w:sz w:val="16"/>
          <w:szCs w:val="16"/>
        </w:rPr>
        <w:t>el:</w:t>
      </w:r>
      <w:r w:rsidR="00EE1D9C">
        <w:rPr>
          <w:spacing w:val="6"/>
          <w:sz w:val="16"/>
          <w:szCs w:val="16"/>
        </w:rPr>
        <w:t xml:space="preserve"> </w:t>
      </w:r>
      <w:r w:rsidR="00EE1D9C">
        <w:rPr>
          <w:sz w:val="16"/>
          <w:szCs w:val="16"/>
        </w:rPr>
        <w:t>+44</w:t>
      </w:r>
      <w:r w:rsidR="00EE1D9C">
        <w:rPr>
          <w:spacing w:val="9"/>
          <w:sz w:val="16"/>
          <w:szCs w:val="16"/>
        </w:rPr>
        <w:t xml:space="preserve"> </w:t>
      </w:r>
      <w:r w:rsidR="00EE1D9C">
        <w:rPr>
          <w:sz w:val="16"/>
          <w:szCs w:val="16"/>
        </w:rPr>
        <w:t>(0)161</w:t>
      </w:r>
      <w:r w:rsidR="00EE1D9C">
        <w:rPr>
          <w:spacing w:val="-4"/>
          <w:sz w:val="16"/>
          <w:szCs w:val="16"/>
        </w:rPr>
        <w:t xml:space="preserve"> </w:t>
      </w:r>
      <w:r w:rsidR="00EE1D9C">
        <w:rPr>
          <w:sz w:val="16"/>
          <w:szCs w:val="16"/>
        </w:rPr>
        <w:t>306</w:t>
      </w:r>
      <w:r w:rsidR="00EE1D9C">
        <w:rPr>
          <w:spacing w:val="-2"/>
          <w:sz w:val="16"/>
          <w:szCs w:val="16"/>
        </w:rPr>
        <w:t xml:space="preserve"> </w:t>
      </w:r>
      <w:r w:rsidR="00EE1D9C">
        <w:rPr>
          <w:sz w:val="16"/>
          <w:szCs w:val="16"/>
        </w:rPr>
        <w:t>3578</w:t>
      </w:r>
      <w:r w:rsidR="00EE1D9C">
        <w:rPr>
          <w:spacing w:val="-3"/>
          <w:sz w:val="16"/>
          <w:szCs w:val="16"/>
        </w:rPr>
        <w:t xml:space="preserve"> </w:t>
      </w:r>
      <w:r w:rsidR="00EE1D9C">
        <w:rPr>
          <w:sz w:val="16"/>
          <w:szCs w:val="16"/>
        </w:rPr>
        <w:t>Ext.</w:t>
      </w:r>
      <w:r w:rsidR="00EE1D9C">
        <w:rPr>
          <w:spacing w:val="6"/>
          <w:sz w:val="16"/>
          <w:szCs w:val="16"/>
        </w:rPr>
        <w:t xml:space="preserve"> </w:t>
      </w:r>
      <w:r w:rsidR="00EE1D9C">
        <w:rPr>
          <w:sz w:val="16"/>
          <w:szCs w:val="16"/>
        </w:rPr>
        <w:t>2261</w:t>
      </w:r>
    </w:p>
    <w:p w:rsidR="00731615" w:rsidRDefault="00EE1D9C">
      <w:pPr>
        <w:spacing w:before="2" w:line="180" w:lineRule="exact"/>
        <w:ind w:left="112" w:right="210" w:firstLine="287"/>
        <w:rPr>
          <w:sz w:val="16"/>
          <w:szCs w:val="16"/>
        </w:rPr>
      </w:pPr>
      <w:r>
        <w:rPr>
          <w:sz w:val="16"/>
          <w:szCs w:val="16"/>
        </w:rPr>
        <w:t>Email</w:t>
      </w:r>
      <w:r>
        <w:rPr>
          <w:spacing w:val="-4"/>
          <w:sz w:val="16"/>
          <w:szCs w:val="16"/>
        </w:rPr>
        <w:t xml:space="preserve"> </w:t>
      </w:r>
      <w:r>
        <w:rPr>
          <w:sz w:val="16"/>
          <w:szCs w:val="16"/>
        </w:rPr>
        <w:t>add</w:t>
      </w:r>
      <w:r>
        <w:rPr>
          <w:spacing w:val="-6"/>
          <w:sz w:val="16"/>
          <w:szCs w:val="16"/>
        </w:rPr>
        <w:t>r</w:t>
      </w:r>
      <w:r>
        <w:rPr>
          <w:sz w:val="16"/>
          <w:szCs w:val="16"/>
        </w:rPr>
        <w:t>ess:</w:t>
      </w:r>
      <w:r>
        <w:rPr>
          <w:spacing w:val="30"/>
          <w:sz w:val="16"/>
          <w:szCs w:val="16"/>
        </w:rPr>
        <w:t xml:space="preserve"> </w:t>
      </w:r>
      <w:r>
        <w:rPr>
          <w:rFonts w:ascii="BatangChe" w:eastAsia="BatangChe" w:hAnsi="BatangChe" w:cs="BatangChe"/>
          <w:w w:val="105"/>
          <w:sz w:val="16"/>
          <w:szCs w:val="16"/>
        </w:rPr>
        <w:t>jefri.draup@postgrad.manchester.ac.uk</w:t>
      </w:r>
      <w:r>
        <w:rPr>
          <w:rFonts w:ascii="BatangChe" w:eastAsia="BatangChe" w:hAnsi="BatangChe" w:cs="BatangChe"/>
          <w:spacing w:val="-39"/>
          <w:sz w:val="16"/>
          <w:szCs w:val="16"/>
        </w:rPr>
        <w:t xml:space="preserve"> </w:t>
      </w:r>
      <w:r>
        <w:rPr>
          <w:sz w:val="16"/>
          <w:szCs w:val="16"/>
        </w:rPr>
        <w:t xml:space="preserve">(A.J. </w:t>
      </w:r>
      <w:proofErr w:type="spellStart"/>
      <w:r>
        <w:rPr>
          <w:spacing w:val="-15"/>
          <w:sz w:val="16"/>
          <w:szCs w:val="16"/>
        </w:rPr>
        <w:t>A</w:t>
      </w:r>
      <w:r>
        <w:rPr>
          <w:spacing w:val="-2"/>
          <w:sz w:val="16"/>
          <w:szCs w:val="16"/>
        </w:rPr>
        <w:t>w</w:t>
      </w:r>
      <w:r>
        <w:rPr>
          <w:sz w:val="16"/>
          <w:szCs w:val="16"/>
        </w:rPr>
        <w:t>ang</w:t>
      </w:r>
      <w:proofErr w:type="spellEnd"/>
      <w:r>
        <w:rPr>
          <w:spacing w:val="-5"/>
          <w:sz w:val="16"/>
          <w:szCs w:val="16"/>
        </w:rPr>
        <w:t xml:space="preserve"> </w:t>
      </w:r>
      <w:proofErr w:type="spellStart"/>
      <w:proofErr w:type="gramStart"/>
      <w:r>
        <w:rPr>
          <w:sz w:val="16"/>
          <w:szCs w:val="16"/>
        </w:rPr>
        <w:t>Draup</w:t>
      </w:r>
      <w:proofErr w:type="spellEnd"/>
      <w:r>
        <w:rPr>
          <w:spacing w:val="-4"/>
          <w:sz w:val="16"/>
          <w:szCs w:val="16"/>
        </w:rPr>
        <w:t xml:space="preserve"> </w:t>
      </w:r>
      <w:r>
        <w:rPr>
          <w:sz w:val="16"/>
          <w:szCs w:val="16"/>
        </w:rPr>
        <w:t>)</w:t>
      </w:r>
      <w:proofErr w:type="gramEnd"/>
    </w:p>
    <w:p w:rsidR="00731615" w:rsidRDefault="00EE1D9C">
      <w:pPr>
        <w:spacing w:before="26" w:line="249" w:lineRule="auto"/>
        <w:ind w:right="138"/>
        <w:jc w:val="both"/>
      </w:pPr>
      <w:r>
        <w:br w:type="column"/>
      </w:r>
      <w:proofErr w:type="gramStart"/>
      <w:r>
        <w:lastRenderedPageBreak/>
        <w:t>of</w:t>
      </w:r>
      <w:proofErr w:type="gramEnd"/>
      <w:r>
        <w:rPr>
          <w:spacing w:val="8"/>
        </w:rPr>
        <w:t xml:space="preserve"> </w:t>
      </w:r>
      <w:r>
        <w:t>monolithic structures</w:t>
      </w:r>
      <w:r>
        <w:rPr>
          <w:spacing w:val="2"/>
        </w:rPr>
        <w:t xml:space="preserve"> </w:t>
      </w:r>
      <w:r>
        <w:t>has</w:t>
      </w:r>
      <w:r>
        <w:rPr>
          <w:spacing w:val="6"/>
        </w:rPr>
        <w:t xml:space="preserve"> </w:t>
      </w:r>
      <w:r>
        <w:t>become</w:t>
      </w:r>
      <w:r>
        <w:rPr>
          <w:spacing w:val="3"/>
        </w:rPr>
        <w:t xml:space="preserve"> </w:t>
      </w:r>
      <w:proofErr w:type="spellStart"/>
      <w:r>
        <w:rPr>
          <w:spacing w:val="-2"/>
        </w:rPr>
        <w:t>f</w:t>
      </w:r>
      <w:r>
        <w:rPr>
          <w:spacing w:val="-4"/>
        </w:rPr>
        <w:t>av</w:t>
      </w:r>
      <w:r>
        <w:t>ourable</w:t>
      </w:r>
      <w:proofErr w:type="spellEnd"/>
      <w:r>
        <w:t xml:space="preserve"> as</w:t>
      </w:r>
      <w:r>
        <w:rPr>
          <w:spacing w:val="8"/>
        </w:rPr>
        <w:t xml:space="preserve"> </w:t>
      </w:r>
      <w:r>
        <w:t>welds</w:t>
      </w:r>
      <w:r>
        <w:rPr>
          <w:spacing w:val="4"/>
        </w:rPr>
        <w:t xml:space="preserve"> </w:t>
      </w:r>
      <w:r>
        <w:t>may lose</w:t>
      </w:r>
      <w:r>
        <w:rPr>
          <w:spacing w:val="-3"/>
        </w:rPr>
        <w:t xml:space="preserve"> </w:t>
      </w:r>
      <w:r>
        <w:t>int</w:t>
      </w:r>
      <w:r>
        <w:rPr>
          <w:spacing w:val="-3"/>
        </w:rPr>
        <w:t>e</w:t>
      </w:r>
      <w:r>
        <w:t>grity</w:t>
      </w:r>
      <w:r>
        <w:rPr>
          <w:spacing w:val="-7"/>
        </w:rPr>
        <w:t xml:space="preserve"> </w:t>
      </w:r>
      <w:r>
        <w:t>under</w:t>
      </w:r>
      <w:r>
        <w:rPr>
          <w:spacing w:val="-5"/>
        </w:rPr>
        <w:t xml:space="preserve"> </w:t>
      </w:r>
      <w:r>
        <w:t>blast</w:t>
      </w:r>
      <w:r>
        <w:rPr>
          <w:spacing w:val="-4"/>
        </w:rPr>
        <w:t xml:space="preserve"> </w:t>
      </w:r>
      <w:r>
        <w:t>loading.</w:t>
      </w:r>
      <w:r>
        <w:rPr>
          <w:spacing w:val="6"/>
        </w:rPr>
        <w:t xml:space="preserve"> </w:t>
      </w:r>
      <w:r>
        <w:t>Local</w:t>
      </w:r>
      <w:r>
        <w:rPr>
          <w:spacing w:val="-5"/>
        </w:rPr>
        <w:t xml:space="preserve"> </w:t>
      </w:r>
      <w:r>
        <w:rPr>
          <w:spacing w:val="-2"/>
        </w:rPr>
        <w:t>f</w:t>
      </w:r>
      <w:r>
        <w:t>ailure</w:t>
      </w:r>
      <w:r>
        <w:rPr>
          <w:spacing w:val="-5"/>
        </w:rPr>
        <w:t xml:space="preserve"> </w:t>
      </w:r>
      <w:r>
        <w:t>in</w:t>
      </w:r>
      <w:r>
        <w:rPr>
          <w:spacing w:val="-2"/>
        </w:rPr>
        <w:t xml:space="preserve"> </w:t>
      </w:r>
      <w:r>
        <w:t>the</w:t>
      </w:r>
      <w:r>
        <w:rPr>
          <w:spacing w:val="-2"/>
        </w:rPr>
        <w:t xml:space="preserve"> </w:t>
      </w:r>
      <w:r>
        <w:t>weld</w:t>
      </w:r>
      <w:r>
        <w:rPr>
          <w:spacing w:val="-4"/>
        </w:rPr>
        <w:t xml:space="preserve"> </w:t>
      </w:r>
      <w:r>
        <w:t>can lead</w:t>
      </w:r>
      <w:r>
        <w:rPr>
          <w:spacing w:val="4"/>
        </w:rPr>
        <w:t xml:space="preserve"> </w:t>
      </w:r>
      <w:r>
        <w:t>to</w:t>
      </w:r>
      <w:r>
        <w:rPr>
          <w:spacing w:val="6"/>
        </w:rPr>
        <w:t xml:space="preserve"> </w:t>
      </w:r>
      <w:r>
        <w:t>ingress</w:t>
      </w:r>
      <w:r>
        <w:rPr>
          <w:spacing w:val="2"/>
        </w:rPr>
        <w:t xml:space="preserve"> </w:t>
      </w:r>
      <w:r>
        <w:t>of</w:t>
      </w:r>
      <w:r>
        <w:rPr>
          <w:spacing w:val="6"/>
        </w:rPr>
        <w:t xml:space="preserve"> </w:t>
      </w:r>
      <w:r>
        <w:t>the</w:t>
      </w:r>
      <w:r>
        <w:rPr>
          <w:spacing w:val="5"/>
        </w:rPr>
        <w:t xml:space="preserve"> </w:t>
      </w:r>
      <w:r>
        <w:rPr>
          <w:spacing w:val="-3"/>
        </w:rPr>
        <w:t>e</w:t>
      </w:r>
      <w:r>
        <w:t>xplos</w:t>
      </w:r>
      <w:r>
        <w:rPr>
          <w:spacing w:val="-5"/>
        </w:rPr>
        <w:t>i</w:t>
      </w:r>
      <w:r>
        <w:rPr>
          <w:spacing w:val="-3"/>
        </w:rPr>
        <w:t>v</w:t>
      </w:r>
      <w:r>
        <w:t>e shock</w:t>
      </w:r>
      <w:r>
        <w:rPr>
          <w:spacing w:val="3"/>
        </w:rPr>
        <w:t xml:space="preserve"> </w:t>
      </w:r>
      <w:r>
        <w:t>front</w:t>
      </w:r>
      <w:r>
        <w:rPr>
          <w:spacing w:val="4"/>
        </w:rPr>
        <w:t xml:space="preserve"> </w:t>
      </w:r>
      <w:r>
        <w:t>into</w:t>
      </w:r>
      <w:r>
        <w:rPr>
          <w:spacing w:val="5"/>
        </w:rPr>
        <w:t xml:space="preserve"> </w:t>
      </w:r>
      <w:r>
        <w:t>the</w:t>
      </w:r>
      <w:r>
        <w:rPr>
          <w:spacing w:val="5"/>
        </w:rPr>
        <w:t xml:space="preserve"> </w:t>
      </w:r>
      <w:r>
        <w:rPr>
          <w:spacing w:val="-3"/>
        </w:rPr>
        <w:t>v</w:t>
      </w:r>
      <w:r>
        <w:t>ehicle, which</w:t>
      </w:r>
      <w:r>
        <w:rPr>
          <w:spacing w:val="-2"/>
        </w:rPr>
        <w:t xml:space="preserve"> </w:t>
      </w:r>
      <w:r>
        <w:t>can h</w:t>
      </w:r>
      <w:r>
        <w:rPr>
          <w:spacing w:val="-4"/>
        </w:rPr>
        <w:t>a</w:t>
      </w:r>
      <w:r>
        <w:rPr>
          <w:spacing w:val="-3"/>
        </w:rPr>
        <w:t>v</w:t>
      </w:r>
      <w:r>
        <w:t>e</w:t>
      </w:r>
      <w:r>
        <w:rPr>
          <w:spacing w:val="-1"/>
        </w:rPr>
        <w:t xml:space="preserve"> </w:t>
      </w:r>
      <w:r>
        <w:t>catastrophic</w:t>
      </w:r>
      <w:r>
        <w:rPr>
          <w:spacing w:val="-7"/>
        </w:rPr>
        <w:t xml:space="preserve"> </w:t>
      </w:r>
      <w:r>
        <w:t>consequences</w:t>
      </w:r>
      <w:r>
        <w:rPr>
          <w:spacing w:val="-8"/>
        </w:rPr>
        <w:t xml:space="preserve"> </w:t>
      </w:r>
      <w:r>
        <w:t>on</w:t>
      </w:r>
      <w:r>
        <w:rPr>
          <w:spacing w:val="1"/>
        </w:rPr>
        <w:t xml:space="preserve"> </w:t>
      </w:r>
      <w:r>
        <w:t>the</w:t>
      </w:r>
      <w:r>
        <w:rPr>
          <w:spacing w:val="1"/>
        </w:rPr>
        <w:t xml:space="preserve"> </w:t>
      </w:r>
      <w:r>
        <w:t>occupants</w:t>
      </w:r>
      <w:r>
        <w:rPr>
          <w:spacing w:val="-5"/>
        </w:rPr>
        <w:t xml:space="preserve"> </w:t>
      </w:r>
      <w:r>
        <w:t>of the</w:t>
      </w:r>
      <w:r>
        <w:rPr>
          <w:spacing w:val="-14"/>
        </w:rPr>
        <w:t xml:space="preserve"> </w:t>
      </w:r>
      <w:r>
        <w:rPr>
          <w:spacing w:val="-3"/>
        </w:rPr>
        <w:t>v</w:t>
      </w:r>
      <w:r>
        <w:t>ehicle</w:t>
      </w:r>
      <w:r>
        <w:rPr>
          <w:spacing w:val="-18"/>
        </w:rPr>
        <w:t xml:space="preserve"> </w:t>
      </w:r>
      <w:r>
        <w:t>[5].</w:t>
      </w:r>
      <w:r>
        <w:rPr>
          <w:spacing w:val="5"/>
        </w:rPr>
        <w:t xml:space="preserve"> </w:t>
      </w:r>
      <w:r>
        <w:t>Indeed,</w:t>
      </w:r>
      <w:r>
        <w:rPr>
          <w:spacing w:val="-15"/>
        </w:rPr>
        <w:t xml:space="preserve"> </w:t>
      </w:r>
      <w:r>
        <w:t>it</w:t>
      </w:r>
      <w:r>
        <w:rPr>
          <w:spacing w:val="-13"/>
        </w:rPr>
        <w:t xml:space="preserve"> </w:t>
      </w:r>
      <w:r>
        <w:t>is</w:t>
      </w:r>
      <w:r>
        <w:rPr>
          <w:spacing w:val="-13"/>
        </w:rPr>
        <w:t xml:space="preserve"> </w:t>
      </w:r>
      <w:r>
        <w:rPr>
          <w:w w:val="99"/>
        </w:rPr>
        <w:t>unsurprising</w:t>
      </w:r>
      <w:r>
        <w:rPr>
          <w:spacing w:val="-11"/>
          <w:w w:val="99"/>
        </w:rPr>
        <w:t xml:space="preserve"> </w:t>
      </w:r>
      <w:r>
        <w:t>that</w:t>
      </w:r>
      <w:r>
        <w:rPr>
          <w:spacing w:val="-15"/>
        </w:rPr>
        <w:t xml:space="preserve"> </w:t>
      </w:r>
      <w:r>
        <w:t>one</w:t>
      </w:r>
      <w:r>
        <w:rPr>
          <w:spacing w:val="-15"/>
        </w:rPr>
        <w:t xml:space="preserve"> </w:t>
      </w:r>
      <w:r>
        <w:t>area</w:t>
      </w:r>
      <w:r>
        <w:rPr>
          <w:spacing w:val="-15"/>
        </w:rPr>
        <w:t xml:space="preserve"> </w:t>
      </w:r>
      <w:r>
        <w:t>of</w:t>
      </w:r>
      <w:r>
        <w:rPr>
          <w:spacing w:val="-14"/>
        </w:rPr>
        <w:t xml:space="preserve"> </w:t>
      </w:r>
      <w:r>
        <w:t>current research</w:t>
      </w:r>
      <w:r>
        <w:rPr>
          <w:spacing w:val="-16"/>
        </w:rPr>
        <w:t xml:space="preserve"> </w:t>
      </w:r>
      <w:r>
        <w:t>focus</w:t>
      </w:r>
      <w:r>
        <w:rPr>
          <w:spacing w:val="-13"/>
        </w:rPr>
        <w:t xml:space="preserve"> </w:t>
      </w:r>
      <w:r>
        <w:t>is</w:t>
      </w:r>
      <w:r>
        <w:rPr>
          <w:spacing w:val="-10"/>
        </w:rPr>
        <w:t xml:space="preserve"> </w:t>
      </w:r>
      <w:r>
        <w:t>on</w:t>
      </w:r>
      <w:r>
        <w:rPr>
          <w:spacing w:val="-11"/>
        </w:rPr>
        <w:t xml:space="preserve"> </w:t>
      </w:r>
      <w:r>
        <w:t>predict</w:t>
      </w:r>
      <w:r>
        <w:rPr>
          <w:spacing w:val="-5"/>
        </w:rPr>
        <w:t>i</w:t>
      </w:r>
      <w:r>
        <w:rPr>
          <w:spacing w:val="-3"/>
        </w:rPr>
        <w:t>v</w:t>
      </w:r>
      <w:r>
        <w:t>e</w:t>
      </w:r>
      <w:r>
        <w:rPr>
          <w:spacing w:val="-17"/>
        </w:rPr>
        <w:t xml:space="preserve"> </w:t>
      </w:r>
      <w:r>
        <w:t>techniques</w:t>
      </w:r>
      <w:r>
        <w:rPr>
          <w:spacing w:val="-18"/>
        </w:rPr>
        <w:t xml:space="preserve"> </w:t>
      </w:r>
      <w:r>
        <w:t>to</w:t>
      </w:r>
      <w:r>
        <w:rPr>
          <w:spacing w:val="-11"/>
        </w:rPr>
        <w:t xml:space="preserve"> </w:t>
      </w:r>
      <w:r>
        <w:t>aid</w:t>
      </w:r>
      <w:r>
        <w:rPr>
          <w:spacing w:val="-11"/>
        </w:rPr>
        <w:t xml:space="preserve"> </w:t>
      </w:r>
      <w:proofErr w:type="gramStart"/>
      <w:r>
        <w:t>the</w:t>
      </w:r>
      <w:r>
        <w:rPr>
          <w:spacing w:val="-11"/>
        </w:rPr>
        <w:t xml:space="preserve"> </w:t>
      </w:r>
      <w:r>
        <w:t>understand</w:t>
      </w:r>
      <w:proofErr w:type="gramEnd"/>
      <w:r>
        <w:t xml:space="preserve">- </w:t>
      </w:r>
      <w:proofErr w:type="spellStart"/>
      <w:r>
        <w:t>ing</w:t>
      </w:r>
      <w:proofErr w:type="spellEnd"/>
      <w:r>
        <w:rPr>
          <w:spacing w:val="-12"/>
        </w:rPr>
        <w:t xml:space="preserve"> </w:t>
      </w:r>
      <w:r>
        <w:t>of</w:t>
      </w:r>
      <w:r>
        <w:rPr>
          <w:spacing w:val="-11"/>
        </w:rPr>
        <w:t xml:space="preserve"> </w:t>
      </w:r>
      <w:r>
        <w:t>deformation</w:t>
      </w:r>
      <w:r>
        <w:rPr>
          <w:spacing w:val="-19"/>
        </w:rPr>
        <w:t xml:space="preserve"> </w:t>
      </w:r>
      <w:r>
        <w:t>and</w:t>
      </w:r>
      <w:r>
        <w:rPr>
          <w:spacing w:val="-12"/>
        </w:rPr>
        <w:t xml:space="preserve"> </w:t>
      </w:r>
      <w:r>
        <w:rPr>
          <w:spacing w:val="-2"/>
        </w:rPr>
        <w:t>f</w:t>
      </w:r>
      <w:r>
        <w:t>ailure</w:t>
      </w:r>
      <w:r>
        <w:rPr>
          <w:spacing w:val="-14"/>
        </w:rPr>
        <w:t xml:space="preserve"> </w:t>
      </w:r>
      <w:r>
        <w:t>mechanisms</w:t>
      </w:r>
      <w:r>
        <w:rPr>
          <w:spacing w:val="-19"/>
        </w:rPr>
        <w:t xml:space="preserve"> </w:t>
      </w:r>
      <w:r>
        <w:t>in</w:t>
      </w:r>
      <w:r>
        <w:rPr>
          <w:spacing w:val="-11"/>
        </w:rPr>
        <w:t xml:space="preserve"> </w:t>
      </w:r>
      <w:r>
        <w:t>welded</w:t>
      </w:r>
      <w:r>
        <w:rPr>
          <w:spacing w:val="-15"/>
        </w:rPr>
        <w:t xml:space="preserve"> </w:t>
      </w:r>
      <w:r>
        <w:t>structures subjected</w:t>
      </w:r>
      <w:r>
        <w:rPr>
          <w:spacing w:val="-8"/>
        </w:rPr>
        <w:t xml:space="preserve"> </w:t>
      </w:r>
      <w:r>
        <w:t>to</w:t>
      </w:r>
      <w:r>
        <w:rPr>
          <w:spacing w:val="-2"/>
        </w:rPr>
        <w:t xml:space="preserve"> </w:t>
      </w:r>
      <w:r>
        <w:t>blast</w:t>
      </w:r>
      <w:r>
        <w:rPr>
          <w:spacing w:val="-4"/>
        </w:rPr>
        <w:t xml:space="preserve"> </w:t>
      </w:r>
      <w:r>
        <w:t>loading</w:t>
      </w:r>
      <w:r>
        <w:rPr>
          <w:spacing w:val="-6"/>
        </w:rPr>
        <w:t xml:space="preserve"> </w:t>
      </w:r>
      <w:r>
        <w:t>[7,</w:t>
      </w:r>
      <w:r>
        <w:rPr>
          <w:spacing w:val="-2"/>
        </w:rPr>
        <w:t xml:space="preserve"> </w:t>
      </w:r>
      <w:r>
        <w:t>8,</w:t>
      </w:r>
      <w:r>
        <w:rPr>
          <w:spacing w:val="-1"/>
        </w:rPr>
        <w:t xml:space="preserve"> </w:t>
      </w:r>
      <w:r>
        <w:t>9].</w:t>
      </w:r>
    </w:p>
    <w:p w:rsidR="00731615" w:rsidRDefault="00EE1D9C">
      <w:pPr>
        <w:spacing w:line="249" w:lineRule="auto"/>
        <w:ind w:right="82" w:firstLine="299"/>
        <w:jc w:val="both"/>
      </w:pPr>
      <w:del w:id="22" w:author="mcjssql" w:date="2015-06-13T10:02:00Z">
        <w:r w:rsidDel="000A6F22">
          <w:delText>Of</w:delText>
        </w:r>
        <w:r w:rsidDel="000A6F22">
          <w:rPr>
            <w:spacing w:val="6"/>
          </w:rPr>
          <w:delText xml:space="preserve"> </w:delText>
        </w:r>
        <w:r w:rsidDel="000A6F22">
          <w:delText>course,</w:delText>
        </w:r>
        <w:r w:rsidDel="000A6F22">
          <w:rPr>
            <w:spacing w:val="5"/>
          </w:rPr>
          <w:delText xml:space="preserve"> </w:delText>
        </w:r>
        <w:r w:rsidDel="000A6F22">
          <w:delText>i</w:delText>
        </w:r>
      </w:del>
      <w:ins w:id="23" w:author="mcjssql" w:date="2015-06-13T10:02:00Z">
        <w:r w:rsidR="000A6F22">
          <w:t>I</w:t>
        </w:r>
      </w:ins>
      <w:r>
        <w:t>n</w:t>
      </w:r>
      <w:r>
        <w:rPr>
          <w:spacing w:val="7"/>
        </w:rPr>
        <w:t xml:space="preserve"> </w:t>
      </w:r>
      <w:r>
        <w:t>order</w:t>
      </w:r>
      <w:r>
        <w:rPr>
          <w:spacing w:val="4"/>
        </w:rPr>
        <w:t xml:space="preserve"> </w:t>
      </w:r>
      <w:r>
        <w:t>to</w:t>
      </w:r>
      <w:r>
        <w:rPr>
          <w:spacing w:val="7"/>
        </w:rPr>
        <w:t xml:space="preserve"> </w:t>
      </w:r>
      <w:r>
        <w:t>model</w:t>
      </w:r>
      <w:r>
        <w:rPr>
          <w:spacing w:val="3"/>
        </w:rPr>
        <w:t xml:space="preserve"> </w:t>
      </w:r>
      <w:r>
        <w:t>the</w:t>
      </w:r>
      <w:r>
        <w:rPr>
          <w:spacing w:val="6"/>
        </w:rPr>
        <w:t xml:space="preserve"> </w:t>
      </w:r>
      <w:r>
        <w:t xml:space="preserve">non-linear </w:t>
      </w:r>
      <w:proofErr w:type="spellStart"/>
      <w:r>
        <w:t>beh</w:t>
      </w:r>
      <w:r>
        <w:rPr>
          <w:spacing w:val="-4"/>
        </w:rPr>
        <w:t>a</w:t>
      </w:r>
      <w:r>
        <w:t>viour</w:t>
      </w:r>
      <w:proofErr w:type="spellEnd"/>
      <w:r>
        <w:t xml:space="preserve"> of</w:t>
      </w:r>
      <w:r>
        <w:rPr>
          <w:spacing w:val="7"/>
        </w:rPr>
        <w:t xml:space="preserve"> </w:t>
      </w:r>
      <w:r>
        <w:t>a welded</w:t>
      </w:r>
      <w:r>
        <w:rPr>
          <w:spacing w:val="-14"/>
        </w:rPr>
        <w:t xml:space="preserve"> </w:t>
      </w:r>
      <w:r>
        <w:t>structure</w:t>
      </w:r>
      <w:r>
        <w:rPr>
          <w:spacing w:val="-15"/>
        </w:rPr>
        <w:t xml:space="preserve"> </w:t>
      </w:r>
      <w:r>
        <w:t>accuratel</w:t>
      </w:r>
      <w:r>
        <w:rPr>
          <w:spacing w:val="-13"/>
        </w:rPr>
        <w:t>y</w:t>
      </w:r>
      <w:r>
        <w:t>,</w:t>
      </w:r>
      <w:r>
        <w:rPr>
          <w:spacing w:val="-15"/>
        </w:rPr>
        <w:t xml:space="preserve"> </w:t>
      </w:r>
      <w:r>
        <w:t>it</w:t>
      </w:r>
      <w:r>
        <w:rPr>
          <w:spacing w:val="-9"/>
        </w:rPr>
        <w:t xml:space="preserve"> </w:t>
      </w:r>
      <w:r>
        <w:t>is</w:t>
      </w:r>
      <w:r>
        <w:rPr>
          <w:spacing w:val="-9"/>
        </w:rPr>
        <w:t xml:space="preserve"> </w:t>
      </w:r>
      <w:r>
        <w:t>necessary</w:t>
      </w:r>
      <w:r>
        <w:rPr>
          <w:spacing w:val="-16"/>
        </w:rPr>
        <w:t xml:space="preserve"> </w:t>
      </w:r>
      <w:r>
        <w:t>to</w:t>
      </w:r>
      <w:r>
        <w:rPr>
          <w:spacing w:val="-10"/>
        </w:rPr>
        <w:t xml:space="preserve"> </w:t>
      </w:r>
      <w:r>
        <w:t>understand</w:t>
      </w:r>
      <w:r>
        <w:rPr>
          <w:spacing w:val="-17"/>
        </w:rPr>
        <w:t xml:space="preserve"> </w:t>
      </w:r>
      <w:r>
        <w:t>the</w:t>
      </w:r>
      <w:r>
        <w:rPr>
          <w:spacing w:val="-10"/>
        </w:rPr>
        <w:t xml:space="preserve"> </w:t>
      </w:r>
      <w:r>
        <w:t xml:space="preserve">in- </w:t>
      </w:r>
      <w:proofErr w:type="spellStart"/>
      <w:r>
        <w:t>terrelation</w:t>
      </w:r>
      <w:proofErr w:type="spellEnd"/>
      <w:r>
        <w:t xml:space="preserve"> between</w:t>
      </w:r>
      <w:r>
        <w:rPr>
          <w:spacing w:val="2"/>
        </w:rPr>
        <w:t xml:space="preserve"> </w:t>
      </w:r>
      <w:r>
        <w:t>materials</w:t>
      </w:r>
      <w:r>
        <w:rPr>
          <w:spacing w:val="1"/>
        </w:rPr>
        <w:t xml:space="preserve"> </w:t>
      </w:r>
      <w:r>
        <w:t>processing,</w:t>
      </w:r>
      <w:r>
        <w:rPr>
          <w:spacing w:val="3"/>
        </w:rPr>
        <w:t xml:space="preserve"> </w:t>
      </w:r>
      <w:r>
        <w:t>material</w:t>
      </w:r>
      <w:r>
        <w:rPr>
          <w:spacing w:val="2"/>
        </w:rPr>
        <w:t xml:space="preserve"> </w:t>
      </w:r>
      <w:proofErr w:type="spellStart"/>
      <w:r>
        <w:t>microstruc</w:t>
      </w:r>
      <w:proofErr w:type="spellEnd"/>
      <w:r>
        <w:t xml:space="preserve">- </w:t>
      </w:r>
      <w:proofErr w:type="spellStart"/>
      <w:r>
        <w:t>ture</w:t>
      </w:r>
      <w:proofErr w:type="spellEnd"/>
      <w:r>
        <w:rPr>
          <w:spacing w:val="6"/>
        </w:rPr>
        <w:t xml:space="preserve"> </w:t>
      </w:r>
      <w:r>
        <w:t>and</w:t>
      </w:r>
      <w:r>
        <w:rPr>
          <w:spacing w:val="6"/>
        </w:rPr>
        <w:t xml:space="preserve"> </w:t>
      </w:r>
      <w:r>
        <w:t>the</w:t>
      </w:r>
      <w:r>
        <w:rPr>
          <w:spacing w:val="7"/>
        </w:rPr>
        <w:t xml:space="preserve"> </w:t>
      </w:r>
      <w:r>
        <w:t>subsequent material</w:t>
      </w:r>
      <w:r>
        <w:rPr>
          <w:spacing w:val="3"/>
        </w:rPr>
        <w:t xml:space="preserve"> </w:t>
      </w:r>
      <w:r>
        <w:t>and</w:t>
      </w:r>
      <w:r>
        <w:rPr>
          <w:spacing w:val="6"/>
        </w:rPr>
        <w:t xml:space="preserve"> </w:t>
      </w:r>
      <w:r>
        <w:t xml:space="preserve">mechanical properties. </w:t>
      </w:r>
      <w:proofErr w:type="gramStart"/>
      <w:r w:rsidRPr="00247138">
        <w:rPr>
          <w:w w:val="99"/>
        </w:rPr>
        <w:t>Furthermore,</w:t>
      </w:r>
      <w:r w:rsidRPr="00247138">
        <w:rPr>
          <w:spacing w:val="-9"/>
          <w:w w:val="99"/>
        </w:rPr>
        <w:t xml:space="preserve"> </w:t>
      </w:r>
      <w:r w:rsidRPr="00247138">
        <w:t>the</w:t>
      </w:r>
      <w:r w:rsidRPr="00247138">
        <w:rPr>
          <w:spacing w:val="-14"/>
        </w:rPr>
        <w:t xml:space="preserve"> </w:t>
      </w:r>
      <w:r w:rsidRPr="00247138">
        <w:rPr>
          <w:w w:val="99"/>
        </w:rPr>
        <w:t>application</w:t>
      </w:r>
      <w:r w:rsidRPr="00247138">
        <w:rPr>
          <w:spacing w:val="-11"/>
          <w:w w:val="99"/>
        </w:rPr>
        <w:t xml:space="preserve"> </w:t>
      </w:r>
      <w:r w:rsidRPr="00247138">
        <w:t>of</w:t>
      </w:r>
      <w:r w:rsidRPr="00247138">
        <w:rPr>
          <w:spacing w:val="-14"/>
        </w:rPr>
        <w:t xml:space="preserve"> </w:t>
      </w:r>
      <w:r w:rsidRPr="00247138">
        <w:t>numerical</w:t>
      </w:r>
      <w:r w:rsidRPr="00247138">
        <w:rPr>
          <w:spacing w:val="-20"/>
        </w:rPr>
        <w:t xml:space="preserve"> </w:t>
      </w:r>
      <w:r w:rsidRPr="00247138">
        <w:rPr>
          <w:w w:val="99"/>
        </w:rPr>
        <w:t>modelling</w:t>
      </w:r>
      <w:r w:rsidRPr="00247138">
        <w:rPr>
          <w:spacing w:val="-11"/>
          <w:w w:val="99"/>
        </w:rPr>
        <w:t xml:space="preserve"> </w:t>
      </w:r>
      <w:r w:rsidRPr="00247138">
        <w:t>techniques</w:t>
      </w:r>
      <w:r>
        <w:t>, alongside the</w:t>
      </w:r>
      <w:r>
        <w:rPr>
          <w:spacing w:val="6"/>
        </w:rPr>
        <w:t xml:space="preserve"> </w:t>
      </w:r>
      <w:r>
        <w:t>intrinsic</w:t>
      </w:r>
      <w:r>
        <w:rPr>
          <w:spacing w:val="2"/>
        </w:rPr>
        <w:t xml:space="preserve"> </w:t>
      </w:r>
      <w:r>
        <w:t>errors</w:t>
      </w:r>
      <w:r>
        <w:rPr>
          <w:spacing w:val="3"/>
        </w:rPr>
        <w:t xml:space="preserve"> </w:t>
      </w:r>
      <w:r>
        <w:t>arising</w:t>
      </w:r>
      <w:r>
        <w:rPr>
          <w:spacing w:val="3"/>
        </w:rPr>
        <w:t xml:space="preserve"> </w:t>
      </w:r>
      <w:r>
        <w:t>due</w:t>
      </w:r>
      <w:r>
        <w:rPr>
          <w:spacing w:val="5"/>
        </w:rPr>
        <w:t xml:space="preserve"> </w:t>
      </w:r>
      <w:r>
        <w:t>to</w:t>
      </w:r>
      <w:r>
        <w:rPr>
          <w:spacing w:val="7"/>
        </w:rPr>
        <w:t xml:space="preserve"> </w:t>
      </w:r>
      <w:r>
        <w:t>the</w:t>
      </w:r>
      <w:r>
        <w:rPr>
          <w:spacing w:val="6"/>
        </w:rPr>
        <w:t xml:space="preserve"> </w:t>
      </w:r>
      <w:proofErr w:type="spellStart"/>
      <w:r>
        <w:t>modelling</w:t>
      </w:r>
      <w:proofErr w:type="spellEnd"/>
      <w:r>
        <w:t xml:space="preserve"> as- </w:t>
      </w:r>
      <w:proofErr w:type="spellStart"/>
      <w:r>
        <w:t>sumptions</w:t>
      </w:r>
      <w:proofErr w:type="spellEnd"/>
      <w:r>
        <w:rPr>
          <w:spacing w:val="1"/>
        </w:rPr>
        <w:t xml:space="preserve"> </w:t>
      </w:r>
      <w:r>
        <w:t>made,</w:t>
      </w:r>
      <w:r>
        <w:rPr>
          <w:spacing w:val="6"/>
        </w:rPr>
        <w:t xml:space="preserve"> </w:t>
      </w:r>
      <w:r>
        <w:t>need</w:t>
      </w:r>
      <w:r>
        <w:rPr>
          <w:spacing w:val="5"/>
        </w:rPr>
        <w:t xml:space="preserve"> </w:t>
      </w:r>
      <w:r>
        <w:t>to</w:t>
      </w:r>
      <w:r>
        <w:rPr>
          <w:spacing w:val="7"/>
        </w:rPr>
        <w:t xml:space="preserve"> </w:t>
      </w:r>
      <w:r>
        <w:t>be</w:t>
      </w:r>
      <w:r>
        <w:rPr>
          <w:spacing w:val="7"/>
        </w:rPr>
        <w:t xml:space="preserve"> </w:t>
      </w:r>
      <w:r>
        <w:t>fully</w:t>
      </w:r>
      <w:r>
        <w:rPr>
          <w:spacing w:val="5"/>
        </w:rPr>
        <w:t xml:space="preserve"> </w:t>
      </w:r>
      <w:r>
        <w:t>understood if</w:t>
      </w:r>
      <w:r>
        <w:rPr>
          <w:spacing w:val="8"/>
        </w:rPr>
        <w:t xml:space="preserve"> </w:t>
      </w:r>
      <w:r>
        <w:t>a</w:t>
      </w:r>
      <w:r>
        <w:rPr>
          <w:spacing w:val="8"/>
        </w:rPr>
        <w:t xml:space="preserve"> </w:t>
      </w:r>
      <w:r>
        <w:t>high</w:t>
      </w:r>
      <w:r>
        <w:rPr>
          <w:spacing w:val="5"/>
        </w:rPr>
        <w:t xml:space="preserve"> </w:t>
      </w:r>
      <w:r>
        <w:t>fidelity model</w:t>
      </w:r>
      <w:r>
        <w:rPr>
          <w:spacing w:val="4"/>
        </w:rPr>
        <w:t xml:space="preserve"> </w:t>
      </w:r>
      <w:r>
        <w:t>of</w:t>
      </w:r>
      <w:r>
        <w:rPr>
          <w:spacing w:val="7"/>
        </w:rPr>
        <w:t xml:space="preserve"> </w:t>
      </w:r>
      <w:r>
        <w:t>weld</w:t>
      </w:r>
      <w:r>
        <w:rPr>
          <w:spacing w:val="5"/>
        </w:rPr>
        <w:t xml:space="preserve"> </w:t>
      </w:r>
      <w:proofErr w:type="spellStart"/>
      <w:r>
        <w:t>beh</w:t>
      </w:r>
      <w:r>
        <w:rPr>
          <w:spacing w:val="-4"/>
        </w:rPr>
        <w:t>a</w:t>
      </w:r>
      <w:r>
        <w:t>viour</w:t>
      </w:r>
      <w:proofErr w:type="spellEnd"/>
      <w:r>
        <w:rPr>
          <w:spacing w:val="1"/>
        </w:rPr>
        <w:t xml:space="preserve"> </w:t>
      </w:r>
      <w:r>
        <w:t>is</w:t>
      </w:r>
      <w:r>
        <w:rPr>
          <w:spacing w:val="7"/>
        </w:rPr>
        <w:t xml:space="preserve"> </w:t>
      </w:r>
      <w:r>
        <w:t>to</w:t>
      </w:r>
      <w:r>
        <w:rPr>
          <w:spacing w:val="7"/>
        </w:rPr>
        <w:t xml:space="preserve"> </w:t>
      </w:r>
      <w:r>
        <w:t>be</w:t>
      </w:r>
      <w:r>
        <w:rPr>
          <w:spacing w:val="7"/>
        </w:rPr>
        <w:t xml:space="preserve"> </w:t>
      </w:r>
      <w:proofErr w:type="spellStart"/>
      <w:r>
        <w:t>utilised</w:t>
      </w:r>
      <w:proofErr w:type="spellEnd"/>
      <w:r>
        <w:rPr>
          <w:spacing w:val="3"/>
        </w:rPr>
        <w:t xml:space="preserve"> </w:t>
      </w:r>
      <w:r>
        <w:t>and</w:t>
      </w:r>
      <w:r>
        <w:rPr>
          <w:spacing w:val="6"/>
        </w:rPr>
        <w:t xml:space="preserve"> </w:t>
      </w:r>
      <w:r>
        <w:t xml:space="preserve">interpreted </w:t>
      </w:r>
      <w:proofErr w:type="spellStart"/>
      <w:r>
        <w:t>co</w:t>
      </w:r>
      <w:r>
        <w:rPr>
          <w:spacing w:val="-4"/>
        </w:rPr>
        <w:t>r</w:t>
      </w:r>
      <w:proofErr w:type="spellEnd"/>
      <w:r>
        <w:t xml:space="preserve">- </w:t>
      </w:r>
      <w:proofErr w:type="spellStart"/>
      <w:r>
        <w:t>rectl</w:t>
      </w:r>
      <w:r>
        <w:rPr>
          <w:spacing w:val="-13"/>
        </w:rPr>
        <w:t>y</w:t>
      </w:r>
      <w:proofErr w:type="spellEnd"/>
      <w:r>
        <w:t>.</w:t>
      </w:r>
      <w:proofErr w:type="gramEnd"/>
      <w:r>
        <w:t xml:space="preserve">  The</w:t>
      </w:r>
      <w:r>
        <w:rPr>
          <w:spacing w:val="5"/>
        </w:rPr>
        <w:t xml:space="preserve"> </w:t>
      </w:r>
      <w:r>
        <w:t>scope</w:t>
      </w:r>
      <w:r>
        <w:rPr>
          <w:spacing w:val="4"/>
        </w:rPr>
        <w:t xml:space="preserve"> </w:t>
      </w:r>
      <w:r>
        <w:t>of</w:t>
      </w:r>
      <w:r>
        <w:rPr>
          <w:spacing w:val="7"/>
        </w:rPr>
        <w:t xml:space="preserve"> </w:t>
      </w:r>
      <w:r>
        <w:t>this</w:t>
      </w:r>
      <w:r>
        <w:rPr>
          <w:spacing w:val="5"/>
        </w:rPr>
        <w:t xml:space="preserve"> </w:t>
      </w:r>
      <w:r>
        <w:t>paper</w:t>
      </w:r>
      <w:r>
        <w:rPr>
          <w:spacing w:val="4"/>
        </w:rPr>
        <w:t xml:space="preserve"> </w:t>
      </w:r>
      <w:r>
        <w:t>limits</w:t>
      </w:r>
      <w:r>
        <w:rPr>
          <w:spacing w:val="4"/>
        </w:rPr>
        <w:t xml:space="preserve"> </w:t>
      </w:r>
      <w:r>
        <w:t>discussion to</w:t>
      </w:r>
      <w:r>
        <w:rPr>
          <w:spacing w:val="7"/>
        </w:rPr>
        <w:t xml:space="preserve"> </w:t>
      </w:r>
      <w:r>
        <w:t>structures manu</w:t>
      </w:r>
      <w:r>
        <w:rPr>
          <w:spacing w:val="-2"/>
        </w:rPr>
        <w:t>f</w:t>
      </w:r>
      <w:r>
        <w:t>actured</w:t>
      </w:r>
      <w:r>
        <w:rPr>
          <w:spacing w:val="-9"/>
        </w:rPr>
        <w:t xml:space="preserve"> </w:t>
      </w:r>
      <w:r>
        <w:t>via Friction</w:t>
      </w:r>
      <w:r>
        <w:rPr>
          <w:spacing w:val="-4"/>
        </w:rPr>
        <w:t xml:space="preserve"> </w:t>
      </w:r>
      <w:r>
        <w:t>Stir</w:t>
      </w:r>
      <w:r>
        <w:rPr>
          <w:spacing w:val="-1"/>
        </w:rPr>
        <w:t xml:space="preserve"> </w:t>
      </w:r>
      <w:r>
        <w:rPr>
          <w:spacing w:val="-16"/>
        </w:rPr>
        <w:t>W</w:t>
      </w:r>
      <w:r>
        <w:t>elding</w:t>
      </w:r>
      <w:r>
        <w:rPr>
          <w:spacing w:val="-5"/>
        </w:rPr>
        <w:t xml:space="preserve"> </w:t>
      </w:r>
      <w:r>
        <w:t>(FSW),</w:t>
      </w:r>
      <w:r>
        <w:rPr>
          <w:spacing w:val="-4"/>
        </w:rPr>
        <w:t xml:space="preserve"> </w:t>
      </w:r>
      <w:r>
        <w:t>as described</w:t>
      </w:r>
      <w:r>
        <w:rPr>
          <w:spacing w:val="-6"/>
        </w:rPr>
        <w:t xml:space="preserve"> </w:t>
      </w:r>
      <w:r>
        <w:t>in</w:t>
      </w:r>
    </w:p>
    <w:p w:rsidR="00731615" w:rsidRDefault="00EE1D9C">
      <w:pPr>
        <w:spacing w:line="260" w:lineRule="exact"/>
        <w:ind w:right="134"/>
        <w:jc w:val="both"/>
      </w:pPr>
      <w:commentRangeStart w:id="24"/>
      <w:commentRangeStart w:id="25"/>
      <w:r>
        <w:rPr>
          <w:rFonts w:ascii="Meiryo" w:eastAsia="Meiryo" w:hAnsi="Meiryo" w:cs="Meiryo"/>
          <w:w w:val="93"/>
          <w:position w:val="3"/>
        </w:rPr>
        <w:t>§</w:t>
      </w:r>
      <w:commentRangeEnd w:id="24"/>
      <w:r w:rsidR="000A6F22">
        <w:rPr>
          <w:rStyle w:val="CommentReference"/>
        </w:rPr>
        <w:commentReference w:id="24"/>
      </w:r>
      <w:r>
        <w:rPr>
          <w:w w:val="93"/>
          <w:position w:val="3"/>
        </w:rPr>
        <w:t>1.2.</w:t>
      </w:r>
      <w:r>
        <w:rPr>
          <w:spacing w:val="46"/>
          <w:w w:val="93"/>
          <w:position w:val="3"/>
        </w:rPr>
        <w:t xml:space="preserve"> </w:t>
      </w:r>
      <w:r>
        <w:rPr>
          <w:position w:val="3"/>
        </w:rPr>
        <w:t>Furthermore,</w:t>
      </w:r>
      <w:r>
        <w:rPr>
          <w:spacing w:val="1"/>
          <w:position w:val="3"/>
        </w:rPr>
        <w:t xml:space="preserve"> </w:t>
      </w:r>
      <w:r>
        <w:rPr>
          <w:position w:val="3"/>
        </w:rPr>
        <w:t>discussion</w:t>
      </w:r>
      <w:r>
        <w:rPr>
          <w:spacing w:val="2"/>
          <w:position w:val="3"/>
        </w:rPr>
        <w:t xml:space="preserve"> </w:t>
      </w:r>
      <w:r>
        <w:rPr>
          <w:position w:val="3"/>
        </w:rPr>
        <w:t>will</w:t>
      </w:r>
      <w:r>
        <w:rPr>
          <w:spacing w:val="7"/>
          <w:position w:val="3"/>
        </w:rPr>
        <w:t xml:space="preserve"> </w:t>
      </w:r>
      <w:r>
        <w:rPr>
          <w:position w:val="3"/>
        </w:rPr>
        <w:t>be</w:t>
      </w:r>
      <w:r>
        <w:rPr>
          <w:spacing w:val="8"/>
          <w:position w:val="3"/>
        </w:rPr>
        <w:t xml:space="preserve"> </w:t>
      </w:r>
      <w:r>
        <w:rPr>
          <w:position w:val="3"/>
        </w:rPr>
        <w:t>limited</w:t>
      </w:r>
      <w:r>
        <w:rPr>
          <w:spacing w:val="4"/>
          <w:position w:val="3"/>
        </w:rPr>
        <w:t xml:space="preserve"> </w:t>
      </w:r>
      <w:r>
        <w:rPr>
          <w:position w:val="3"/>
        </w:rPr>
        <w:t>to</w:t>
      </w:r>
      <w:r>
        <w:rPr>
          <w:spacing w:val="8"/>
          <w:position w:val="3"/>
        </w:rPr>
        <w:t xml:space="preserve"> </w:t>
      </w:r>
      <w:r>
        <w:rPr>
          <w:position w:val="3"/>
        </w:rPr>
        <w:t>heat</w:t>
      </w:r>
      <w:r>
        <w:rPr>
          <w:spacing w:val="7"/>
          <w:position w:val="3"/>
        </w:rPr>
        <w:t xml:space="preserve"> </w:t>
      </w:r>
      <w:r>
        <w:rPr>
          <w:position w:val="3"/>
        </w:rPr>
        <w:t>treatable</w:t>
      </w:r>
    </w:p>
    <w:p w:rsidR="00731615" w:rsidDel="000A6F22" w:rsidRDefault="00EE1D9C">
      <w:pPr>
        <w:spacing w:before="49" w:line="131" w:lineRule="auto"/>
        <w:ind w:right="114"/>
        <w:jc w:val="both"/>
        <w:rPr>
          <w:del w:id="26" w:author="mcjssql" w:date="2015-06-13T10:05:00Z"/>
        </w:rPr>
      </w:pPr>
      <w:proofErr w:type="spellStart"/>
      <w:proofErr w:type="gramStart"/>
      <w:r>
        <w:t>aluminium</w:t>
      </w:r>
      <w:proofErr w:type="spellEnd"/>
      <w:proofErr w:type="gramEnd"/>
      <w:r>
        <w:t xml:space="preserve"> all</w:t>
      </w:r>
      <w:r>
        <w:rPr>
          <w:spacing w:val="-2"/>
        </w:rPr>
        <w:t>o</w:t>
      </w:r>
      <w:r>
        <w:t>ys,</w:t>
      </w:r>
      <w:r>
        <w:rPr>
          <w:spacing w:val="7"/>
        </w:rPr>
        <w:t xml:space="preserve"> </w:t>
      </w:r>
      <w:r>
        <w:t>with</w:t>
      </w:r>
      <w:r>
        <w:rPr>
          <w:spacing w:val="5"/>
        </w:rPr>
        <w:t xml:space="preserve"> </w:t>
      </w:r>
      <w:r>
        <w:t>particular</w:t>
      </w:r>
      <w:r>
        <w:rPr>
          <w:spacing w:val="1"/>
        </w:rPr>
        <w:t xml:space="preserve"> </w:t>
      </w:r>
      <w:r>
        <w:t>reference</w:t>
      </w:r>
      <w:r>
        <w:rPr>
          <w:spacing w:val="1"/>
        </w:rPr>
        <w:t xml:space="preserve"> </w:t>
      </w:r>
      <w:r>
        <w:t>to</w:t>
      </w:r>
      <w:r>
        <w:rPr>
          <w:spacing w:val="7"/>
        </w:rPr>
        <w:t xml:space="preserve"> </w:t>
      </w:r>
      <w:r>
        <w:t>the</w:t>
      </w:r>
      <w:r>
        <w:rPr>
          <w:spacing w:val="6"/>
        </w:rPr>
        <w:t xml:space="preserve"> </w:t>
      </w:r>
      <w:r>
        <w:t>all</w:t>
      </w:r>
      <w:r>
        <w:rPr>
          <w:spacing w:val="-2"/>
        </w:rPr>
        <w:t>o</w:t>
      </w:r>
      <w:r>
        <w:t>y</w:t>
      </w:r>
      <w:r>
        <w:rPr>
          <w:spacing w:val="5"/>
        </w:rPr>
        <w:t xml:space="preserve"> </w:t>
      </w:r>
      <w:r>
        <w:t>2139- T8</w:t>
      </w:r>
      <w:r>
        <w:rPr>
          <w:spacing w:val="1"/>
        </w:rPr>
        <w:t xml:space="preserve"> </w:t>
      </w:r>
      <w:r>
        <w:t>as</w:t>
      </w:r>
      <w:r>
        <w:rPr>
          <w:spacing w:val="1"/>
        </w:rPr>
        <w:t xml:space="preserve"> </w:t>
      </w:r>
      <w:r>
        <w:t>described</w:t>
      </w:r>
      <w:r>
        <w:rPr>
          <w:spacing w:val="-5"/>
        </w:rPr>
        <w:t xml:space="preserve"> </w:t>
      </w:r>
      <w:r>
        <w:t>in</w:t>
      </w:r>
      <w:r>
        <w:rPr>
          <w:spacing w:val="1"/>
        </w:rPr>
        <w:t xml:space="preserve"> </w:t>
      </w:r>
      <w:r>
        <w:rPr>
          <w:rFonts w:ascii="Meiryo" w:eastAsia="Meiryo" w:hAnsi="Meiryo" w:cs="Meiryo"/>
          <w:w w:val="93"/>
        </w:rPr>
        <w:t>§</w:t>
      </w:r>
      <w:r>
        <w:rPr>
          <w:w w:val="93"/>
        </w:rPr>
        <w:t>1.1,</w:t>
      </w:r>
      <w:r>
        <w:rPr>
          <w:spacing w:val="8"/>
          <w:w w:val="93"/>
        </w:rPr>
        <w:t xml:space="preserve"> </w:t>
      </w:r>
      <w:r>
        <w:t>though</w:t>
      </w:r>
      <w:r>
        <w:rPr>
          <w:spacing w:val="-3"/>
        </w:rPr>
        <w:t xml:space="preserve"> </w:t>
      </w:r>
      <w:r>
        <w:t>the</w:t>
      </w:r>
      <w:r>
        <w:rPr>
          <w:spacing w:val="1"/>
        </w:rPr>
        <w:t xml:space="preserve"> </w:t>
      </w:r>
      <w:r>
        <w:t>general</w:t>
      </w:r>
      <w:r>
        <w:rPr>
          <w:spacing w:val="-3"/>
        </w:rPr>
        <w:t xml:space="preserve"> </w:t>
      </w:r>
      <w:r>
        <w:t>concepts</w:t>
      </w:r>
      <w:r>
        <w:rPr>
          <w:spacing w:val="-4"/>
        </w:rPr>
        <w:t xml:space="preserve"> </w:t>
      </w:r>
      <w:ins w:id="27" w:author="mcjssql" w:date="2015-06-13T10:05:00Z">
        <w:r w:rsidR="000A6F22">
          <w:rPr>
            <w:spacing w:val="-4"/>
          </w:rPr>
          <w:t xml:space="preserve">may be </w:t>
        </w:r>
      </w:ins>
      <w:del w:id="28" w:author="mcjssql" w:date="2015-06-13T10:05:00Z">
        <w:r w:rsidDel="000A6F22">
          <w:delText>are</w:delText>
        </w:r>
        <w:r w:rsidDel="000A6F22">
          <w:rPr>
            <w:spacing w:val="1"/>
          </w:rPr>
          <w:delText xml:space="preserve"> </w:delText>
        </w:r>
      </w:del>
      <w:proofErr w:type="spellStart"/>
      <w:r>
        <w:t>appli</w:t>
      </w:r>
      <w:proofErr w:type="spellEnd"/>
      <w:r>
        <w:t>-</w:t>
      </w:r>
    </w:p>
    <w:p w:rsidR="00731615" w:rsidRDefault="00EE1D9C" w:rsidP="000A6F22">
      <w:pPr>
        <w:spacing w:before="49" w:line="131" w:lineRule="auto"/>
        <w:ind w:right="114"/>
        <w:jc w:val="both"/>
        <w:pPrChange w:id="29" w:author="mcjssql" w:date="2015-06-13T10:05:00Z">
          <w:pPr>
            <w:spacing w:before="88" w:line="131" w:lineRule="auto"/>
            <w:ind w:right="114"/>
            <w:jc w:val="both"/>
          </w:pPr>
        </w:pPrChange>
      </w:pPr>
      <w:proofErr w:type="gramStart"/>
      <w:r>
        <w:t>cable</w:t>
      </w:r>
      <w:proofErr w:type="gramEnd"/>
      <w:r>
        <w:rPr>
          <w:spacing w:val="-9"/>
        </w:rPr>
        <w:t xml:space="preserve"> </w:t>
      </w:r>
      <w:ins w:id="30" w:author="mcjssql" w:date="2015-06-13T10:05:00Z">
        <w:r w:rsidR="000A6F22">
          <w:rPr>
            <w:spacing w:val="-9"/>
          </w:rPr>
          <w:t xml:space="preserve">to </w:t>
        </w:r>
      </w:ins>
      <w:del w:id="31" w:author="mcjssql" w:date="2015-06-13T10:05:00Z">
        <w:r w:rsidDel="000A6F22">
          <w:delText>across</w:delText>
        </w:r>
      </w:del>
      <w:r>
        <w:rPr>
          <w:spacing w:val="-11"/>
        </w:rPr>
        <w:t xml:space="preserve"> </w:t>
      </w:r>
      <w:r>
        <w:t>other</w:t>
      </w:r>
      <w:r>
        <w:rPr>
          <w:spacing w:val="-9"/>
        </w:rPr>
        <w:t xml:space="preserve"> </w:t>
      </w:r>
      <w:r>
        <w:t>all</w:t>
      </w:r>
      <w:r>
        <w:rPr>
          <w:spacing w:val="-2"/>
        </w:rPr>
        <w:t>o</w:t>
      </w:r>
      <w:r>
        <w:t>ys.</w:t>
      </w:r>
      <w:r>
        <w:rPr>
          <w:spacing w:val="5"/>
        </w:rPr>
        <w:t xml:space="preserve"> </w:t>
      </w:r>
      <w:r>
        <w:t>Finall</w:t>
      </w:r>
      <w:r>
        <w:rPr>
          <w:spacing w:val="-13"/>
        </w:rPr>
        <w:t>y</w:t>
      </w:r>
      <w:r>
        <w:t>,</w:t>
      </w:r>
      <w:r>
        <w:rPr>
          <w:spacing w:val="-10"/>
        </w:rPr>
        <w:t xml:space="preserve"> </w:t>
      </w:r>
      <w:r>
        <w:t>consideration</w:t>
      </w:r>
      <w:r>
        <w:rPr>
          <w:spacing w:val="-17"/>
        </w:rPr>
        <w:t xml:space="preserve"> </w:t>
      </w:r>
      <w:r>
        <w:t>is</w:t>
      </w:r>
      <w:r>
        <w:rPr>
          <w:spacing w:val="-6"/>
        </w:rPr>
        <w:t xml:space="preserve"> </w:t>
      </w:r>
      <w:r>
        <w:t>only</w:t>
      </w:r>
      <w:r>
        <w:rPr>
          <w:spacing w:val="-10"/>
        </w:rPr>
        <w:t xml:space="preserve"> </w:t>
      </w:r>
      <w:r>
        <w:t>g</w:t>
      </w:r>
      <w:r>
        <w:rPr>
          <w:spacing w:val="-5"/>
        </w:rPr>
        <w:t>i</w:t>
      </w:r>
      <w:r>
        <w:rPr>
          <w:spacing w:val="-3"/>
        </w:rPr>
        <w:t>v</w:t>
      </w:r>
      <w:r>
        <w:t>en</w:t>
      </w:r>
      <w:r>
        <w:rPr>
          <w:spacing w:val="-9"/>
        </w:rPr>
        <w:t xml:space="preserve"> </w:t>
      </w:r>
      <w:r>
        <w:t>to the</w:t>
      </w:r>
      <w:r>
        <w:rPr>
          <w:spacing w:val="8"/>
        </w:rPr>
        <w:t xml:space="preserve"> </w:t>
      </w:r>
      <w:r>
        <w:t>Finite</w:t>
      </w:r>
      <w:r>
        <w:rPr>
          <w:spacing w:val="5"/>
        </w:rPr>
        <w:t xml:space="preserve"> </w:t>
      </w:r>
      <w:r>
        <w:t>Element</w:t>
      </w:r>
      <w:r>
        <w:rPr>
          <w:spacing w:val="3"/>
        </w:rPr>
        <w:t xml:space="preserve"> </w:t>
      </w:r>
      <w:r>
        <w:t>Method</w:t>
      </w:r>
      <w:r>
        <w:rPr>
          <w:spacing w:val="4"/>
        </w:rPr>
        <w:t xml:space="preserve"> </w:t>
      </w:r>
      <w:r>
        <w:t>(FEM),</w:t>
      </w:r>
      <w:r>
        <w:rPr>
          <w:spacing w:val="4"/>
        </w:rPr>
        <w:t xml:space="preserve"> </w:t>
      </w:r>
      <w:r>
        <w:t>as</w:t>
      </w:r>
      <w:r>
        <w:rPr>
          <w:spacing w:val="8"/>
        </w:rPr>
        <w:t xml:space="preserve"> </w:t>
      </w:r>
      <w:r>
        <w:t>described</w:t>
      </w:r>
      <w:r>
        <w:rPr>
          <w:spacing w:val="2"/>
        </w:rPr>
        <w:t xml:space="preserve"> </w:t>
      </w:r>
      <w:r>
        <w:t>in</w:t>
      </w:r>
      <w:r>
        <w:rPr>
          <w:spacing w:val="8"/>
        </w:rPr>
        <w:t xml:space="preserve"> </w:t>
      </w:r>
      <w:r>
        <w:rPr>
          <w:rFonts w:ascii="Meiryo" w:eastAsia="Meiryo" w:hAnsi="Meiryo" w:cs="Meiryo"/>
          <w:w w:val="93"/>
        </w:rPr>
        <w:t>§</w:t>
      </w:r>
      <w:r>
        <w:rPr>
          <w:w w:val="93"/>
        </w:rPr>
        <w:t>1.3,</w:t>
      </w:r>
      <w:r>
        <w:rPr>
          <w:spacing w:val="18"/>
          <w:w w:val="93"/>
        </w:rPr>
        <w:t xml:space="preserve"> </w:t>
      </w:r>
      <w:r>
        <w:t>since</w:t>
      </w:r>
    </w:p>
    <w:p w:rsidR="00731615" w:rsidRDefault="00EE1D9C">
      <w:pPr>
        <w:spacing w:before="4" w:line="249" w:lineRule="auto"/>
        <w:ind w:right="138"/>
        <w:jc w:val="both"/>
      </w:pPr>
      <w:proofErr w:type="gramStart"/>
      <w:r>
        <w:t>it</w:t>
      </w:r>
      <w:proofErr w:type="gramEnd"/>
      <w:r>
        <w:rPr>
          <w:spacing w:val="6"/>
        </w:rPr>
        <w:t xml:space="preserve"> </w:t>
      </w:r>
      <w:r>
        <w:t>is</w:t>
      </w:r>
      <w:r>
        <w:rPr>
          <w:spacing w:val="6"/>
        </w:rPr>
        <w:t xml:space="preserve"> </w:t>
      </w:r>
      <w:r>
        <w:t>widely</w:t>
      </w:r>
      <w:r>
        <w:rPr>
          <w:spacing w:val="2"/>
        </w:rPr>
        <w:t xml:space="preserve"> </w:t>
      </w:r>
      <w:r>
        <w:t>used</w:t>
      </w:r>
      <w:r>
        <w:rPr>
          <w:spacing w:val="3"/>
        </w:rPr>
        <w:t xml:space="preserve"> </w:t>
      </w:r>
      <w:r>
        <w:t>as</w:t>
      </w:r>
      <w:r>
        <w:rPr>
          <w:spacing w:val="5"/>
        </w:rPr>
        <w:t xml:space="preserve"> </w:t>
      </w:r>
      <w:r>
        <w:t>a</w:t>
      </w:r>
      <w:r>
        <w:rPr>
          <w:spacing w:val="6"/>
        </w:rPr>
        <w:t xml:space="preserve"> </w:t>
      </w:r>
      <w:r>
        <w:t>tool</w:t>
      </w:r>
      <w:r>
        <w:rPr>
          <w:spacing w:val="4"/>
        </w:rPr>
        <w:t xml:space="preserve"> </w:t>
      </w:r>
      <w:r>
        <w:t>to</w:t>
      </w:r>
      <w:r>
        <w:rPr>
          <w:spacing w:val="5"/>
        </w:rPr>
        <w:t xml:space="preserve"> </w:t>
      </w:r>
      <w:r>
        <w:t>study</w:t>
      </w:r>
      <w:r>
        <w:rPr>
          <w:spacing w:val="3"/>
        </w:rPr>
        <w:t xml:space="preserve"> </w:t>
      </w:r>
      <w:r>
        <w:t>the</w:t>
      </w:r>
      <w:r>
        <w:rPr>
          <w:spacing w:val="5"/>
        </w:rPr>
        <w:t xml:space="preserve"> </w:t>
      </w:r>
      <w:r>
        <w:t>response of</w:t>
      </w:r>
      <w:r>
        <w:rPr>
          <w:spacing w:val="5"/>
        </w:rPr>
        <w:t xml:space="preserve"> </w:t>
      </w:r>
      <w:r>
        <w:t>structures under</w:t>
      </w:r>
      <w:r>
        <w:rPr>
          <w:spacing w:val="-5"/>
        </w:rPr>
        <w:t xml:space="preserve"> </w:t>
      </w:r>
      <w:r>
        <w:t>a</w:t>
      </w:r>
      <w:r>
        <w:rPr>
          <w:spacing w:val="-1"/>
        </w:rPr>
        <w:t xml:space="preserve"> </w:t>
      </w:r>
      <w:r>
        <w:t>wide</w:t>
      </w:r>
      <w:r>
        <w:rPr>
          <w:spacing w:val="-4"/>
        </w:rPr>
        <w:t xml:space="preserve"> </w:t>
      </w:r>
      <w:r>
        <w:t>range</w:t>
      </w:r>
      <w:r>
        <w:rPr>
          <w:spacing w:val="-4"/>
        </w:rPr>
        <w:t xml:space="preserve"> </w:t>
      </w:r>
      <w:r>
        <w:t>of</w:t>
      </w:r>
      <w:r>
        <w:rPr>
          <w:spacing w:val="-2"/>
        </w:rPr>
        <w:t xml:space="preserve"> </w:t>
      </w:r>
      <w:r>
        <w:t>loading</w:t>
      </w:r>
      <w:r>
        <w:rPr>
          <w:spacing w:val="-6"/>
        </w:rPr>
        <w:t xml:space="preserve"> </w:t>
      </w:r>
      <w:r>
        <w:t>conditions.</w:t>
      </w:r>
    </w:p>
    <w:commentRangeEnd w:id="25"/>
    <w:p w:rsidR="00731615" w:rsidRDefault="000A6F22">
      <w:pPr>
        <w:spacing w:before="20" w:line="200" w:lineRule="exact"/>
      </w:pPr>
      <w:r>
        <w:rPr>
          <w:rStyle w:val="CommentReference"/>
        </w:rPr>
        <w:commentReference w:id="25"/>
      </w:r>
    </w:p>
    <w:p w:rsidR="00731615" w:rsidRDefault="00EE1D9C">
      <w:pPr>
        <w:ind w:right="3165"/>
        <w:jc w:val="both"/>
      </w:pPr>
      <w:r>
        <w:t>1.1.</w:t>
      </w:r>
      <w:r>
        <w:rPr>
          <w:spacing w:val="47"/>
        </w:rPr>
        <w:t xml:space="preserve"> </w:t>
      </w:r>
      <w:proofErr w:type="spellStart"/>
      <w:r>
        <w:rPr>
          <w:w w:val="94"/>
        </w:rPr>
        <w:t>Aluminium</w:t>
      </w:r>
      <w:proofErr w:type="spellEnd"/>
      <w:r>
        <w:rPr>
          <w:spacing w:val="3"/>
          <w:w w:val="94"/>
        </w:rPr>
        <w:t xml:space="preserve"> </w:t>
      </w:r>
      <w:r>
        <w:t>2139-T8</w:t>
      </w:r>
    </w:p>
    <w:p w:rsidR="00731615" w:rsidRDefault="00EE1D9C">
      <w:pPr>
        <w:spacing w:before="49" w:line="249" w:lineRule="auto"/>
        <w:ind w:right="138" w:firstLine="299"/>
        <w:jc w:val="both"/>
        <w:sectPr w:rsidR="00731615">
          <w:type w:val="continuous"/>
          <w:pgSz w:w="11920" w:h="16840"/>
          <w:pgMar w:top="1560" w:right="580" w:bottom="280" w:left="640" w:header="720" w:footer="720" w:gutter="0"/>
          <w:cols w:num="2" w:space="720" w:equalWidth="0">
            <w:col w:w="5134" w:space="358"/>
            <w:col w:w="5208"/>
          </w:cols>
        </w:sectPr>
      </w:pPr>
      <w:r>
        <w:t>Originally</w:t>
      </w:r>
      <w:r>
        <w:rPr>
          <w:spacing w:val="-13"/>
        </w:rPr>
        <w:t xml:space="preserve"> </w:t>
      </w:r>
      <w:r>
        <w:t>d</w:t>
      </w:r>
      <w:r>
        <w:rPr>
          <w:spacing w:val="-5"/>
        </w:rPr>
        <w:t>e</w:t>
      </w:r>
      <w:r>
        <w:rPr>
          <w:spacing w:val="-3"/>
        </w:rPr>
        <w:t>v</w:t>
      </w:r>
      <w:r>
        <w:t>eloped</w:t>
      </w:r>
      <w:r>
        <w:rPr>
          <w:spacing w:val="-13"/>
        </w:rPr>
        <w:t xml:space="preserve"> </w:t>
      </w:r>
      <w:r>
        <w:t>for</w:t>
      </w:r>
      <w:r>
        <w:rPr>
          <w:spacing w:val="-7"/>
        </w:rPr>
        <w:t xml:space="preserve"> </w:t>
      </w:r>
      <w:r>
        <w:t>aerospace</w:t>
      </w:r>
      <w:r>
        <w:rPr>
          <w:spacing w:val="-13"/>
        </w:rPr>
        <w:t xml:space="preserve"> </w:t>
      </w:r>
      <w:r>
        <w:t>applications</w:t>
      </w:r>
      <w:r>
        <w:rPr>
          <w:spacing w:val="-15"/>
        </w:rPr>
        <w:t xml:space="preserve"> </w:t>
      </w:r>
      <w:r>
        <w:t>demanding high</w:t>
      </w:r>
      <w:r>
        <w:rPr>
          <w:spacing w:val="26"/>
        </w:rPr>
        <w:t xml:space="preserve"> </w:t>
      </w:r>
      <w:r>
        <w:t>fracture</w:t>
      </w:r>
      <w:r>
        <w:rPr>
          <w:spacing w:val="24"/>
        </w:rPr>
        <w:t xml:space="preserve"> </w:t>
      </w:r>
      <w:r>
        <w:t>toughness</w:t>
      </w:r>
      <w:r>
        <w:rPr>
          <w:spacing w:val="22"/>
        </w:rPr>
        <w:t xml:space="preserve"> </w:t>
      </w:r>
      <w:r>
        <w:t>and</w:t>
      </w:r>
      <w:r>
        <w:rPr>
          <w:spacing w:val="27"/>
        </w:rPr>
        <w:t xml:space="preserve"> </w:t>
      </w:r>
      <w:r>
        <w:rPr>
          <w:spacing w:val="-2"/>
        </w:rPr>
        <w:t>f</w:t>
      </w:r>
      <w:r>
        <w:t>atigue</w:t>
      </w:r>
      <w:r>
        <w:rPr>
          <w:spacing w:val="24"/>
        </w:rPr>
        <w:t xml:space="preserve"> </w:t>
      </w:r>
      <w:r>
        <w:t>life</w:t>
      </w:r>
      <w:r>
        <w:rPr>
          <w:spacing w:val="27"/>
        </w:rPr>
        <w:t xml:space="preserve"> </w:t>
      </w:r>
      <w:r>
        <w:t>at</w:t>
      </w:r>
      <w:r>
        <w:rPr>
          <w:spacing w:val="29"/>
        </w:rPr>
        <w:t xml:space="preserve"> </w:t>
      </w:r>
      <w:r>
        <w:t>el</w:t>
      </w:r>
      <w:r>
        <w:rPr>
          <w:spacing w:val="-5"/>
        </w:rPr>
        <w:t>ev</w:t>
      </w:r>
      <w:r>
        <w:t>ated</w:t>
      </w:r>
      <w:r>
        <w:rPr>
          <w:spacing w:val="23"/>
        </w:rPr>
        <w:t xml:space="preserve"> </w:t>
      </w:r>
      <w:r>
        <w:t>tempera-</w:t>
      </w:r>
    </w:p>
    <w:p w:rsidR="00731615" w:rsidRDefault="00731615">
      <w:pPr>
        <w:spacing w:before="7" w:line="140" w:lineRule="exact"/>
        <w:rPr>
          <w:sz w:val="15"/>
          <w:szCs w:val="15"/>
        </w:rPr>
      </w:pPr>
    </w:p>
    <w:p w:rsidR="00731615" w:rsidRDefault="00EE1D9C">
      <w:pPr>
        <w:ind w:left="112"/>
        <w:rPr>
          <w:sz w:val="16"/>
          <w:szCs w:val="16"/>
        </w:rPr>
        <w:sectPr w:rsidR="00731615">
          <w:type w:val="continuous"/>
          <w:pgSz w:w="11920" w:h="16840"/>
          <w:pgMar w:top="1560" w:right="580" w:bottom="280" w:left="640" w:header="720" w:footer="720" w:gutter="0"/>
          <w:cols w:space="720"/>
        </w:sectPr>
      </w:pPr>
      <w:r>
        <w:rPr>
          <w:sz w:val="16"/>
          <w:szCs w:val="16"/>
        </w:rPr>
        <w:t>P</w:t>
      </w:r>
      <w:r>
        <w:rPr>
          <w:spacing w:val="-6"/>
          <w:sz w:val="16"/>
          <w:szCs w:val="16"/>
        </w:rPr>
        <w:t>r</w:t>
      </w:r>
      <w:r>
        <w:rPr>
          <w:sz w:val="16"/>
          <w:szCs w:val="16"/>
        </w:rPr>
        <w:t>eprint</w:t>
      </w:r>
      <w:r>
        <w:rPr>
          <w:spacing w:val="25"/>
          <w:sz w:val="16"/>
          <w:szCs w:val="16"/>
        </w:rPr>
        <w:t xml:space="preserve"> </w:t>
      </w:r>
      <w:r>
        <w:rPr>
          <w:sz w:val="16"/>
          <w:szCs w:val="16"/>
        </w:rPr>
        <w:t>submitted</w:t>
      </w:r>
      <w:r>
        <w:rPr>
          <w:spacing w:val="-13"/>
          <w:sz w:val="16"/>
          <w:szCs w:val="16"/>
        </w:rPr>
        <w:t xml:space="preserve"> </w:t>
      </w:r>
      <w:r>
        <w:rPr>
          <w:sz w:val="16"/>
          <w:szCs w:val="16"/>
        </w:rPr>
        <w:t>to</w:t>
      </w:r>
      <w:r>
        <w:rPr>
          <w:spacing w:val="-1"/>
          <w:sz w:val="16"/>
          <w:szCs w:val="16"/>
        </w:rPr>
        <w:t xml:space="preserve"> </w:t>
      </w:r>
      <w:r>
        <w:rPr>
          <w:sz w:val="16"/>
          <w:szCs w:val="16"/>
        </w:rPr>
        <w:t>International</w:t>
      </w:r>
      <w:r>
        <w:rPr>
          <w:spacing w:val="24"/>
          <w:sz w:val="16"/>
          <w:szCs w:val="16"/>
        </w:rPr>
        <w:t xml:space="preserve"> </w:t>
      </w:r>
      <w:r>
        <w:rPr>
          <w:spacing w:val="-4"/>
          <w:sz w:val="16"/>
          <w:szCs w:val="16"/>
        </w:rPr>
        <w:t>J</w:t>
      </w:r>
      <w:r>
        <w:rPr>
          <w:sz w:val="16"/>
          <w:szCs w:val="16"/>
        </w:rPr>
        <w:t>ournal</w:t>
      </w:r>
      <w:r>
        <w:rPr>
          <w:spacing w:val="24"/>
          <w:sz w:val="16"/>
          <w:szCs w:val="16"/>
        </w:rPr>
        <w:t xml:space="preserve"> </w:t>
      </w:r>
      <w:r>
        <w:rPr>
          <w:sz w:val="16"/>
          <w:szCs w:val="16"/>
        </w:rPr>
        <w:t>of</w:t>
      </w:r>
      <w:r>
        <w:rPr>
          <w:spacing w:val="-9"/>
          <w:sz w:val="16"/>
          <w:szCs w:val="16"/>
        </w:rPr>
        <w:t xml:space="preserve"> </w:t>
      </w:r>
      <w:r>
        <w:rPr>
          <w:sz w:val="16"/>
          <w:szCs w:val="16"/>
        </w:rPr>
        <w:t>Impact</w:t>
      </w:r>
      <w:r>
        <w:rPr>
          <w:spacing w:val="-4"/>
          <w:sz w:val="16"/>
          <w:szCs w:val="16"/>
        </w:rPr>
        <w:t xml:space="preserve"> </w:t>
      </w:r>
      <w:r>
        <w:rPr>
          <w:sz w:val="16"/>
          <w:szCs w:val="16"/>
        </w:rPr>
        <w:t xml:space="preserve">Engineering                                                                                                                                   </w:t>
      </w:r>
      <w:r>
        <w:rPr>
          <w:spacing w:val="30"/>
          <w:sz w:val="16"/>
          <w:szCs w:val="16"/>
        </w:rPr>
        <w:t xml:space="preserve"> </w:t>
      </w:r>
      <w:r>
        <w:rPr>
          <w:sz w:val="16"/>
          <w:szCs w:val="16"/>
        </w:rPr>
        <w:t>April</w:t>
      </w:r>
      <w:r>
        <w:rPr>
          <w:spacing w:val="-10"/>
          <w:sz w:val="16"/>
          <w:szCs w:val="16"/>
        </w:rPr>
        <w:t xml:space="preserve"> </w:t>
      </w:r>
      <w:r>
        <w:rPr>
          <w:sz w:val="16"/>
          <w:szCs w:val="16"/>
        </w:rPr>
        <w:t>2,</w:t>
      </w:r>
      <w:r>
        <w:rPr>
          <w:spacing w:val="-1"/>
          <w:sz w:val="16"/>
          <w:szCs w:val="16"/>
        </w:rPr>
        <w:t xml:space="preserve"> </w:t>
      </w:r>
      <w:r>
        <w:rPr>
          <w:sz w:val="16"/>
          <w:szCs w:val="16"/>
        </w:rPr>
        <w:t>2015</w:t>
      </w:r>
    </w:p>
    <w:p w:rsidR="00731615" w:rsidRDefault="00EE1D9C">
      <w:pPr>
        <w:spacing w:before="59" w:line="249" w:lineRule="auto"/>
        <w:ind w:left="112" w:right="-34"/>
        <w:jc w:val="both"/>
      </w:pPr>
      <w:proofErr w:type="spellStart"/>
      <w:proofErr w:type="gramStart"/>
      <w:r>
        <w:lastRenderedPageBreak/>
        <w:t>tures</w:t>
      </w:r>
      <w:proofErr w:type="spellEnd"/>
      <w:proofErr w:type="gramEnd"/>
      <w:r>
        <w:t>,</w:t>
      </w:r>
      <w:r>
        <w:rPr>
          <w:spacing w:val="9"/>
        </w:rPr>
        <w:t xml:space="preserve"> </w:t>
      </w:r>
      <w:r>
        <w:t>the</w:t>
      </w:r>
      <w:r>
        <w:rPr>
          <w:spacing w:val="8"/>
        </w:rPr>
        <w:t xml:space="preserve"> </w:t>
      </w:r>
      <w:r>
        <w:t>all</w:t>
      </w:r>
      <w:r>
        <w:rPr>
          <w:spacing w:val="-2"/>
        </w:rPr>
        <w:t>o</w:t>
      </w:r>
      <w:r>
        <w:t>y</w:t>
      </w:r>
      <w:r>
        <w:rPr>
          <w:spacing w:val="7"/>
        </w:rPr>
        <w:t xml:space="preserve"> </w:t>
      </w:r>
      <w:r>
        <w:t>demonstrates superior</w:t>
      </w:r>
      <w:r>
        <w:rPr>
          <w:spacing w:val="4"/>
        </w:rPr>
        <w:t xml:space="preserve"> </w:t>
      </w:r>
      <w:r>
        <w:t>performance at</w:t>
      </w:r>
      <w:r>
        <w:rPr>
          <w:spacing w:val="9"/>
        </w:rPr>
        <w:t xml:space="preserve"> </w:t>
      </w:r>
      <w:r>
        <w:t>el</w:t>
      </w:r>
      <w:r>
        <w:rPr>
          <w:spacing w:val="-5"/>
        </w:rPr>
        <w:t>ev</w:t>
      </w:r>
      <w:r>
        <w:t>ated temperatures and</w:t>
      </w:r>
      <w:r>
        <w:rPr>
          <w:spacing w:val="7"/>
        </w:rPr>
        <w:t xml:space="preserve"> </w:t>
      </w:r>
      <w:r>
        <w:t>strain</w:t>
      </w:r>
      <w:r>
        <w:rPr>
          <w:spacing w:val="6"/>
        </w:rPr>
        <w:t xml:space="preserve"> </w:t>
      </w:r>
      <w:r>
        <w:t>rates</w:t>
      </w:r>
      <w:r>
        <w:rPr>
          <w:spacing w:val="7"/>
        </w:rPr>
        <w:t xml:space="preserve"> </w:t>
      </w:r>
      <w:r>
        <w:t>in</w:t>
      </w:r>
      <w:r>
        <w:rPr>
          <w:spacing w:val="9"/>
        </w:rPr>
        <w:t xml:space="preserve"> </w:t>
      </w:r>
      <w:r>
        <w:t>comparison</w:t>
      </w:r>
      <w:r>
        <w:rPr>
          <w:spacing w:val="1"/>
        </w:rPr>
        <w:t xml:space="preserve"> </w:t>
      </w:r>
      <w:r>
        <w:t>to</w:t>
      </w:r>
      <w:r>
        <w:rPr>
          <w:spacing w:val="9"/>
        </w:rPr>
        <w:t xml:space="preserve"> </w:t>
      </w:r>
      <w:r>
        <w:rPr>
          <w:spacing w:val="-3"/>
        </w:rPr>
        <w:t>e</w:t>
      </w:r>
      <w:r>
        <w:t>xisting</w:t>
      </w:r>
      <w:r>
        <w:rPr>
          <w:spacing w:val="4"/>
        </w:rPr>
        <w:t xml:space="preserve"> </w:t>
      </w:r>
      <w:r>
        <w:t>all</w:t>
      </w:r>
      <w:r>
        <w:rPr>
          <w:spacing w:val="-2"/>
        </w:rPr>
        <w:t>o</w:t>
      </w:r>
      <w:r>
        <w:t>ys [10,</w:t>
      </w:r>
      <w:r>
        <w:rPr>
          <w:spacing w:val="-7"/>
        </w:rPr>
        <w:t xml:space="preserve"> </w:t>
      </w:r>
      <w:r>
        <w:t>11].</w:t>
      </w:r>
      <w:r>
        <w:rPr>
          <w:spacing w:val="7"/>
        </w:rPr>
        <w:t xml:space="preserve"> </w:t>
      </w:r>
      <w:r>
        <w:t>The</w:t>
      </w:r>
      <w:r>
        <w:rPr>
          <w:spacing w:val="-7"/>
        </w:rPr>
        <w:t xml:space="preserve"> </w:t>
      </w:r>
      <w:r>
        <w:t>all</w:t>
      </w:r>
      <w:r>
        <w:rPr>
          <w:spacing w:val="-2"/>
        </w:rPr>
        <w:t>o</w:t>
      </w:r>
      <w:r>
        <w:t>y</w:t>
      </w:r>
      <w:r>
        <w:rPr>
          <w:spacing w:val="-8"/>
        </w:rPr>
        <w:t xml:space="preserve"> </w:t>
      </w:r>
      <w:r>
        <w:t>has</w:t>
      </w:r>
      <w:r>
        <w:rPr>
          <w:spacing w:val="-7"/>
        </w:rPr>
        <w:t xml:space="preserve"> </w:t>
      </w:r>
      <w:r>
        <w:t>also</w:t>
      </w:r>
      <w:r>
        <w:rPr>
          <w:spacing w:val="-7"/>
        </w:rPr>
        <w:t xml:space="preserve"> </w:t>
      </w:r>
      <w:r>
        <w:t>been</w:t>
      </w:r>
      <w:r>
        <w:rPr>
          <w:spacing w:val="-8"/>
        </w:rPr>
        <w:t xml:space="preserve"> </w:t>
      </w:r>
      <w:r>
        <w:t>found</w:t>
      </w:r>
      <w:r>
        <w:rPr>
          <w:spacing w:val="-9"/>
        </w:rPr>
        <w:t xml:space="preserve"> </w:t>
      </w:r>
      <w:r>
        <w:t>to</w:t>
      </w:r>
      <w:r>
        <w:rPr>
          <w:spacing w:val="-6"/>
        </w:rPr>
        <w:t xml:space="preserve"> </w:t>
      </w:r>
      <w:r>
        <w:t>demonstrate</w:t>
      </w:r>
      <w:r>
        <w:rPr>
          <w:spacing w:val="-14"/>
        </w:rPr>
        <w:t xml:space="preserve"> </w:t>
      </w:r>
      <w:r>
        <w:t>superior ballistic</w:t>
      </w:r>
      <w:r>
        <w:rPr>
          <w:spacing w:val="4"/>
        </w:rPr>
        <w:t xml:space="preserve"> </w:t>
      </w:r>
      <w:r>
        <w:t>performance in</w:t>
      </w:r>
      <w:r>
        <w:rPr>
          <w:spacing w:val="9"/>
        </w:rPr>
        <w:t xml:space="preserve"> </w:t>
      </w:r>
      <w:r>
        <w:t>comparison</w:t>
      </w:r>
      <w:r>
        <w:rPr>
          <w:spacing w:val="1"/>
        </w:rPr>
        <w:t xml:space="preserve"> </w:t>
      </w:r>
      <w:r>
        <w:t>to</w:t>
      </w:r>
      <w:r>
        <w:rPr>
          <w:spacing w:val="9"/>
        </w:rPr>
        <w:t xml:space="preserve"> </w:t>
      </w:r>
      <w:r>
        <w:rPr>
          <w:spacing w:val="-3"/>
        </w:rPr>
        <w:t>e</w:t>
      </w:r>
      <w:r>
        <w:t>xisting</w:t>
      </w:r>
      <w:r>
        <w:rPr>
          <w:spacing w:val="4"/>
        </w:rPr>
        <w:t xml:space="preserve"> </w:t>
      </w:r>
      <w:proofErr w:type="spellStart"/>
      <w:r>
        <w:t>armour</w:t>
      </w:r>
      <w:proofErr w:type="spellEnd"/>
      <w:r>
        <w:rPr>
          <w:spacing w:val="4"/>
        </w:rPr>
        <w:t xml:space="preserve"> </w:t>
      </w:r>
      <w:r>
        <w:t>all</w:t>
      </w:r>
      <w:r>
        <w:rPr>
          <w:spacing w:val="-2"/>
        </w:rPr>
        <w:t>o</w:t>
      </w:r>
      <w:r>
        <w:t>ys [11,</w:t>
      </w:r>
      <w:r>
        <w:rPr>
          <w:spacing w:val="-5"/>
        </w:rPr>
        <w:t xml:space="preserve"> </w:t>
      </w:r>
      <w:r>
        <w:t>12].</w:t>
      </w:r>
      <w:r>
        <w:rPr>
          <w:spacing w:val="8"/>
        </w:rPr>
        <w:t xml:space="preserve"> </w:t>
      </w:r>
      <w:r>
        <w:t>As</w:t>
      </w:r>
      <w:r>
        <w:rPr>
          <w:spacing w:val="-4"/>
        </w:rPr>
        <w:t xml:space="preserve"> </w:t>
      </w:r>
      <w:r>
        <w:t>a</w:t>
      </w:r>
      <w:r>
        <w:rPr>
          <w:spacing w:val="-3"/>
        </w:rPr>
        <w:t xml:space="preserve"> </w:t>
      </w:r>
      <w:r>
        <w:t>result,</w:t>
      </w:r>
      <w:r>
        <w:rPr>
          <w:spacing w:val="-7"/>
        </w:rPr>
        <w:t xml:space="preserve"> </w:t>
      </w:r>
      <w:r>
        <w:t>there</w:t>
      </w:r>
      <w:r>
        <w:rPr>
          <w:spacing w:val="-6"/>
        </w:rPr>
        <w:t xml:space="preserve"> </w:t>
      </w:r>
      <w:r>
        <w:t>is</w:t>
      </w:r>
      <w:r>
        <w:rPr>
          <w:spacing w:val="-3"/>
        </w:rPr>
        <w:t xml:space="preserve"> </w:t>
      </w:r>
      <w:r>
        <w:t>interest</w:t>
      </w:r>
      <w:r>
        <w:rPr>
          <w:spacing w:val="-8"/>
        </w:rPr>
        <w:t xml:space="preserve"> </w:t>
      </w:r>
      <w:r>
        <w:t>in</w:t>
      </w:r>
      <w:r>
        <w:rPr>
          <w:spacing w:val="-4"/>
        </w:rPr>
        <w:t xml:space="preserve"> </w:t>
      </w:r>
      <w:r>
        <w:t>using</w:t>
      </w:r>
      <w:r>
        <w:rPr>
          <w:spacing w:val="-6"/>
        </w:rPr>
        <w:t xml:space="preserve"> </w:t>
      </w:r>
      <w:r>
        <w:t>this</w:t>
      </w:r>
      <w:r>
        <w:rPr>
          <w:spacing w:val="-5"/>
        </w:rPr>
        <w:t xml:space="preserve"> </w:t>
      </w:r>
      <w:r>
        <w:t>all</w:t>
      </w:r>
      <w:r>
        <w:rPr>
          <w:spacing w:val="-2"/>
        </w:rPr>
        <w:t>o</w:t>
      </w:r>
      <w:r>
        <w:t>y</w:t>
      </w:r>
      <w:r>
        <w:rPr>
          <w:spacing w:val="-6"/>
        </w:rPr>
        <w:t xml:space="preserve"> </w:t>
      </w:r>
      <w:r>
        <w:t>for</w:t>
      </w:r>
      <w:r>
        <w:rPr>
          <w:spacing w:val="-4"/>
        </w:rPr>
        <w:t xml:space="preserve"> </w:t>
      </w:r>
      <w:r>
        <w:t xml:space="preserve">mil- </w:t>
      </w:r>
      <w:proofErr w:type="spellStart"/>
      <w:r>
        <w:t>itary</w:t>
      </w:r>
      <w:proofErr w:type="spellEnd"/>
      <w:r>
        <w:rPr>
          <w:spacing w:val="1"/>
        </w:rPr>
        <w:t xml:space="preserve"> </w:t>
      </w:r>
      <w:r>
        <w:rPr>
          <w:spacing w:val="-3"/>
        </w:rPr>
        <w:t>v</w:t>
      </w:r>
      <w:r>
        <w:t>ehicle</w:t>
      </w:r>
      <w:r>
        <w:rPr>
          <w:spacing w:val="-1"/>
        </w:rPr>
        <w:t xml:space="preserve"> </w:t>
      </w:r>
      <w:r>
        <w:t>applications</w:t>
      </w:r>
      <w:r>
        <w:rPr>
          <w:spacing w:val="-5"/>
        </w:rPr>
        <w:t xml:space="preserve"> </w:t>
      </w:r>
      <w:r>
        <w:t>as</w:t>
      </w:r>
      <w:r>
        <w:rPr>
          <w:spacing w:val="3"/>
        </w:rPr>
        <w:t xml:space="preserve"> </w:t>
      </w:r>
      <w:r>
        <w:t>an</w:t>
      </w:r>
      <w:r>
        <w:rPr>
          <w:spacing w:val="3"/>
        </w:rPr>
        <w:t xml:space="preserve"> </w:t>
      </w:r>
      <w:r>
        <w:t>alternat</w:t>
      </w:r>
      <w:r>
        <w:rPr>
          <w:spacing w:val="-5"/>
        </w:rPr>
        <w:t>i</w:t>
      </w:r>
      <w:r>
        <w:rPr>
          <w:spacing w:val="-3"/>
        </w:rPr>
        <w:t>v</w:t>
      </w:r>
      <w:r>
        <w:t>e</w:t>
      </w:r>
      <w:r>
        <w:rPr>
          <w:spacing w:val="-3"/>
        </w:rPr>
        <w:t xml:space="preserve"> </w:t>
      </w:r>
      <w:proofErr w:type="spellStart"/>
      <w:r>
        <w:t>armour</w:t>
      </w:r>
      <w:proofErr w:type="spellEnd"/>
      <w:r>
        <w:rPr>
          <w:spacing w:val="-1"/>
        </w:rPr>
        <w:t xml:space="preserve"> </w:t>
      </w:r>
      <w:r>
        <w:t>all</w:t>
      </w:r>
      <w:r>
        <w:rPr>
          <w:spacing w:val="-2"/>
        </w:rPr>
        <w:t>o</w:t>
      </w:r>
      <w:r>
        <w:rPr>
          <w:spacing w:val="-13"/>
        </w:rPr>
        <w:t>y</w:t>
      </w:r>
      <w:r>
        <w:t>.</w:t>
      </w:r>
      <w:r>
        <w:rPr>
          <w:spacing w:val="23"/>
        </w:rPr>
        <w:t xml:space="preserve"> </w:t>
      </w:r>
      <w:r>
        <w:t>2139- T8</w:t>
      </w:r>
      <w:r>
        <w:rPr>
          <w:spacing w:val="-6"/>
        </w:rPr>
        <w:t xml:space="preserve"> </w:t>
      </w:r>
      <w:r>
        <w:t>is</w:t>
      </w:r>
      <w:r>
        <w:rPr>
          <w:spacing w:val="-4"/>
        </w:rPr>
        <w:t xml:space="preserve"> </w:t>
      </w:r>
      <w:r>
        <w:t>an</w:t>
      </w:r>
      <w:r>
        <w:rPr>
          <w:spacing w:val="-6"/>
        </w:rPr>
        <w:t xml:space="preserve"> </w:t>
      </w:r>
      <w:r>
        <w:t>Al-Cu-Mg-Ag</w:t>
      </w:r>
      <w:r>
        <w:rPr>
          <w:spacing w:val="-15"/>
        </w:rPr>
        <w:t xml:space="preserve"> </w:t>
      </w:r>
      <w:r>
        <w:t>based</w:t>
      </w:r>
      <w:r>
        <w:rPr>
          <w:spacing w:val="-9"/>
        </w:rPr>
        <w:t xml:space="preserve"> </w:t>
      </w:r>
      <w:r>
        <w:t>all</w:t>
      </w:r>
      <w:r>
        <w:rPr>
          <w:spacing w:val="-2"/>
        </w:rPr>
        <w:t>o</w:t>
      </w:r>
      <w:r>
        <w:t>y</w:t>
      </w:r>
      <w:r>
        <w:rPr>
          <w:spacing w:val="-7"/>
        </w:rPr>
        <w:t xml:space="preserve"> </w:t>
      </w:r>
      <w:r>
        <w:t>whose</w:t>
      </w:r>
      <w:r>
        <w:rPr>
          <w:spacing w:val="-9"/>
        </w:rPr>
        <w:t xml:space="preserve"> </w:t>
      </w:r>
      <w:r>
        <w:t>composition</w:t>
      </w:r>
      <w:r>
        <w:rPr>
          <w:spacing w:val="-13"/>
        </w:rPr>
        <w:t xml:space="preserve"> </w:t>
      </w:r>
      <w:r>
        <w:t>leads</w:t>
      </w:r>
      <w:r>
        <w:rPr>
          <w:spacing w:val="-8"/>
        </w:rPr>
        <w:t xml:space="preserve"> </w:t>
      </w:r>
      <w:r>
        <w:t>to the</w:t>
      </w:r>
      <w:r>
        <w:rPr>
          <w:spacing w:val="-2"/>
        </w:rPr>
        <w:t xml:space="preserve"> </w:t>
      </w:r>
      <w:r>
        <w:t>preferential</w:t>
      </w:r>
      <w:r>
        <w:rPr>
          <w:spacing w:val="-9"/>
        </w:rPr>
        <w:t xml:space="preserve"> </w:t>
      </w:r>
      <w:r>
        <w:t>formation</w:t>
      </w:r>
      <w:r>
        <w:rPr>
          <w:spacing w:val="-8"/>
        </w:rPr>
        <w:t xml:space="preserve"> </w:t>
      </w:r>
      <w:r>
        <w:t>of</w:t>
      </w:r>
      <w:r>
        <w:rPr>
          <w:spacing w:val="-2"/>
        </w:rPr>
        <w:t xml:space="preserve"> </w:t>
      </w:r>
      <w:r>
        <w:t>the</w:t>
      </w:r>
      <w:r>
        <w:rPr>
          <w:spacing w:val="-2"/>
        </w:rPr>
        <w:t xml:space="preserve"> </w:t>
      </w:r>
      <w:r>
        <w:t>stable</w:t>
      </w:r>
      <w:r>
        <w:rPr>
          <w:spacing w:val="-5"/>
        </w:rPr>
        <w:t xml:space="preserve"> </w:t>
      </w:r>
      <w:r>
        <w:t>Ω</w:t>
      </w:r>
      <w:r>
        <w:rPr>
          <w:spacing w:val="-6"/>
        </w:rPr>
        <w:t xml:space="preserve"> </w:t>
      </w:r>
      <w:r>
        <w:t>phase</w:t>
      </w:r>
      <w:r>
        <w:rPr>
          <w:spacing w:val="-5"/>
        </w:rPr>
        <w:t xml:space="preserve"> </w:t>
      </w:r>
      <w:r>
        <w:t>[13,</w:t>
      </w:r>
      <w:r>
        <w:rPr>
          <w:spacing w:val="-3"/>
        </w:rPr>
        <w:t xml:space="preserve"> </w:t>
      </w:r>
      <w:r>
        <w:t>14,</w:t>
      </w:r>
      <w:r>
        <w:rPr>
          <w:spacing w:val="-3"/>
        </w:rPr>
        <w:t xml:space="preserve"> </w:t>
      </w:r>
      <w:proofErr w:type="gramStart"/>
      <w:r>
        <w:t>15</w:t>
      </w:r>
      <w:proofErr w:type="gramEnd"/>
      <w:r>
        <w:t>]:</w:t>
      </w:r>
    </w:p>
    <w:p w:rsidR="00731615" w:rsidRDefault="00EE1D9C">
      <w:pPr>
        <w:spacing w:before="71"/>
        <w:ind w:left="1547" w:right="1444"/>
        <w:jc w:val="center"/>
        <w:rPr>
          <w:rFonts w:ascii="Meiryo" w:eastAsia="Meiryo" w:hAnsi="Meiryo" w:cs="Meiryo"/>
          <w:sz w:val="14"/>
          <w:szCs w:val="14"/>
        </w:rPr>
      </w:pPr>
      <w:r>
        <w:t>SSSS</w:t>
      </w:r>
      <w:r>
        <w:rPr>
          <w:spacing w:val="1"/>
        </w:rPr>
        <w:t xml:space="preserve"> </w:t>
      </w:r>
      <w:r>
        <w:rPr>
          <w:rFonts w:ascii="Meiryo" w:eastAsia="Meiryo" w:hAnsi="Meiryo" w:cs="Meiryo"/>
        </w:rPr>
        <w:t>→</w:t>
      </w:r>
      <w:r>
        <w:rPr>
          <w:rFonts w:ascii="Meiryo" w:eastAsia="Meiryo" w:hAnsi="Meiryo" w:cs="Meiryo"/>
          <w:spacing w:val="-20"/>
        </w:rPr>
        <w:t xml:space="preserve"> </w:t>
      </w:r>
      <w:r>
        <w:t>GPZ</w:t>
      </w:r>
      <w:r>
        <w:rPr>
          <w:spacing w:val="1"/>
        </w:rPr>
        <w:t xml:space="preserve"> </w:t>
      </w:r>
      <w:r>
        <w:rPr>
          <w:rFonts w:ascii="Meiryo" w:eastAsia="Meiryo" w:hAnsi="Meiryo" w:cs="Meiryo"/>
        </w:rPr>
        <w:t>→</w:t>
      </w:r>
      <w:r>
        <w:rPr>
          <w:rFonts w:ascii="Meiryo" w:eastAsia="Meiryo" w:hAnsi="Meiryo" w:cs="Meiryo"/>
          <w:spacing w:val="-20"/>
        </w:rPr>
        <w:t xml:space="preserve"> </w:t>
      </w:r>
      <w:r>
        <w:rPr>
          <w:spacing w:val="3"/>
          <w:w w:val="91"/>
        </w:rPr>
        <w:t>θ</w:t>
      </w:r>
      <w:r w:rsidR="00247138">
        <w:rPr>
          <w:spacing w:val="3"/>
          <w:w w:val="91"/>
        </w:rPr>
        <w:t>”</w:t>
      </w:r>
      <w:r>
        <w:rPr>
          <w:rFonts w:ascii="Meiryo" w:eastAsia="Meiryo" w:hAnsi="Meiryo" w:cs="Meiryo"/>
          <w:spacing w:val="18"/>
          <w:position w:val="8"/>
          <w:sz w:val="14"/>
          <w:szCs w:val="14"/>
        </w:rPr>
        <w:t xml:space="preserve"> </w:t>
      </w:r>
      <w:r>
        <w:rPr>
          <w:rFonts w:ascii="Meiryo" w:eastAsia="Meiryo" w:hAnsi="Meiryo" w:cs="Meiryo"/>
        </w:rPr>
        <w:t>→</w:t>
      </w:r>
      <w:r>
        <w:rPr>
          <w:rFonts w:ascii="Meiryo" w:eastAsia="Meiryo" w:hAnsi="Meiryo" w:cs="Meiryo"/>
          <w:spacing w:val="-20"/>
        </w:rPr>
        <w:t xml:space="preserve"> </w:t>
      </w:r>
      <w:r>
        <w:rPr>
          <w:spacing w:val="3"/>
          <w:w w:val="91"/>
        </w:rPr>
        <w:t>θ</w:t>
      </w:r>
      <w:r w:rsidR="00247138">
        <w:rPr>
          <w:spacing w:val="3"/>
          <w:w w:val="91"/>
        </w:rPr>
        <w:t>’</w:t>
      </w:r>
    </w:p>
    <w:p w:rsidR="00731615" w:rsidRDefault="00EE1D9C">
      <w:pPr>
        <w:spacing w:line="280" w:lineRule="exact"/>
        <w:ind w:left="2045" w:right="2614"/>
        <w:jc w:val="center"/>
      </w:pPr>
      <w:r>
        <w:rPr>
          <w:rFonts w:ascii="Meiryo" w:eastAsia="Meiryo" w:hAnsi="Meiryo" w:cs="Meiryo"/>
          <w:position w:val="3"/>
        </w:rPr>
        <w:t>→</w:t>
      </w:r>
      <w:r>
        <w:rPr>
          <w:rFonts w:ascii="Meiryo" w:eastAsia="Meiryo" w:hAnsi="Meiryo" w:cs="Meiryo"/>
          <w:spacing w:val="-20"/>
          <w:position w:val="3"/>
        </w:rPr>
        <w:t xml:space="preserve"> </w:t>
      </w:r>
      <w:r>
        <w:rPr>
          <w:w w:val="96"/>
          <w:position w:val="3"/>
        </w:rPr>
        <w:t>Ω</w:t>
      </w:r>
    </w:p>
    <w:p w:rsidR="00731615" w:rsidRDefault="00731615">
      <w:pPr>
        <w:spacing w:before="6" w:line="140" w:lineRule="exact"/>
        <w:rPr>
          <w:sz w:val="14"/>
          <w:szCs w:val="14"/>
        </w:rPr>
      </w:pPr>
    </w:p>
    <w:p w:rsidR="00731615" w:rsidRDefault="00EE1D9C">
      <w:pPr>
        <w:spacing w:line="249" w:lineRule="auto"/>
        <w:ind w:left="112" w:right="-34"/>
        <w:jc w:val="both"/>
      </w:pPr>
      <w:r>
        <w:t>The</w:t>
      </w:r>
      <w:r>
        <w:rPr>
          <w:spacing w:val="-3"/>
        </w:rPr>
        <w:t xml:space="preserve"> </w:t>
      </w:r>
      <w:r>
        <w:t>Ω</w:t>
      </w:r>
      <w:r>
        <w:rPr>
          <w:spacing w:val="-6"/>
        </w:rPr>
        <w:t xml:space="preserve"> </w:t>
      </w:r>
      <w:r>
        <w:t>phase</w:t>
      </w:r>
      <w:r>
        <w:rPr>
          <w:spacing w:val="-5"/>
        </w:rPr>
        <w:t xml:space="preserve"> </w:t>
      </w:r>
      <w:r>
        <w:t>forms</w:t>
      </w:r>
      <w:r>
        <w:rPr>
          <w:spacing w:val="-5"/>
        </w:rPr>
        <w:t xml:space="preserve"> </w:t>
      </w:r>
      <w:r>
        <w:t>as</w:t>
      </w:r>
      <w:r>
        <w:rPr>
          <w:spacing w:val="-2"/>
        </w:rPr>
        <w:t xml:space="preserve"> </w:t>
      </w:r>
      <w:r>
        <w:rPr>
          <w:spacing w:val="-3"/>
        </w:rPr>
        <w:t>e</w:t>
      </w:r>
      <w:r>
        <w:t>xtremely</w:t>
      </w:r>
      <w:r>
        <w:rPr>
          <w:spacing w:val="-8"/>
        </w:rPr>
        <w:t xml:space="preserve"> </w:t>
      </w:r>
      <w:r>
        <w:t>fine,</w:t>
      </w:r>
      <w:r>
        <w:rPr>
          <w:spacing w:val="-14"/>
        </w:rPr>
        <w:t xml:space="preserve"> </w:t>
      </w:r>
      <w:r>
        <w:t>h</w:t>
      </w:r>
      <w:r>
        <w:rPr>
          <w:spacing w:val="-3"/>
        </w:rPr>
        <w:t>e</w:t>
      </w:r>
      <w:r>
        <w:t>xagonal</w:t>
      </w:r>
      <w:r>
        <w:rPr>
          <w:spacing w:val="-8"/>
        </w:rPr>
        <w:t xml:space="preserve"> </w:t>
      </w:r>
      <w:r>
        <w:t>plate-li</w:t>
      </w:r>
      <w:r>
        <w:rPr>
          <w:spacing w:val="-2"/>
        </w:rPr>
        <w:t>k</w:t>
      </w:r>
      <w:r>
        <w:t>e</w:t>
      </w:r>
      <w:r>
        <w:rPr>
          <w:spacing w:val="-8"/>
        </w:rPr>
        <w:t xml:space="preserve"> </w:t>
      </w:r>
      <w:r>
        <w:t xml:space="preserve">pre- </w:t>
      </w:r>
      <w:proofErr w:type="spellStart"/>
      <w:r>
        <w:t>cipitates</w:t>
      </w:r>
      <w:proofErr w:type="spellEnd"/>
      <w:r>
        <w:rPr>
          <w:spacing w:val="-13"/>
        </w:rPr>
        <w:t xml:space="preserve"> </w:t>
      </w:r>
      <w:r>
        <w:t>oriented</w:t>
      </w:r>
      <w:r>
        <w:rPr>
          <w:spacing w:val="-13"/>
        </w:rPr>
        <w:t xml:space="preserve"> </w:t>
      </w:r>
      <w:r>
        <w:t>along</w:t>
      </w:r>
      <w:r>
        <w:rPr>
          <w:spacing w:val="-10"/>
        </w:rPr>
        <w:t xml:space="preserve"> </w:t>
      </w:r>
      <w:r>
        <w:t>the</w:t>
      </w:r>
      <w:r>
        <w:rPr>
          <w:spacing w:val="-8"/>
        </w:rPr>
        <w:t xml:space="preserve"> </w:t>
      </w:r>
      <w:r>
        <w:t>natural</w:t>
      </w:r>
      <w:r>
        <w:rPr>
          <w:spacing w:val="-12"/>
        </w:rPr>
        <w:t xml:space="preserve"> </w:t>
      </w:r>
      <w:r>
        <w:t>slip</w:t>
      </w:r>
      <w:r>
        <w:rPr>
          <w:spacing w:val="-9"/>
        </w:rPr>
        <w:t xml:space="preserve"> </w:t>
      </w:r>
      <w:r>
        <w:t>planes</w:t>
      </w:r>
      <w:r>
        <w:rPr>
          <w:spacing w:val="-11"/>
        </w:rPr>
        <w:t xml:space="preserve"> </w:t>
      </w:r>
      <w:r>
        <w:t>of</w:t>
      </w:r>
      <w:r>
        <w:rPr>
          <w:spacing w:val="-8"/>
        </w:rPr>
        <w:t xml:space="preserve"> </w:t>
      </w:r>
      <w:r>
        <w:t>the</w:t>
      </w:r>
      <w:r>
        <w:rPr>
          <w:spacing w:val="-8"/>
        </w:rPr>
        <w:t xml:space="preserve"> </w:t>
      </w:r>
      <w:proofErr w:type="spellStart"/>
      <w:r>
        <w:t>aluminium</w:t>
      </w:r>
      <w:proofErr w:type="spellEnd"/>
    </w:p>
    <w:p w:rsidR="00731615" w:rsidRDefault="00EE1D9C">
      <w:pPr>
        <w:spacing w:line="260" w:lineRule="exact"/>
        <w:ind w:left="112" w:right="-38"/>
        <w:jc w:val="both"/>
      </w:pPr>
      <w:proofErr w:type="gramStart"/>
      <w:r>
        <w:rPr>
          <w:position w:val="2"/>
        </w:rPr>
        <w:t>crystal</w:t>
      </w:r>
      <w:proofErr w:type="gramEnd"/>
      <w:r>
        <w:rPr>
          <w:spacing w:val="16"/>
          <w:position w:val="2"/>
        </w:rPr>
        <w:t xml:space="preserve"> </w:t>
      </w:r>
      <w:r>
        <w:rPr>
          <w:position w:val="2"/>
        </w:rPr>
        <w:t>structure,</w:t>
      </w:r>
      <w:r>
        <w:rPr>
          <w:spacing w:val="20"/>
          <w:position w:val="2"/>
        </w:rPr>
        <w:t xml:space="preserve"> </w:t>
      </w:r>
      <w:r>
        <w:rPr>
          <w:rFonts w:ascii="Meiryo" w:eastAsia="Meiryo" w:hAnsi="Meiryo" w:cs="Meiryo"/>
          <w:w w:val="54"/>
          <w:position w:val="2"/>
        </w:rPr>
        <w:t>{</w:t>
      </w:r>
      <w:r>
        <w:rPr>
          <w:w w:val="99"/>
          <w:position w:val="2"/>
        </w:rPr>
        <w:t>111</w:t>
      </w:r>
      <w:r>
        <w:rPr>
          <w:rFonts w:ascii="Meiryo" w:eastAsia="Meiryo" w:hAnsi="Meiryo" w:cs="Meiryo"/>
          <w:w w:val="54"/>
          <w:position w:val="2"/>
        </w:rPr>
        <w:t>}</w:t>
      </w:r>
      <w:r>
        <w:rPr>
          <w:w w:val="112"/>
          <w:position w:val="-2"/>
          <w:sz w:val="14"/>
          <w:szCs w:val="14"/>
        </w:rPr>
        <w:t>α</w:t>
      </w:r>
      <w:r>
        <w:rPr>
          <w:spacing w:val="-25"/>
          <w:position w:val="-2"/>
          <w:sz w:val="14"/>
          <w:szCs w:val="14"/>
        </w:rPr>
        <w:t xml:space="preserve"> </w:t>
      </w:r>
      <w:r>
        <w:rPr>
          <w:position w:val="2"/>
        </w:rPr>
        <w:t>;</w:t>
      </w:r>
      <w:r>
        <w:rPr>
          <w:spacing w:val="31"/>
          <w:position w:val="2"/>
        </w:rPr>
        <w:t xml:space="preserve"> </w:t>
      </w:r>
      <w:r>
        <w:rPr>
          <w:position w:val="2"/>
        </w:rPr>
        <w:t>precipitate</w:t>
      </w:r>
      <w:r>
        <w:rPr>
          <w:spacing w:val="13"/>
          <w:position w:val="2"/>
        </w:rPr>
        <w:t xml:space="preserve"> </w:t>
      </w:r>
      <w:r>
        <w:rPr>
          <w:position w:val="2"/>
        </w:rPr>
        <w:t>spacing</w:t>
      </w:r>
      <w:r>
        <w:rPr>
          <w:spacing w:val="15"/>
          <w:position w:val="2"/>
        </w:rPr>
        <w:t xml:space="preserve"> </w:t>
      </w:r>
      <w:r>
        <w:rPr>
          <w:position w:val="2"/>
        </w:rPr>
        <w:t>in</w:t>
      </w:r>
      <w:r>
        <w:rPr>
          <w:spacing w:val="19"/>
          <w:position w:val="2"/>
        </w:rPr>
        <w:t xml:space="preserve"> </w:t>
      </w:r>
      <w:r>
        <w:rPr>
          <w:position w:val="2"/>
        </w:rPr>
        <w:t>the</w:t>
      </w:r>
      <w:r>
        <w:rPr>
          <w:spacing w:val="19"/>
          <w:position w:val="2"/>
        </w:rPr>
        <w:t xml:space="preserve"> </w:t>
      </w:r>
      <w:r>
        <w:rPr>
          <w:position w:val="2"/>
        </w:rPr>
        <w:t>T8</w:t>
      </w:r>
      <w:r>
        <w:rPr>
          <w:spacing w:val="19"/>
          <w:position w:val="2"/>
        </w:rPr>
        <w:t xml:space="preserve"> </w:t>
      </w:r>
      <w:proofErr w:type="spellStart"/>
      <w:r>
        <w:rPr>
          <w:position w:val="2"/>
        </w:rPr>
        <w:t>condi</w:t>
      </w:r>
      <w:proofErr w:type="spellEnd"/>
      <w:r>
        <w:rPr>
          <w:position w:val="2"/>
        </w:rPr>
        <w:t>-</w:t>
      </w:r>
    </w:p>
    <w:p w:rsidR="00731615" w:rsidRDefault="00EE1D9C">
      <w:pPr>
        <w:spacing w:line="200" w:lineRule="exact"/>
        <w:ind w:left="112" w:right="-34"/>
        <w:jc w:val="both"/>
      </w:pPr>
      <w:proofErr w:type="spellStart"/>
      <w:proofErr w:type="gramStart"/>
      <w:r>
        <w:t>tion</w:t>
      </w:r>
      <w:proofErr w:type="spellEnd"/>
      <w:proofErr w:type="gramEnd"/>
      <w:r>
        <w:rPr>
          <w:spacing w:val="-5"/>
        </w:rPr>
        <w:t xml:space="preserve"> </w:t>
      </w:r>
      <w:r>
        <w:t>is</w:t>
      </w:r>
      <w:r>
        <w:rPr>
          <w:spacing w:val="-3"/>
        </w:rPr>
        <w:t xml:space="preserve"> </w:t>
      </w:r>
      <w:r>
        <w:t>of</w:t>
      </w:r>
      <w:r>
        <w:rPr>
          <w:spacing w:val="-4"/>
        </w:rPr>
        <w:t xml:space="preserve"> </w:t>
      </w:r>
      <w:r>
        <w:t>the</w:t>
      </w:r>
      <w:r>
        <w:rPr>
          <w:spacing w:val="-4"/>
        </w:rPr>
        <w:t xml:space="preserve"> </w:t>
      </w:r>
      <w:r>
        <w:t>order</w:t>
      </w:r>
      <w:r>
        <w:rPr>
          <w:spacing w:val="-6"/>
        </w:rPr>
        <w:t xml:space="preserve"> </w:t>
      </w:r>
      <w:r>
        <w:t>10</w:t>
      </w:r>
      <w:r>
        <w:rPr>
          <w:position w:val="7"/>
          <w:sz w:val="14"/>
          <w:szCs w:val="14"/>
        </w:rPr>
        <w:t>1</w:t>
      </w:r>
      <w:r>
        <w:rPr>
          <w:spacing w:val="20"/>
          <w:position w:val="7"/>
          <w:sz w:val="14"/>
          <w:szCs w:val="14"/>
        </w:rPr>
        <w:t xml:space="preserve"> </w:t>
      </w:r>
      <w:r>
        <w:t>nm.</w:t>
      </w:r>
      <w:r>
        <w:rPr>
          <w:spacing w:val="8"/>
        </w:rPr>
        <w:t xml:space="preserve"> </w:t>
      </w:r>
      <w:r>
        <w:t>Whilst</w:t>
      </w:r>
      <w:r>
        <w:rPr>
          <w:spacing w:val="-7"/>
        </w:rPr>
        <w:t xml:space="preserve"> </w:t>
      </w:r>
      <w:r>
        <w:t>this</w:t>
      </w:r>
      <w:r>
        <w:rPr>
          <w:spacing w:val="-5"/>
        </w:rPr>
        <w:t xml:space="preserve"> </w:t>
      </w:r>
      <w:r>
        <w:t>all</w:t>
      </w:r>
      <w:r>
        <w:rPr>
          <w:spacing w:val="-2"/>
        </w:rPr>
        <w:t>o</w:t>
      </w:r>
      <w:r>
        <w:t>y</w:t>
      </w:r>
      <w:r>
        <w:rPr>
          <w:spacing w:val="-6"/>
        </w:rPr>
        <w:t xml:space="preserve"> </w:t>
      </w:r>
      <w:r>
        <w:t>does</w:t>
      </w:r>
      <w:r>
        <w:rPr>
          <w:spacing w:val="-6"/>
        </w:rPr>
        <w:t xml:space="preserve"> </w:t>
      </w:r>
      <w:r>
        <w:t>contain</w:t>
      </w:r>
      <w:r>
        <w:rPr>
          <w:spacing w:val="-8"/>
        </w:rPr>
        <w:t xml:space="preserve"> </w:t>
      </w:r>
      <w:r>
        <w:t>other</w:t>
      </w:r>
    </w:p>
    <w:p w:rsidR="00731615" w:rsidRDefault="00EE1D9C">
      <w:pPr>
        <w:spacing w:before="9" w:line="249" w:lineRule="auto"/>
        <w:ind w:left="112" w:right="-34"/>
        <w:jc w:val="both"/>
      </w:pPr>
      <w:r>
        <w:t>secondary</w:t>
      </w:r>
      <w:r>
        <w:rPr>
          <w:spacing w:val="1"/>
        </w:rPr>
        <w:t xml:space="preserve"> </w:t>
      </w:r>
      <w:r>
        <w:t>phases,</w:t>
      </w:r>
      <w:r>
        <w:rPr>
          <w:spacing w:val="7"/>
        </w:rPr>
        <w:t xml:space="preserve"> </w:t>
      </w:r>
      <w:r>
        <w:t>such</w:t>
      </w:r>
      <w:r>
        <w:rPr>
          <w:spacing w:val="5"/>
        </w:rPr>
        <w:t xml:space="preserve"> </w:t>
      </w:r>
      <w:r>
        <w:t>as</w:t>
      </w:r>
      <w:r>
        <w:rPr>
          <w:spacing w:val="7"/>
        </w:rPr>
        <w:t xml:space="preserve"> </w:t>
      </w:r>
      <w:r>
        <w:t>man</w:t>
      </w:r>
      <w:r>
        <w:rPr>
          <w:spacing w:val="-1"/>
        </w:rPr>
        <w:t>g</w:t>
      </w:r>
      <w:r>
        <w:t>anese and</w:t>
      </w:r>
      <w:r>
        <w:rPr>
          <w:spacing w:val="6"/>
        </w:rPr>
        <w:t xml:space="preserve"> </w:t>
      </w:r>
      <w:r>
        <w:t>zirconium</w:t>
      </w:r>
      <w:r>
        <w:rPr>
          <w:spacing w:val="1"/>
        </w:rPr>
        <w:t xml:space="preserve"> </w:t>
      </w:r>
      <w:r>
        <w:t xml:space="preserve">contain- </w:t>
      </w:r>
      <w:proofErr w:type="spellStart"/>
      <w:r>
        <w:t>ing</w:t>
      </w:r>
      <w:proofErr w:type="spellEnd"/>
      <w:r>
        <w:rPr>
          <w:spacing w:val="-5"/>
        </w:rPr>
        <w:t xml:space="preserve"> </w:t>
      </w:r>
      <w:r>
        <w:t>particles,</w:t>
      </w:r>
      <w:r>
        <w:rPr>
          <w:spacing w:val="-9"/>
        </w:rPr>
        <w:t xml:space="preserve"> </w:t>
      </w:r>
      <w:r>
        <w:t>it</w:t>
      </w:r>
      <w:r>
        <w:rPr>
          <w:spacing w:val="-3"/>
        </w:rPr>
        <w:t xml:space="preserve"> </w:t>
      </w:r>
      <w:r>
        <w:t>is</w:t>
      </w:r>
      <w:r>
        <w:rPr>
          <w:spacing w:val="-3"/>
        </w:rPr>
        <w:t xml:space="preserve"> </w:t>
      </w:r>
      <w:r>
        <w:t>widely</w:t>
      </w:r>
      <w:r>
        <w:rPr>
          <w:spacing w:val="-7"/>
        </w:rPr>
        <w:t xml:space="preserve"> </w:t>
      </w:r>
      <w:r>
        <w:t>accepted</w:t>
      </w:r>
      <w:r>
        <w:rPr>
          <w:spacing w:val="-9"/>
        </w:rPr>
        <w:t xml:space="preserve"> </w:t>
      </w:r>
      <w:r>
        <w:t>that</w:t>
      </w:r>
      <w:r>
        <w:rPr>
          <w:spacing w:val="-5"/>
        </w:rPr>
        <w:t xml:space="preserve"> </w:t>
      </w:r>
      <w:r>
        <w:t>Ω</w:t>
      </w:r>
      <w:r>
        <w:rPr>
          <w:spacing w:val="-8"/>
        </w:rPr>
        <w:t xml:space="preserve"> </w:t>
      </w:r>
      <w:r>
        <w:t>is</w:t>
      </w:r>
      <w:r>
        <w:rPr>
          <w:spacing w:val="-3"/>
        </w:rPr>
        <w:t xml:space="preserve"> </w:t>
      </w:r>
      <w:r>
        <w:t>the</w:t>
      </w:r>
      <w:r>
        <w:rPr>
          <w:spacing w:val="-4"/>
        </w:rPr>
        <w:t xml:space="preserve"> </w:t>
      </w:r>
      <w:r>
        <w:t>dominant</w:t>
      </w:r>
      <w:r>
        <w:rPr>
          <w:spacing w:val="-10"/>
        </w:rPr>
        <w:t xml:space="preserve"> </w:t>
      </w:r>
      <w:r>
        <w:t>phase in</w:t>
      </w:r>
      <w:r>
        <w:rPr>
          <w:spacing w:val="4"/>
        </w:rPr>
        <w:t xml:space="preserve"> </w:t>
      </w:r>
      <w:r>
        <w:t>the</w:t>
      </w:r>
      <w:r>
        <w:rPr>
          <w:spacing w:val="4"/>
        </w:rPr>
        <w:t xml:space="preserve"> </w:t>
      </w:r>
      <w:r>
        <w:t>T8</w:t>
      </w:r>
      <w:r>
        <w:rPr>
          <w:spacing w:val="4"/>
        </w:rPr>
        <w:t xml:space="preserve"> </w:t>
      </w:r>
      <w:r>
        <w:t>condition</w:t>
      </w:r>
      <w:r>
        <w:rPr>
          <w:spacing w:val="-2"/>
        </w:rPr>
        <w:t xml:space="preserve"> </w:t>
      </w:r>
      <w:r>
        <w:t>and,</w:t>
      </w:r>
      <w:r>
        <w:rPr>
          <w:spacing w:val="5"/>
        </w:rPr>
        <w:t xml:space="preserve"> </w:t>
      </w:r>
      <w:r>
        <w:t>therefore,</w:t>
      </w:r>
      <w:r>
        <w:rPr>
          <w:spacing w:val="-1"/>
        </w:rPr>
        <w:t xml:space="preserve"> </w:t>
      </w:r>
      <w:r>
        <w:t>precipitation</w:t>
      </w:r>
      <w:r>
        <w:rPr>
          <w:spacing w:val="-4"/>
        </w:rPr>
        <w:t xml:space="preserve"> </w:t>
      </w:r>
      <w:r>
        <w:t>hardening</w:t>
      </w:r>
      <w:r>
        <w:rPr>
          <w:spacing w:val="-2"/>
        </w:rPr>
        <w:t xml:space="preserve"> </w:t>
      </w:r>
      <w:r>
        <w:t>due to</w:t>
      </w:r>
      <w:r>
        <w:rPr>
          <w:spacing w:val="9"/>
        </w:rPr>
        <w:t xml:space="preserve"> </w:t>
      </w:r>
      <w:r>
        <w:t>the</w:t>
      </w:r>
      <w:r>
        <w:rPr>
          <w:spacing w:val="8"/>
        </w:rPr>
        <w:t xml:space="preserve"> </w:t>
      </w:r>
      <w:r>
        <w:t>Ω</w:t>
      </w:r>
      <w:r>
        <w:rPr>
          <w:spacing w:val="5"/>
        </w:rPr>
        <w:t xml:space="preserve"> </w:t>
      </w:r>
      <w:r>
        <w:t>phase</w:t>
      </w:r>
      <w:r>
        <w:rPr>
          <w:spacing w:val="6"/>
        </w:rPr>
        <w:t xml:space="preserve"> </w:t>
      </w:r>
      <w:r>
        <w:t>is</w:t>
      </w:r>
      <w:r>
        <w:rPr>
          <w:spacing w:val="10"/>
        </w:rPr>
        <w:t xml:space="preserve"> </w:t>
      </w:r>
      <w:r>
        <w:t>the</w:t>
      </w:r>
      <w:r>
        <w:rPr>
          <w:spacing w:val="8"/>
        </w:rPr>
        <w:t xml:space="preserve"> </w:t>
      </w:r>
      <w:r>
        <w:t>major</w:t>
      </w:r>
      <w:r>
        <w:rPr>
          <w:spacing w:val="6"/>
        </w:rPr>
        <w:t xml:space="preserve"> </w:t>
      </w:r>
      <w:r>
        <w:t>strengthening mechanism</w:t>
      </w:r>
      <w:r>
        <w:rPr>
          <w:spacing w:val="2"/>
        </w:rPr>
        <w:t xml:space="preserve"> </w:t>
      </w:r>
      <w:r>
        <w:t>to</w:t>
      </w:r>
      <w:r>
        <w:rPr>
          <w:spacing w:val="9"/>
        </w:rPr>
        <w:t xml:space="preserve"> </w:t>
      </w:r>
      <w:r>
        <w:t>the all</w:t>
      </w:r>
      <w:r>
        <w:rPr>
          <w:spacing w:val="-2"/>
        </w:rPr>
        <w:t>o</w:t>
      </w:r>
      <w:r>
        <w:rPr>
          <w:spacing w:val="-13"/>
        </w:rPr>
        <w:t>y</w:t>
      </w:r>
      <w:r>
        <w:t xml:space="preserve">. </w:t>
      </w:r>
      <w:r>
        <w:rPr>
          <w:spacing w:val="14"/>
        </w:rPr>
        <w:t xml:space="preserve"> </w:t>
      </w:r>
      <w:r>
        <w:t>Hence,</w:t>
      </w:r>
      <w:r>
        <w:rPr>
          <w:spacing w:val="9"/>
        </w:rPr>
        <w:t xml:space="preserve"> </w:t>
      </w:r>
      <w:r>
        <w:t>the</w:t>
      </w:r>
      <w:r>
        <w:rPr>
          <w:spacing w:val="7"/>
        </w:rPr>
        <w:t xml:space="preserve"> </w:t>
      </w:r>
      <w:r>
        <w:t>mechanical properties</w:t>
      </w:r>
      <w:r>
        <w:rPr>
          <w:spacing w:val="1"/>
        </w:rPr>
        <w:t xml:space="preserve"> </w:t>
      </w:r>
      <w:r>
        <w:t>of</w:t>
      </w:r>
      <w:r>
        <w:rPr>
          <w:spacing w:val="7"/>
        </w:rPr>
        <w:t xml:space="preserve"> </w:t>
      </w:r>
      <w:r>
        <w:t>2139-T8</w:t>
      </w:r>
      <w:r>
        <w:rPr>
          <w:spacing w:val="2"/>
        </w:rPr>
        <w:t xml:space="preserve"> </w:t>
      </w:r>
      <w:r>
        <w:t>are</w:t>
      </w:r>
      <w:r>
        <w:rPr>
          <w:spacing w:val="7"/>
        </w:rPr>
        <w:t xml:space="preserve"> </w:t>
      </w:r>
      <w:proofErr w:type="spellStart"/>
      <w:r>
        <w:t>sen</w:t>
      </w:r>
      <w:proofErr w:type="spellEnd"/>
      <w:r>
        <w:t xml:space="preserve">- </w:t>
      </w:r>
      <w:proofErr w:type="spellStart"/>
      <w:r>
        <w:t>sit</w:t>
      </w:r>
      <w:r>
        <w:rPr>
          <w:spacing w:val="-5"/>
        </w:rPr>
        <w:t>i</w:t>
      </w:r>
      <w:r>
        <w:rPr>
          <w:spacing w:val="-3"/>
        </w:rPr>
        <w:t>v</w:t>
      </w:r>
      <w:r>
        <w:t>e</w:t>
      </w:r>
      <w:proofErr w:type="spellEnd"/>
      <w:r>
        <w:t xml:space="preserve"> to</w:t>
      </w:r>
      <w:r>
        <w:rPr>
          <w:spacing w:val="3"/>
        </w:rPr>
        <w:t xml:space="preserve"> </w:t>
      </w:r>
      <w:r>
        <w:rPr>
          <w:spacing w:val="-5"/>
        </w:rPr>
        <w:t>v</w:t>
      </w:r>
      <w:r>
        <w:t>ariation,</w:t>
      </w:r>
      <w:r>
        <w:rPr>
          <w:spacing w:val="3"/>
        </w:rPr>
        <w:t xml:space="preserve"> </w:t>
      </w:r>
      <w:r>
        <w:t>in</w:t>
      </w:r>
      <w:r>
        <w:rPr>
          <w:spacing w:val="3"/>
        </w:rPr>
        <w:t xml:space="preserve"> </w:t>
      </w:r>
      <w:r>
        <w:t>terms of</w:t>
      </w:r>
      <w:r>
        <w:rPr>
          <w:spacing w:val="3"/>
        </w:rPr>
        <w:t xml:space="preserve"> </w:t>
      </w:r>
      <w:r>
        <w:t>size</w:t>
      </w:r>
      <w:r>
        <w:rPr>
          <w:spacing w:val="1"/>
        </w:rPr>
        <w:t xml:space="preserve"> </w:t>
      </w:r>
      <w:r>
        <w:t>and</w:t>
      </w:r>
      <w:r>
        <w:rPr>
          <w:spacing w:val="2"/>
        </w:rPr>
        <w:t xml:space="preserve"> </w:t>
      </w:r>
      <w:r>
        <w:t>distri</w:t>
      </w:r>
      <w:r>
        <w:rPr>
          <w:spacing w:val="-4"/>
        </w:rPr>
        <w:t>b</w:t>
      </w:r>
      <w:r>
        <w:t>ution,</w:t>
      </w:r>
      <w:r>
        <w:rPr>
          <w:spacing w:val="1"/>
        </w:rPr>
        <w:t xml:space="preserve"> </w:t>
      </w:r>
      <w:r>
        <w:t>of</w:t>
      </w:r>
      <w:r>
        <w:rPr>
          <w:spacing w:val="3"/>
        </w:rPr>
        <w:t xml:space="preserve"> </w:t>
      </w:r>
      <w:r>
        <w:t>the</w:t>
      </w:r>
      <w:r>
        <w:rPr>
          <w:spacing w:val="2"/>
        </w:rPr>
        <w:t xml:space="preserve"> </w:t>
      </w:r>
      <w:r>
        <w:t>Ω phase.</w:t>
      </w:r>
      <w:r>
        <w:rPr>
          <w:spacing w:val="26"/>
        </w:rPr>
        <w:t xml:space="preserve"> </w:t>
      </w:r>
      <w:r>
        <w:t>In</w:t>
      </w:r>
      <w:r>
        <w:rPr>
          <w:spacing w:val="4"/>
        </w:rPr>
        <w:t xml:space="preserve"> </w:t>
      </w:r>
      <w:r>
        <w:rPr>
          <w:spacing w:val="-3"/>
        </w:rPr>
        <w:t>P</w:t>
      </w:r>
      <w:r>
        <w:t>art</w:t>
      </w:r>
      <w:r>
        <w:rPr>
          <w:spacing w:val="3"/>
        </w:rPr>
        <w:t xml:space="preserve"> </w:t>
      </w:r>
      <w:r>
        <w:t>II,</w:t>
      </w:r>
      <w:r>
        <w:rPr>
          <w:spacing w:val="4"/>
        </w:rPr>
        <w:t xml:space="preserve"> </w:t>
      </w:r>
      <w:r>
        <w:rPr>
          <w:spacing w:val="-7"/>
        </w:rPr>
        <w:t>T</w:t>
      </w:r>
      <w:r>
        <w:t>ransmission</w:t>
      </w:r>
      <w:r>
        <w:rPr>
          <w:spacing w:val="-5"/>
        </w:rPr>
        <w:t xml:space="preserve"> </w:t>
      </w:r>
      <w:r>
        <w:t>Electron</w:t>
      </w:r>
      <w:r>
        <w:rPr>
          <w:spacing w:val="-1"/>
        </w:rPr>
        <w:t xml:space="preserve"> </w:t>
      </w:r>
      <w:r>
        <w:t>Microsco</w:t>
      </w:r>
      <w:r>
        <w:rPr>
          <w:spacing w:val="-2"/>
        </w:rPr>
        <w:t>p</w:t>
      </w:r>
      <w:r>
        <w:t>y</w:t>
      </w:r>
      <w:r>
        <w:rPr>
          <w:spacing w:val="-4"/>
        </w:rPr>
        <w:t xml:space="preserve"> </w:t>
      </w:r>
      <w:r>
        <w:t>(TEM) is used to</w:t>
      </w:r>
      <w:r>
        <w:rPr>
          <w:spacing w:val="2"/>
        </w:rPr>
        <w:t xml:space="preserve"> </w:t>
      </w:r>
      <w:r>
        <w:rPr>
          <w:spacing w:val="-1"/>
        </w:rPr>
        <w:t>g</w:t>
      </w:r>
      <w:r>
        <w:t>ain</w:t>
      </w:r>
      <w:r>
        <w:rPr>
          <w:spacing w:val="1"/>
        </w:rPr>
        <w:t xml:space="preserve"> </w:t>
      </w:r>
      <w:r>
        <w:t>an</w:t>
      </w:r>
      <w:r>
        <w:rPr>
          <w:spacing w:val="2"/>
        </w:rPr>
        <w:t xml:space="preserve"> </w:t>
      </w:r>
      <w:r>
        <w:t>understanding</w:t>
      </w:r>
      <w:r>
        <w:rPr>
          <w:spacing w:val="-7"/>
        </w:rPr>
        <w:t xml:space="preserve"> </w:t>
      </w:r>
      <w:r>
        <w:t>of</w:t>
      </w:r>
      <w:r>
        <w:rPr>
          <w:spacing w:val="2"/>
        </w:rPr>
        <w:t xml:space="preserve"> </w:t>
      </w:r>
      <w:r>
        <w:t>the</w:t>
      </w:r>
      <w:r>
        <w:rPr>
          <w:spacing w:val="2"/>
        </w:rPr>
        <w:t xml:space="preserve"> </w:t>
      </w:r>
      <w:r>
        <w:rPr>
          <w:spacing w:val="-5"/>
        </w:rPr>
        <w:t>v</w:t>
      </w:r>
      <w:r>
        <w:t>ariation</w:t>
      </w:r>
      <w:r>
        <w:rPr>
          <w:spacing w:val="-3"/>
        </w:rPr>
        <w:t xml:space="preserve"> </w:t>
      </w:r>
      <w:r>
        <w:t>in</w:t>
      </w:r>
      <w:r>
        <w:rPr>
          <w:spacing w:val="2"/>
        </w:rPr>
        <w:t xml:space="preserve"> </w:t>
      </w:r>
      <w:r>
        <w:t>strengthening mechanism</w:t>
      </w:r>
      <w:r>
        <w:rPr>
          <w:spacing w:val="1"/>
        </w:rPr>
        <w:t xml:space="preserve"> </w:t>
      </w:r>
      <w:r>
        <w:t>in</w:t>
      </w:r>
      <w:r>
        <w:rPr>
          <w:spacing w:val="8"/>
        </w:rPr>
        <w:t xml:space="preserve"> </w:t>
      </w:r>
      <w:r>
        <w:t>FSW</w:t>
      </w:r>
      <w:r>
        <w:rPr>
          <w:spacing w:val="6"/>
        </w:rPr>
        <w:t xml:space="preserve"> </w:t>
      </w:r>
      <w:r>
        <w:t>2139-T8</w:t>
      </w:r>
      <w:r>
        <w:rPr>
          <w:spacing w:val="3"/>
        </w:rPr>
        <w:t xml:space="preserve"> </w:t>
      </w:r>
      <w:r>
        <w:t>by</w:t>
      </w:r>
      <w:r>
        <w:rPr>
          <w:spacing w:val="8"/>
        </w:rPr>
        <w:t xml:space="preserve"> </w:t>
      </w:r>
      <w:r>
        <w:t>observing</w:t>
      </w:r>
      <w:r>
        <w:rPr>
          <w:spacing w:val="2"/>
        </w:rPr>
        <w:t xml:space="preserve"> </w:t>
      </w:r>
      <w:r>
        <w:t>the</w:t>
      </w:r>
      <w:r>
        <w:rPr>
          <w:spacing w:val="8"/>
        </w:rPr>
        <w:t xml:space="preserve"> </w:t>
      </w:r>
      <w:r>
        <w:t>effects</w:t>
      </w:r>
      <w:r>
        <w:rPr>
          <w:spacing w:val="-9"/>
        </w:rPr>
        <w:t xml:space="preserve"> </w:t>
      </w:r>
      <w:r>
        <w:t>of</w:t>
      </w:r>
      <w:r>
        <w:rPr>
          <w:spacing w:val="8"/>
        </w:rPr>
        <w:t xml:space="preserve"> </w:t>
      </w:r>
      <w:r>
        <w:t>FSW on</w:t>
      </w:r>
      <w:r>
        <w:rPr>
          <w:spacing w:val="6"/>
        </w:rPr>
        <w:t xml:space="preserve"> </w:t>
      </w:r>
      <w:r>
        <w:t>the</w:t>
      </w:r>
      <w:r>
        <w:rPr>
          <w:spacing w:val="6"/>
        </w:rPr>
        <w:t xml:space="preserve"> </w:t>
      </w:r>
      <w:r>
        <w:t>Ω</w:t>
      </w:r>
      <w:r>
        <w:rPr>
          <w:spacing w:val="2"/>
        </w:rPr>
        <w:t xml:space="preserve"> </w:t>
      </w:r>
      <w:r>
        <w:t>phase</w:t>
      </w:r>
      <w:r>
        <w:rPr>
          <w:spacing w:val="4"/>
        </w:rPr>
        <w:t xml:space="preserve"> </w:t>
      </w:r>
      <w:r>
        <w:t>and</w:t>
      </w:r>
      <w:r>
        <w:rPr>
          <w:spacing w:val="5"/>
        </w:rPr>
        <w:t xml:space="preserve"> </w:t>
      </w:r>
      <w:r>
        <w:t>a</w:t>
      </w:r>
      <w:r>
        <w:rPr>
          <w:spacing w:val="7"/>
        </w:rPr>
        <w:t xml:space="preserve"> </w:t>
      </w:r>
      <w:r>
        <w:t>more</w:t>
      </w:r>
      <w:r>
        <w:rPr>
          <w:spacing w:val="4"/>
        </w:rPr>
        <w:t xml:space="preserve"> </w:t>
      </w:r>
      <w:r>
        <w:t>in</w:t>
      </w:r>
      <w:r>
        <w:rPr>
          <w:spacing w:val="7"/>
        </w:rPr>
        <w:t xml:space="preserve"> </w:t>
      </w:r>
      <w:r>
        <w:t>depth</w:t>
      </w:r>
      <w:r>
        <w:rPr>
          <w:spacing w:val="4"/>
        </w:rPr>
        <w:t xml:space="preserve"> </w:t>
      </w:r>
      <w:r>
        <w:t>discussion shall</w:t>
      </w:r>
      <w:r>
        <w:rPr>
          <w:spacing w:val="5"/>
        </w:rPr>
        <w:t xml:space="preserve"> </w:t>
      </w:r>
      <w:r>
        <w:t>be</w:t>
      </w:r>
      <w:r>
        <w:rPr>
          <w:spacing w:val="6"/>
        </w:rPr>
        <w:t xml:space="preserve"> </w:t>
      </w:r>
      <w:r>
        <w:t>g</w:t>
      </w:r>
      <w:r>
        <w:rPr>
          <w:spacing w:val="-5"/>
        </w:rPr>
        <w:t>i</w:t>
      </w:r>
      <w:r>
        <w:rPr>
          <w:spacing w:val="-3"/>
        </w:rPr>
        <w:t>v</w:t>
      </w:r>
      <w:r>
        <w:t xml:space="preserve">en there. </w:t>
      </w:r>
      <w:r>
        <w:rPr>
          <w:spacing w:val="25"/>
        </w:rPr>
        <w:t xml:space="preserve"> </w:t>
      </w:r>
      <w:r>
        <w:t>Briefl</w:t>
      </w:r>
      <w:r>
        <w:rPr>
          <w:spacing w:val="-13"/>
        </w:rPr>
        <w:t>y</w:t>
      </w:r>
      <w:r>
        <w:t>,</w:t>
      </w:r>
      <w:r>
        <w:rPr>
          <w:spacing w:val="11"/>
        </w:rPr>
        <w:t xml:space="preserve"> </w:t>
      </w:r>
      <w:r>
        <w:t>the</w:t>
      </w:r>
      <w:r>
        <w:rPr>
          <w:spacing w:val="20"/>
        </w:rPr>
        <w:t xml:space="preserve"> </w:t>
      </w:r>
      <w:r>
        <w:t>Ω</w:t>
      </w:r>
      <w:r>
        <w:rPr>
          <w:spacing w:val="16"/>
        </w:rPr>
        <w:t xml:space="preserve"> </w:t>
      </w:r>
      <w:r>
        <w:t>phase</w:t>
      </w:r>
      <w:r>
        <w:rPr>
          <w:spacing w:val="17"/>
        </w:rPr>
        <w:t xml:space="preserve"> </w:t>
      </w:r>
      <w:r>
        <w:t>responds</w:t>
      </w:r>
      <w:r>
        <w:rPr>
          <w:spacing w:val="15"/>
        </w:rPr>
        <w:t xml:space="preserve"> </w:t>
      </w:r>
      <w:r>
        <w:t>to</w:t>
      </w:r>
      <w:r>
        <w:rPr>
          <w:spacing w:val="20"/>
        </w:rPr>
        <w:t xml:space="preserve"> </w:t>
      </w:r>
      <w:r>
        <w:t>the</w:t>
      </w:r>
      <w:r>
        <w:rPr>
          <w:spacing w:val="20"/>
        </w:rPr>
        <w:t xml:space="preserve"> </w:t>
      </w:r>
      <w:r>
        <w:t>local</w:t>
      </w:r>
      <w:r>
        <w:rPr>
          <w:spacing w:val="18"/>
        </w:rPr>
        <w:t xml:space="preserve"> </w:t>
      </w:r>
      <w:r>
        <w:t>thermal</w:t>
      </w:r>
      <w:r>
        <w:rPr>
          <w:spacing w:val="16"/>
        </w:rPr>
        <w:t xml:space="preserve"> </w:t>
      </w:r>
      <w:r>
        <w:rPr>
          <w:spacing w:val="-3"/>
        </w:rPr>
        <w:t>c</w:t>
      </w:r>
      <w:r>
        <w:t xml:space="preserve">y- </w:t>
      </w:r>
      <w:proofErr w:type="spellStart"/>
      <w:r>
        <w:t>cle</w:t>
      </w:r>
      <w:proofErr w:type="spellEnd"/>
      <w:r>
        <w:rPr>
          <w:spacing w:val="-6"/>
        </w:rPr>
        <w:t xml:space="preserve"> </w:t>
      </w:r>
      <w:r>
        <w:rPr>
          <w:spacing w:val="-3"/>
        </w:rPr>
        <w:t>e</w:t>
      </w:r>
      <w:r>
        <w:t>xperienced</w:t>
      </w:r>
      <w:r>
        <w:rPr>
          <w:spacing w:val="-14"/>
        </w:rPr>
        <w:t xml:space="preserve"> </w:t>
      </w:r>
      <w:r>
        <w:t>during</w:t>
      </w:r>
      <w:r>
        <w:rPr>
          <w:spacing w:val="-9"/>
        </w:rPr>
        <w:t xml:space="preserve"> </w:t>
      </w:r>
      <w:r>
        <w:t>FS</w:t>
      </w:r>
      <w:r>
        <w:rPr>
          <w:spacing w:val="-18"/>
        </w:rPr>
        <w:t>W</w:t>
      </w:r>
      <w:r>
        <w:t>.</w:t>
      </w:r>
      <w:r>
        <w:rPr>
          <w:spacing w:val="-9"/>
        </w:rPr>
        <w:t xml:space="preserve"> </w:t>
      </w:r>
      <w:r>
        <w:t>Heat</w:t>
      </w:r>
      <w:r>
        <w:rPr>
          <w:spacing w:val="-8"/>
        </w:rPr>
        <w:t xml:space="preserve"> </w:t>
      </w:r>
      <w:r>
        <w:t>input</w:t>
      </w:r>
      <w:r>
        <w:rPr>
          <w:spacing w:val="-8"/>
        </w:rPr>
        <w:t xml:space="preserve"> </w:t>
      </w:r>
      <w:r>
        <w:t>during</w:t>
      </w:r>
      <w:r>
        <w:rPr>
          <w:spacing w:val="-9"/>
        </w:rPr>
        <w:t xml:space="preserve"> </w:t>
      </w:r>
      <w:r>
        <w:t>processing</w:t>
      </w:r>
      <w:r>
        <w:rPr>
          <w:spacing w:val="-13"/>
        </w:rPr>
        <w:t xml:space="preserve"> </w:t>
      </w:r>
      <w:r>
        <w:t>may cause</w:t>
      </w:r>
      <w:r>
        <w:rPr>
          <w:spacing w:val="6"/>
        </w:rPr>
        <w:t xml:space="preserve"> </w:t>
      </w:r>
      <w:r>
        <w:t>the</w:t>
      </w:r>
      <w:r>
        <w:rPr>
          <w:spacing w:val="8"/>
        </w:rPr>
        <w:t xml:space="preserve"> </w:t>
      </w:r>
      <w:r>
        <w:t>Ω</w:t>
      </w:r>
      <w:r>
        <w:rPr>
          <w:spacing w:val="4"/>
        </w:rPr>
        <w:t xml:space="preserve"> </w:t>
      </w:r>
      <w:r>
        <w:t>phase</w:t>
      </w:r>
      <w:r>
        <w:rPr>
          <w:spacing w:val="5"/>
        </w:rPr>
        <w:t xml:space="preserve"> </w:t>
      </w:r>
      <w:r>
        <w:t>to</w:t>
      </w:r>
      <w:r>
        <w:rPr>
          <w:spacing w:val="8"/>
        </w:rPr>
        <w:t xml:space="preserve"> </w:t>
      </w:r>
      <w:r>
        <w:rPr>
          <w:spacing w:val="-3"/>
        </w:rPr>
        <w:t>ov</w:t>
      </w:r>
      <w:r>
        <w:t>erage</w:t>
      </w:r>
      <w:r>
        <w:rPr>
          <w:spacing w:val="4"/>
        </w:rPr>
        <w:t xml:space="preserve"> </w:t>
      </w:r>
      <w:r>
        <w:t>and</w:t>
      </w:r>
      <w:r>
        <w:rPr>
          <w:spacing w:val="7"/>
        </w:rPr>
        <w:t xml:space="preserve"> </w:t>
      </w:r>
      <w:r>
        <w:t>coarsen;</w:t>
      </w:r>
      <w:r>
        <w:rPr>
          <w:spacing w:val="9"/>
        </w:rPr>
        <w:t xml:space="preserve"> </w:t>
      </w:r>
      <w:r>
        <w:t>if</w:t>
      </w:r>
      <w:r>
        <w:rPr>
          <w:spacing w:val="9"/>
        </w:rPr>
        <w:t xml:space="preserve"> </w:t>
      </w:r>
      <w:r>
        <w:t>temperatures are high</w:t>
      </w:r>
      <w:r>
        <w:rPr>
          <w:spacing w:val="-11"/>
        </w:rPr>
        <w:t xml:space="preserve"> </w:t>
      </w:r>
      <w:r>
        <w:t>enough</w:t>
      </w:r>
      <w:r>
        <w:rPr>
          <w:spacing w:val="-13"/>
        </w:rPr>
        <w:t xml:space="preserve"> </w:t>
      </w:r>
      <w:r>
        <w:t>the</w:t>
      </w:r>
      <w:r>
        <w:rPr>
          <w:spacing w:val="-9"/>
        </w:rPr>
        <w:t xml:space="preserve"> </w:t>
      </w:r>
      <w:r>
        <w:t>Ω</w:t>
      </w:r>
      <w:r>
        <w:rPr>
          <w:spacing w:val="-13"/>
        </w:rPr>
        <w:t xml:space="preserve"> </w:t>
      </w:r>
      <w:r>
        <w:t>phase</w:t>
      </w:r>
      <w:r>
        <w:rPr>
          <w:spacing w:val="-12"/>
        </w:rPr>
        <w:t xml:space="preserve"> </w:t>
      </w:r>
      <w:r>
        <w:t>may</w:t>
      </w:r>
      <w:r>
        <w:rPr>
          <w:spacing w:val="-10"/>
        </w:rPr>
        <w:t xml:space="preserve"> </w:t>
      </w:r>
      <w:r>
        <w:t>go</w:t>
      </w:r>
      <w:r>
        <w:rPr>
          <w:spacing w:val="-9"/>
        </w:rPr>
        <w:t xml:space="preserve"> </w:t>
      </w:r>
      <w:r>
        <w:t>into</w:t>
      </w:r>
      <w:r>
        <w:rPr>
          <w:spacing w:val="-10"/>
        </w:rPr>
        <w:t xml:space="preserve"> </w:t>
      </w:r>
      <w:r>
        <w:t>solution.</w:t>
      </w:r>
      <w:r>
        <w:rPr>
          <w:spacing w:val="2"/>
        </w:rPr>
        <w:t xml:space="preserve"> </w:t>
      </w:r>
      <w:r>
        <w:t>Therefore,</w:t>
      </w:r>
      <w:r>
        <w:rPr>
          <w:spacing w:val="-14"/>
        </w:rPr>
        <w:t xml:space="preserve"> </w:t>
      </w:r>
      <w:r>
        <w:t>FSW may</w:t>
      </w:r>
      <w:r>
        <w:rPr>
          <w:spacing w:val="-4"/>
        </w:rPr>
        <w:t xml:space="preserve"> </w:t>
      </w:r>
      <w:r>
        <w:t>cause</w:t>
      </w:r>
      <w:r>
        <w:rPr>
          <w:spacing w:val="-5"/>
        </w:rPr>
        <w:t xml:space="preserve"> </w:t>
      </w:r>
      <w:r>
        <w:t>significant</w:t>
      </w:r>
      <w:r>
        <w:rPr>
          <w:spacing w:val="-18"/>
        </w:rPr>
        <w:t xml:space="preserve"> </w:t>
      </w:r>
      <w:r>
        <w:t>local</w:t>
      </w:r>
      <w:r>
        <w:rPr>
          <w:spacing w:val="-5"/>
        </w:rPr>
        <w:t xml:space="preserve"> </w:t>
      </w:r>
      <w:r>
        <w:t>changes</w:t>
      </w:r>
      <w:r>
        <w:rPr>
          <w:spacing w:val="-7"/>
        </w:rPr>
        <w:t xml:space="preserve"> </w:t>
      </w:r>
      <w:r>
        <w:t>to</w:t>
      </w:r>
      <w:r>
        <w:rPr>
          <w:spacing w:val="-3"/>
        </w:rPr>
        <w:t xml:space="preserve"> </w:t>
      </w:r>
      <w:r>
        <w:t>the</w:t>
      </w:r>
      <w:r>
        <w:rPr>
          <w:spacing w:val="-3"/>
        </w:rPr>
        <w:t xml:space="preserve"> </w:t>
      </w:r>
      <w:r>
        <w:t>strengthening</w:t>
      </w:r>
      <w:r>
        <w:rPr>
          <w:spacing w:val="-12"/>
        </w:rPr>
        <w:t xml:space="preserve"> </w:t>
      </w:r>
      <w:proofErr w:type="spellStart"/>
      <w:r>
        <w:t>mech</w:t>
      </w:r>
      <w:proofErr w:type="spellEnd"/>
      <w:r>
        <w:t xml:space="preserve">- </w:t>
      </w:r>
      <w:proofErr w:type="spellStart"/>
      <w:r>
        <w:t>anisms</w:t>
      </w:r>
      <w:proofErr w:type="spellEnd"/>
      <w:r>
        <w:rPr>
          <w:spacing w:val="2"/>
        </w:rPr>
        <w:t xml:space="preserve"> </w:t>
      </w:r>
      <w:r>
        <w:t>in</w:t>
      </w:r>
      <w:r>
        <w:rPr>
          <w:spacing w:val="6"/>
        </w:rPr>
        <w:t xml:space="preserve"> </w:t>
      </w:r>
      <w:r>
        <w:t>2139-T8.</w:t>
      </w:r>
      <w:r>
        <w:rPr>
          <w:spacing w:val="33"/>
        </w:rPr>
        <w:t xml:space="preserve"> </w:t>
      </w:r>
      <w:r>
        <w:t>This</w:t>
      </w:r>
      <w:r>
        <w:rPr>
          <w:spacing w:val="4"/>
        </w:rPr>
        <w:t xml:space="preserve"> </w:t>
      </w:r>
      <w:r>
        <w:t>process</w:t>
      </w:r>
      <w:r>
        <w:rPr>
          <w:spacing w:val="2"/>
        </w:rPr>
        <w:t xml:space="preserve"> </w:t>
      </w:r>
      <w:r>
        <w:t>is</w:t>
      </w:r>
      <w:r>
        <w:rPr>
          <w:spacing w:val="6"/>
        </w:rPr>
        <w:t xml:space="preserve"> </w:t>
      </w:r>
      <w:r>
        <w:t>relat</w:t>
      </w:r>
      <w:r>
        <w:rPr>
          <w:spacing w:val="-5"/>
        </w:rPr>
        <w:t>i</w:t>
      </w:r>
      <w:r>
        <w:rPr>
          <w:spacing w:val="-3"/>
        </w:rPr>
        <w:t>v</w:t>
      </w:r>
      <w:r>
        <w:t>ely well</w:t>
      </w:r>
      <w:r>
        <w:rPr>
          <w:spacing w:val="4"/>
        </w:rPr>
        <w:t xml:space="preserve"> </w:t>
      </w:r>
      <w:r>
        <w:t>understood and</w:t>
      </w:r>
      <w:r>
        <w:rPr>
          <w:spacing w:val="-3"/>
        </w:rPr>
        <w:t xml:space="preserve"> </w:t>
      </w:r>
      <w:r>
        <w:t>can</w:t>
      </w:r>
      <w:r>
        <w:rPr>
          <w:spacing w:val="-3"/>
        </w:rPr>
        <w:t xml:space="preserve"> </w:t>
      </w:r>
      <w:r>
        <w:t>be</w:t>
      </w:r>
      <w:r>
        <w:rPr>
          <w:spacing w:val="-2"/>
        </w:rPr>
        <w:t xml:space="preserve"> </w:t>
      </w:r>
      <w:r>
        <w:t>predicted</w:t>
      </w:r>
      <w:r>
        <w:rPr>
          <w:spacing w:val="-7"/>
        </w:rPr>
        <w:t xml:space="preserve"> </w:t>
      </w:r>
      <w:r>
        <w:t>using</w:t>
      </w:r>
      <w:r>
        <w:rPr>
          <w:spacing w:val="-4"/>
        </w:rPr>
        <w:t xml:space="preserve"> </w:t>
      </w:r>
      <w:r>
        <w:rPr>
          <w:spacing w:val="-3"/>
        </w:rPr>
        <w:t>e</w:t>
      </w:r>
      <w:r>
        <w:t>xisting</w:t>
      </w:r>
      <w:r>
        <w:rPr>
          <w:spacing w:val="-6"/>
        </w:rPr>
        <w:t xml:space="preserve"> </w:t>
      </w:r>
      <w:r>
        <w:t>methods</w:t>
      </w:r>
      <w:r>
        <w:rPr>
          <w:spacing w:val="-7"/>
        </w:rPr>
        <w:t xml:space="preserve"> </w:t>
      </w:r>
      <w:r>
        <w:t>in</w:t>
      </w:r>
      <w:r>
        <w:rPr>
          <w:spacing w:val="-2"/>
        </w:rPr>
        <w:t xml:space="preserve"> </w:t>
      </w:r>
      <w:r>
        <w:t>the</w:t>
      </w:r>
      <w:r>
        <w:rPr>
          <w:spacing w:val="-2"/>
        </w:rPr>
        <w:t xml:space="preserve"> </w:t>
      </w:r>
      <w:proofErr w:type="gramStart"/>
      <w:r>
        <w:t>literature</w:t>
      </w:r>
      <w:commentRangeStart w:id="32"/>
      <w:ins w:id="33" w:author="mcjssql" w:date="2015-06-13T10:16:00Z">
        <w:r w:rsidR="004808C9">
          <w:t>[</w:t>
        </w:r>
      </w:ins>
      <w:commentRangeEnd w:id="32"/>
      <w:proofErr w:type="gramEnd"/>
      <w:ins w:id="34" w:author="mcjssql" w:date="2015-06-13T10:17:00Z">
        <w:r w:rsidR="004808C9">
          <w:rPr>
            <w:rStyle w:val="CommentReference"/>
          </w:rPr>
          <w:commentReference w:id="32"/>
        </w:r>
      </w:ins>
      <w:ins w:id="35" w:author="mcjssql" w:date="2015-06-13T10:16:00Z">
        <w:r w:rsidR="004808C9">
          <w:t>]</w:t>
        </w:r>
      </w:ins>
      <w:r>
        <w:t>.</w:t>
      </w:r>
    </w:p>
    <w:p w:rsidR="00731615" w:rsidRDefault="00731615">
      <w:pPr>
        <w:spacing w:before="16" w:line="220" w:lineRule="exact"/>
        <w:rPr>
          <w:sz w:val="22"/>
          <w:szCs w:val="22"/>
        </w:rPr>
      </w:pPr>
    </w:p>
    <w:p w:rsidR="00731615" w:rsidRDefault="00EE1D9C">
      <w:pPr>
        <w:ind w:left="112" w:right="2917"/>
        <w:jc w:val="both"/>
      </w:pPr>
      <w:r>
        <w:t>1.2.</w:t>
      </w:r>
      <w:r>
        <w:rPr>
          <w:spacing w:val="47"/>
        </w:rPr>
        <w:t xml:space="preserve"> </w:t>
      </w:r>
      <w:r>
        <w:rPr>
          <w:spacing w:val="-11"/>
        </w:rPr>
        <w:t>F</w:t>
      </w:r>
      <w:r>
        <w:t>riction</w:t>
      </w:r>
      <w:r>
        <w:rPr>
          <w:spacing w:val="15"/>
        </w:rPr>
        <w:t xml:space="preserve"> </w:t>
      </w:r>
      <w:r>
        <w:t>Stir</w:t>
      </w:r>
      <w:r>
        <w:rPr>
          <w:spacing w:val="-3"/>
        </w:rPr>
        <w:t xml:space="preserve"> </w:t>
      </w:r>
      <w:r>
        <w:rPr>
          <w:spacing w:val="-18"/>
        </w:rPr>
        <w:t>W</w:t>
      </w:r>
      <w:r>
        <w:t>elding</w:t>
      </w:r>
    </w:p>
    <w:p w:rsidR="00731615" w:rsidRDefault="00EE1D9C">
      <w:pPr>
        <w:spacing w:before="65" w:line="249" w:lineRule="auto"/>
        <w:ind w:left="112" w:right="-34" w:firstLine="299"/>
        <w:jc w:val="both"/>
      </w:pPr>
      <w:r>
        <w:t>First</w:t>
      </w:r>
      <w:r>
        <w:rPr>
          <w:spacing w:val="-12"/>
        </w:rPr>
        <w:t xml:space="preserve"> </w:t>
      </w:r>
      <w:r>
        <w:t>described</w:t>
      </w:r>
      <w:r>
        <w:rPr>
          <w:spacing w:val="-16"/>
        </w:rPr>
        <w:t xml:space="preserve"> </w:t>
      </w:r>
      <w:r>
        <w:t>in</w:t>
      </w:r>
      <w:r>
        <w:rPr>
          <w:spacing w:val="-10"/>
        </w:rPr>
        <w:t xml:space="preserve"> </w:t>
      </w:r>
      <w:r>
        <w:t>1991</w:t>
      </w:r>
      <w:r>
        <w:rPr>
          <w:spacing w:val="-12"/>
        </w:rPr>
        <w:t xml:space="preserve"> </w:t>
      </w:r>
      <w:r>
        <w:t>by</w:t>
      </w:r>
      <w:r>
        <w:rPr>
          <w:spacing w:val="-10"/>
        </w:rPr>
        <w:t xml:space="preserve"> </w:t>
      </w:r>
      <w:r>
        <w:t>TWI,</w:t>
      </w:r>
      <w:r>
        <w:rPr>
          <w:spacing w:val="-12"/>
        </w:rPr>
        <w:t xml:space="preserve"> </w:t>
      </w:r>
      <w:r>
        <w:t>FSW</w:t>
      </w:r>
      <w:r>
        <w:rPr>
          <w:spacing w:val="-12"/>
        </w:rPr>
        <w:t xml:space="preserve"> </w:t>
      </w:r>
      <w:r>
        <w:t>is</w:t>
      </w:r>
      <w:r>
        <w:rPr>
          <w:spacing w:val="-9"/>
        </w:rPr>
        <w:t xml:space="preserve"> </w:t>
      </w:r>
      <w:r>
        <w:t>a</w:t>
      </w:r>
      <w:r>
        <w:rPr>
          <w:spacing w:val="-9"/>
        </w:rPr>
        <w:t xml:space="preserve"> </w:t>
      </w:r>
      <w:r>
        <w:t>solid</w:t>
      </w:r>
      <w:r>
        <w:rPr>
          <w:spacing w:val="-12"/>
        </w:rPr>
        <w:t xml:space="preserve"> </w:t>
      </w:r>
      <w:r>
        <w:t>state</w:t>
      </w:r>
      <w:r>
        <w:rPr>
          <w:spacing w:val="-12"/>
        </w:rPr>
        <w:t xml:space="preserve"> </w:t>
      </w:r>
      <w:r>
        <w:t>joining process</w:t>
      </w:r>
      <w:r>
        <w:rPr>
          <w:spacing w:val="17"/>
        </w:rPr>
        <w:t xml:space="preserve"> </w:t>
      </w:r>
      <w:r>
        <w:t>which</w:t>
      </w:r>
      <w:r>
        <w:rPr>
          <w:spacing w:val="18"/>
        </w:rPr>
        <w:t xml:space="preserve"> </w:t>
      </w:r>
      <w:r>
        <w:t>enables</w:t>
      </w:r>
      <w:r>
        <w:rPr>
          <w:spacing w:val="17"/>
        </w:rPr>
        <w:t xml:space="preserve"> </w:t>
      </w:r>
      <w:r>
        <w:t>the</w:t>
      </w:r>
      <w:r>
        <w:rPr>
          <w:spacing w:val="21"/>
        </w:rPr>
        <w:t xml:space="preserve"> </w:t>
      </w:r>
      <w:r>
        <w:t>manu</w:t>
      </w:r>
      <w:r>
        <w:rPr>
          <w:spacing w:val="-2"/>
        </w:rPr>
        <w:t>f</w:t>
      </w:r>
      <w:r>
        <w:t>acture</w:t>
      </w:r>
      <w:r>
        <w:rPr>
          <w:spacing w:val="13"/>
        </w:rPr>
        <w:t xml:space="preserve"> </w:t>
      </w:r>
      <w:r>
        <w:t>of</w:t>
      </w:r>
      <w:r>
        <w:rPr>
          <w:spacing w:val="21"/>
        </w:rPr>
        <w:t xml:space="preserve"> </w:t>
      </w:r>
      <w:r>
        <w:t>high</w:t>
      </w:r>
      <w:r>
        <w:rPr>
          <w:spacing w:val="19"/>
        </w:rPr>
        <w:t xml:space="preserve"> </w:t>
      </w:r>
      <w:r>
        <w:t>quality</w:t>
      </w:r>
      <w:r>
        <w:rPr>
          <w:spacing w:val="17"/>
        </w:rPr>
        <w:t xml:space="preserve"> </w:t>
      </w:r>
      <w:r>
        <w:t>joints in</w:t>
      </w:r>
      <w:r>
        <w:rPr>
          <w:spacing w:val="7"/>
        </w:rPr>
        <w:t xml:space="preserve"> </w:t>
      </w:r>
      <w:r>
        <w:t>materials</w:t>
      </w:r>
      <w:r>
        <w:rPr>
          <w:spacing w:val="2"/>
        </w:rPr>
        <w:t xml:space="preserve"> </w:t>
      </w:r>
      <w:r>
        <w:t>that</w:t>
      </w:r>
      <w:r>
        <w:rPr>
          <w:spacing w:val="6"/>
        </w:rPr>
        <w:t xml:space="preserve"> </w:t>
      </w:r>
      <w:r>
        <w:t>are</w:t>
      </w:r>
      <w:r>
        <w:rPr>
          <w:spacing w:val="7"/>
        </w:rPr>
        <w:t xml:space="preserve"> </w:t>
      </w:r>
      <w:r>
        <w:rPr>
          <w:w w:val="95"/>
        </w:rPr>
        <w:t>difficult</w:t>
      </w:r>
      <w:r>
        <w:rPr>
          <w:spacing w:val="15"/>
          <w:w w:val="95"/>
        </w:rPr>
        <w:t xml:space="preserve"> </w:t>
      </w:r>
      <w:r>
        <w:t>to</w:t>
      </w:r>
      <w:r>
        <w:rPr>
          <w:spacing w:val="7"/>
        </w:rPr>
        <w:t xml:space="preserve"> </w:t>
      </w:r>
      <w:r>
        <w:t>manu</w:t>
      </w:r>
      <w:r>
        <w:rPr>
          <w:spacing w:val="-2"/>
        </w:rPr>
        <w:t>f</w:t>
      </w:r>
      <w:r>
        <w:t>acture</w:t>
      </w:r>
      <w:r>
        <w:rPr>
          <w:spacing w:val="-1"/>
        </w:rPr>
        <w:t xml:space="preserve"> </w:t>
      </w:r>
      <w:r>
        <w:t>via</w:t>
      </w:r>
      <w:r>
        <w:rPr>
          <w:spacing w:val="7"/>
        </w:rPr>
        <w:t xml:space="preserve"> </w:t>
      </w:r>
      <w:r>
        <w:t>traditional</w:t>
      </w:r>
      <w:r>
        <w:rPr>
          <w:spacing w:val="1"/>
        </w:rPr>
        <w:t xml:space="preserve"> </w:t>
      </w:r>
      <w:r>
        <w:t xml:space="preserve">fu- </w:t>
      </w:r>
      <w:proofErr w:type="spellStart"/>
      <w:proofErr w:type="gramStart"/>
      <w:r>
        <w:t>sion</w:t>
      </w:r>
      <w:proofErr w:type="spellEnd"/>
      <w:proofErr w:type="gramEnd"/>
      <w:r>
        <w:rPr>
          <w:spacing w:val="-11"/>
        </w:rPr>
        <w:t xml:space="preserve"> </w:t>
      </w:r>
      <w:r>
        <w:t>based</w:t>
      </w:r>
      <w:r>
        <w:rPr>
          <w:spacing w:val="-13"/>
        </w:rPr>
        <w:t xml:space="preserve"> </w:t>
      </w:r>
      <w:r>
        <w:t>techniques,</w:t>
      </w:r>
      <w:r>
        <w:rPr>
          <w:spacing w:val="-15"/>
        </w:rPr>
        <w:t xml:space="preserve"> </w:t>
      </w:r>
      <w:r>
        <w:t>such</w:t>
      </w:r>
      <w:r>
        <w:rPr>
          <w:spacing w:val="-12"/>
        </w:rPr>
        <w:t xml:space="preserve"> </w:t>
      </w:r>
      <w:r>
        <w:t>as</w:t>
      </w:r>
      <w:r>
        <w:rPr>
          <w:spacing w:val="-10"/>
        </w:rPr>
        <w:t xml:space="preserve"> </w:t>
      </w:r>
      <w:r>
        <w:t>2xxx</w:t>
      </w:r>
      <w:r>
        <w:rPr>
          <w:spacing w:val="-12"/>
        </w:rPr>
        <w:t xml:space="preserve"> </w:t>
      </w:r>
      <w:r>
        <w:t>and</w:t>
      </w:r>
      <w:r>
        <w:rPr>
          <w:spacing w:val="-11"/>
        </w:rPr>
        <w:t xml:space="preserve"> </w:t>
      </w:r>
      <w:r>
        <w:t>7xxx</w:t>
      </w:r>
      <w:r>
        <w:rPr>
          <w:spacing w:val="-12"/>
        </w:rPr>
        <w:t xml:space="preserve"> </w:t>
      </w:r>
      <w:proofErr w:type="spellStart"/>
      <w:r>
        <w:t>aluminium</w:t>
      </w:r>
      <w:proofErr w:type="spellEnd"/>
      <w:r>
        <w:rPr>
          <w:spacing w:val="-17"/>
        </w:rPr>
        <w:t xml:space="preserve"> </w:t>
      </w:r>
      <w:r>
        <w:t>all</w:t>
      </w:r>
      <w:r>
        <w:rPr>
          <w:spacing w:val="-2"/>
        </w:rPr>
        <w:t>o</w:t>
      </w:r>
      <w:r>
        <w:t>ys [16,</w:t>
      </w:r>
      <w:r>
        <w:rPr>
          <w:spacing w:val="4"/>
        </w:rPr>
        <w:t xml:space="preserve"> </w:t>
      </w:r>
      <w:r>
        <w:t>17].</w:t>
      </w:r>
      <w:r>
        <w:rPr>
          <w:spacing w:val="31"/>
        </w:rPr>
        <w:t xml:space="preserve"> </w:t>
      </w:r>
      <w:r>
        <w:t>FSW</w:t>
      </w:r>
      <w:r>
        <w:rPr>
          <w:spacing w:val="3"/>
        </w:rPr>
        <w:t xml:space="preserve"> </w:t>
      </w:r>
      <w:r>
        <w:t>has</w:t>
      </w:r>
      <w:r>
        <w:rPr>
          <w:spacing w:val="4"/>
        </w:rPr>
        <w:t xml:space="preserve"> </w:t>
      </w:r>
      <w:r>
        <w:t>the</w:t>
      </w:r>
      <w:r>
        <w:rPr>
          <w:spacing w:val="5"/>
        </w:rPr>
        <w:t xml:space="preserve"> </w:t>
      </w:r>
      <w:r>
        <w:t>ad</w:t>
      </w:r>
      <w:r>
        <w:rPr>
          <w:spacing w:val="-5"/>
        </w:rPr>
        <w:t>v</w:t>
      </w:r>
      <w:r>
        <w:t>antage</w:t>
      </w:r>
      <w:r>
        <w:rPr>
          <w:spacing w:val="-1"/>
        </w:rPr>
        <w:t xml:space="preserve"> </w:t>
      </w:r>
      <w:r>
        <w:t>of</w:t>
      </w:r>
      <w:r>
        <w:rPr>
          <w:spacing w:val="5"/>
        </w:rPr>
        <w:t xml:space="preserve"> </w:t>
      </w:r>
      <w:r>
        <w:t>reducing both</w:t>
      </w:r>
      <w:r>
        <w:rPr>
          <w:spacing w:val="3"/>
        </w:rPr>
        <w:t xml:space="preserve"> </w:t>
      </w:r>
      <w:r>
        <w:t>the</w:t>
      </w:r>
      <w:r>
        <w:rPr>
          <w:spacing w:val="5"/>
        </w:rPr>
        <w:t xml:space="preserve"> </w:t>
      </w:r>
      <w:r>
        <w:t>thermal d</w:t>
      </w:r>
      <w:r>
        <w:rPr>
          <w:spacing w:val="-3"/>
        </w:rPr>
        <w:t>e</w:t>
      </w:r>
      <w:r>
        <w:t>gradation</w:t>
      </w:r>
      <w:r>
        <w:rPr>
          <w:spacing w:val="-11"/>
        </w:rPr>
        <w:t xml:space="preserve"> </w:t>
      </w:r>
      <w:r>
        <w:t>to</w:t>
      </w:r>
      <w:r>
        <w:rPr>
          <w:spacing w:val="-4"/>
        </w:rPr>
        <w:t xml:space="preserve"> </w:t>
      </w:r>
      <w:r>
        <w:t>the</w:t>
      </w:r>
      <w:r>
        <w:rPr>
          <w:spacing w:val="-4"/>
        </w:rPr>
        <w:t xml:space="preserve"> </w:t>
      </w:r>
      <w:r>
        <w:t>parent</w:t>
      </w:r>
      <w:r>
        <w:rPr>
          <w:spacing w:val="-7"/>
        </w:rPr>
        <w:t xml:space="preserve"> </w:t>
      </w:r>
      <w:r>
        <w:t>material</w:t>
      </w:r>
      <w:r>
        <w:rPr>
          <w:spacing w:val="-9"/>
        </w:rPr>
        <w:t xml:space="preserve"> </w:t>
      </w:r>
      <w:r>
        <w:t>microstructure</w:t>
      </w:r>
      <w:r>
        <w:rPr>
          <w:spacing w:val="-14"/>
        </w:rPr>
        <w:t xml:space="preserve"> </w:t>
      </w:r>
      <w:r>
        <w:t>and</w:t>
      </w:r>
      <w:r>
        <w:rPr>
          <w:spacing w:val="-5"/>
        </w:rPr>
        <w:t xml:space="preserve"> </w:t>
      </w:r>
      <w:r>
        <w:t>the</w:t>
      </w:r>
      <w:r>
        <w:rPr>
          <w:spacing w:val="-4"/>
        </w:rPr>
        <w:t xml:space="preserve"> </w:t>
      </w:r>
      <w:proofErr w:type="spellStart"/>
      <w:r>
        <w:t>resid</w:t>
      </w:r>
      <w:proofErr w:type="spellEnd"/>
      <w:r>
        <w:t xml:space="preserve">- </w:t>
      </w:r>
      <w:proofErr w:type="spellStart"/>
      <w:r>
        <w:t>ual</w:t>
      </w:r>
      <w:proofErr w:type="spellEnd"/>
      <w:r>
        <w:rPr>
          <w:spacing w:val="-13"/>
        </w:rPr>
        <w:t xml:space="preserve"> </w:t>
      </w:r>
      <w:r>
        <w:t>stress</w:t>
      </w:r>
      <w:r>
        <w:rPr>
          <w:spacing w:val="-16"/>
        </w:rPr>
        <w:t xml:space="preserve"> </w:t>
      </w:r>
      <w:r>
        <w:t>generated</w:t>
      </w:r>
      <w:r>
        <w:rPr>
          <w:spacing w:val="-19"/>
        </w:rPr>
        <w:t xml:space="preserve"> </w:t>
      </w:r>
      <w:r>
        <w:t>during</w:t>
      </w:r>
      <w:r>
        <w:rPr>
          <w:spacing w:val="-17"/>
        </w:rPr>
        <w:t xml:space="preserve"> </w:t>
      </w:r>
      <w:r>
        <w:rPr>
          <w:w w:val="99"/>
        </w:rPr>
        <w:t>manu</w:t>
      </w:r>
      <w:r>
        <w:rPr>
          <w:spacing w:val="-2"/>
          <w:w w:val="99"/>
        </w:rPr>
        <w:t>f</w:t>
      </w:r>
      <w:r>
        <w:rPr>
          <w:w w:val="99"/>
        </w:rPr>
        <w:t>acture</w:t>
      </w:r>
      <w:r>
        <w:rPr>
          <w:spacing w:val="-11"/>
          <w:w w:val="99"/>
        </w:rPr>
        <w:t xml:space="preserve"> </w:t>
      </w:r>
      <w:r>
        <w:t>in</w:t>
      </w:r>
      <w:r>
        <w:rPr>
          <w:spacing w:val="-14"/>
        </w:rPr>
        <w:t xml:space="preserve"> </w:t>
      </w:r>
      <w:r>
        <w:rPr>
          <w:w w:val="99"/>
        </w:rPr>
        <w:t>comparison</w:t>
      </w:r>
      <w:r>
        <w:rPr>
          <w:spacing w:val="-10"/>
          <w:w w:val="99"/>
        </w:rPr>
        <w:t xml:space="preserve"> </w:t>
      </w:r>
      <w:r>
        <w:t>to</w:t>
      </w:r>
      <w:r>
        <w:rPr>
          <w:spacing w:val="-14"/>
        </w:rPr>
        <w:t xml:space="preserve"> </w:t>
      </w:r>
      <w:r>
        <w:t>fusion based</w:t>
      </w:r>
      <w:r>
        <w:rPr>
          <w:spacing w:val="4"/>
        </w:rPr>
        <w:t xml:space="preserve"> </w:t>
      </w:r>
      <w:r>
        <w:t>joining</w:t>
      </w:r>
      <w:r>
        <w:rPr>
          <w:spacing w:val="3"/>
        </w:rPr>
        <w:t xml:space="preserve"> </w:t>
      </w:r>
      <w:r>
        <w:t>methods</w:t>
      </w:r>
      <w:r>
        <w:rPr>
          <w:spacing w:val="2"/>
        </w:rPr>
        <w:t xml:space="preserve"> </w:t>
      </w:r>
      <w:r>
        <w:t>[18].</w:t>
      </w:r>
      <w:r>
        <w:rPr>
          <w:spacing w:val="38"/>
        </w:rPr>
        <w:t xml:space="preserve"> </w:t>
      </w:r>
      <w:r>
        <w:t>These</w:t>
      </w:r>
      <w:r>
        <w:rPr>
          <w:spacing w:val="4"/>
        </w:rPr>
        <w:t xml:space="preserve"> </w:t>
      </w:r>
      <w:r>
        <w:t>ad</w:t>
      </w:r>
      <w:r>
        <w:rPr>
          <w:spacing w:val="-5"/>
        </w:rPr>
        <w:t>v</w:t>
      </w:r>
      <w:r>
        <w:t>antages ma</w:t>
      </w:r>
      <w:r>
        <w:rPr>
          <w:spacing w:val="-2"/>
        </w:rPr>
        <w:t>k</w:t>
      </w:r>
      <w:r>
        <w:t>e</w:t>
      </w:r>
      <w:r>
        <w:rPr>
          <w:spacing w:val="5"/>
        </w:rPr>
        <w:t xml:space="preserve"> </w:t>
      </w:r>
      <w:r>
        <w:t>the</w:t>
      </w:r>
      <w:r>
        <w:rPr>
          <w:spacing w:val="6"/>
        </w:rPr>
        <w:t xml:space="preserve"> </w:t>
      </w:r>
      <w:r>
        <w:t xml:space="preserve">tech- </w:t>
      </w:r>
      <w:proofErr w:type="spellStart"/>
      <w:r>
        <w:t>nology</w:t>
      </w:r>
      <w:proofErr w:type="spellEnd"/>
      <w:r>
        <w:rPr>
          <w:spacing w:val="3"/>
        </w:rPr>
        <w:t xml:space="preserve"> </w:t>
      </w:r>
      <w:r>
        <w:t>suitable</w:t>
      </w:r>
      <w:r>
        <w:rPr>
          <w:spacing w:val="3"/>
        </w:rPr>
        <w:t xml:space="preserve"> </w:t>
      </w:r>
      <w:r>
        <w:t>for</w:t>
      </w:r>
      <w:r>
        <w:rPr>
          <w:spacing w:val="7"/>
        </w:rPr>
        <w:t xml:space="preserve"> </w:t>
      </w:r>
      <w:r>
        <w:t>the</w:t>
      </w:r>
      <w:r>
        <w:rPr>
          <w:spacing w:val="7"/>
        </w:rPr>
        <w:t xml:space="preserve"> </w:t>
      </w:r>
      <w:r>
        <w:t>manu</w:t>
      </w:r>
      <w:r>
        <w:rPr>
          <w:spacing w:val="-2"/>
        </w:rPr>
        <w:t>f</w:t>
      </w:r>
      <w:r>
        <w:t>acture</w:t>
      </w:r>
      <w:r>
        <w:rPr>
          <w:spacing w:val="-1"/>
        </w:rPr>
        <w:t xml:space="preserve"> </w:t>
      </w:r>
      <w:r>
        <w:t>of</w:t>
      </w:r>
      <w:r>
        <w:rPr>
          <w:spacing w:val="7"/>
        </w:rPr>
        <w:t xml:space="preserve"> </w:t>
      </w:r>
      <w:r>
        <w:t>welded</w:t>
      </w:r>
      <w:r>
        <w:rPr>
          <w:spacing w:val="3"/>
        </w:rPr>
        <w:t xml:space="preserve"> </w:t>
      </w:r>
      <w:r>
        <w:t>structures</w:t>
      </w:r>
      <w:r>
        <w:rPr>
          <w:spacing w:val="1"/>
        </w:rPr>
        <w:t xml:space="preserve"> </w:t>
      </w:r>
      <w:r>
        <w:t>from all</w:t>
      </w:r>
      <w:r>
        <w:rPr>
          <w:spacing w:val="-2"/>
        </w:rPr>
        <w:t>o</w:t>
      </w:r>
      <w:r>
        <w:t>ys</w:t>
      </w:r>
      <w:r>
        <w:rPr>
          <w:spacing w:val="-16"/>
        </w:rPr>
        <w:t xml:space="preserve"> </w:t>
      </w:r>
      <w:r>
        <w:t>such</w:t>
      </w:r>
      <w:r>
        <w:rPr>
          <w:spacing w:val="-15"/>
        </w:rPr>
        <w:t xml:space="preserve"> </w:t>
      </w:r>
      <w:r>
        <w:t>as</w:t>
      </w:r>
      <w:r>
        <w:rPr>
          <w:spacing w:val="-13"/>
        </w:rPr>
        <w:t xml:space="preserve"> </w:t>
      </w:r>
      <w:r>
        <w:t>2139-T8.</w:t>
      </w:r>
      <w:r>
        <w:rPr>
          <w:spacing w:val="1"/>
        </w:rPr>
        <w:t xml:space="preserve"> </w:t>
      </w:r>
      <w:r>
        <w:t>In</w:t>
      </w:r>
      <w:r>
        <w:rPr>
          <w:spacing w:val="-13"/>
        </w:rPr>
        <w:t xml:space="preserve"> </w:t>
      </w:r>
      <w:r>
        <w:t>FS</w:t>
      </w:r>
      <w:r>
        <w:rPr>
          <w:spacing w:val="-18"/>
        </w:rPr>
        <w:t>W</w:t>
      </w:r>
      <w:r>
        <w:t>,</w:t>
      </w:r>
      <w:r>
        <w:rPr>
          <w:spacing w:val="-16"/>
        </w:rPr>
        <w:t xml:space="preserve"> </w:t>
      </w:r>
      <w:r>
        <w:t>the</w:t>
      </w:r>
      <w:r>
        <w:rPr>
          <w:spacing w:val="-13"/>
        </w:rPr>
        <w:t xml:space="preserve"> </w:t>
      </w:r>
      <w:r>
        <w:t>tool,</w:t>
      </w:r>
      <w:r>
        <w:rPr>
          <w:spacing w:val="-13"/>
        </w:rPr>
        <w:t xml:space="preserve"> </w:t>
      </w:r>
      <w:r>
        <w:t>which</w:t>
      </w:r>
      <w:r>
        <w:rPr>
          <w:spacing w:val="-16"/>
        </w:rPr>
        <w:t xml:space="preserve"> </w:t>
      </w:r>
      <w:r>
        <w:t>is</w:t>
      </w:r>
      <w:r>
        <w:rPr>
          <w:spacing w:val="-12"/>
        </w:rPr>
        <w:t xml:space="preserve"> </w:t>
      </w:r>
      <w:r>
        <w:t>comprised</w:t>
      </w:r>
      <w:r>
        <w:rPr>
          <w:spacing w:val="-19"/>
        </w:rPr>
        <w:t xml:space="preserve"> </w:t>
      </w:r>
      <w:r>
        <w:t>of a</w:t>
      </w:r>
      <w:r>
        <w:rPr>
          <w:spacing w:val="-6"/>
        </w:rPr>
        <w:t xml:space="preserve"> </w:t>
      </w:r>
      <w:r>
        <w:t>rotating</w:t>
      </w:r>
      <w:r>
        <w:rPr>
          <w:spacing w:val="-11"/>
        </w:rPr>
        <w:t xml:space="preserve"> </w:t>
      </w:r>
      <w:r>
        <w:t>pin</w:t>
      </w:r>
      <w:r>
        <w:rPr>
          <w:spacing w:val="-8"/>
        </w:rPr>
        <w:t xml:space="preserve"> </w:t>
      </w:r>
      <w:r>
        <w:t>and</w:t>
      </w:r>
      <w:r>
        <w:rPr>
          <w:spacing w:val="-8"/>
        </w:rPr>
        <w:t xml:space="preserve"> </w:t>
      </w:r>
      <w:r>
        <w:t>shoulde</w:t>
      </w:r>
      <w:r>
        <w:rPr>
          <w:spacing w:val="-8"/>
        </w:rPr>
        <w:t>r</w:t>
      </w:r>
      <w:r>
        <w:t>,</w:t>
      </w:r>
      <w:r>
        <w:rPr>
          <w:spacing w:val="-11"/>
        </w:rPr>
        <w:t xml:space="preserve"> </w:t>
      </w:r>
      <w:r>
        <w:t>is</w:t>
      </w:r>
      <w:r>
        <w:rPr>
          <w:spacing w:val="-6"/>
        </w:rPr>
        <w:t xml:space="preserve"> </w:t>
      </w:r>
      <w:r>
        <w:t>used</w:t>
      </w:r>
      <w:r>
        <w:rPr>
          <w:spacing w:val="-9"/>
        </w:rPr>
        <w:t xml:space="preserve"> </w:t>
      </w:r>
      <w:r>
        <w:t>to</w:t>
      </w:r>
      <w:r>
        <w:rPr>
          <w:spacing w:val="-7"/>
        </w:rPr>
        <w:t xml:space="preserve"> </w:t>
      </w:r>
      <w:r>
        <w:t>generate</w:t>
      </w:r>
      <w:r>
        <w:rPr>
          <w:spacing w:val="-12"/>
        </w:rPr>
        <w:t xml:space="preserve"> </w:t>
      </w:r>
      <w:r>
        <w:t>frictional</w:t>
      </w:r>
      <w:r>
        <w:rPr>
          <w:spacing w:val="-12"/>
        </w:rPr>
        <w:t xml:space="preserve"> </w:t>
      </w:r>
      <w:r>
        <w:t>heat</w:t>
      </w:r>
      <w:r>
        <w:rPr>
          <w:spacing w:val="-8"/>
        </w:rPr>
        <w:t xml:space="preserve"> </w:t>
      </w:r>
      <w:r>
        <w:t>in the</w:t>
      </w:r>
      <w:r>
        <w:rPr>
          <w:spacing w:val="-2"/>
        </w:rPr>
        <w:t xml:space="preserve"> w</w:t>
      </w:r>
      <w:r>
        <w:t>ork-piece.</w:t>
      </w:r>
      <w:r>
        <w:rPr>
          <w:spacing w:val="3"/>
        </w:rPr>
        <w:t xml:space="preserve"> </w:t>
      </w:r>
      <w:r>
        <w:t>This</w:t>
      </w:r>
      <w:r>
        <w:rPr>
          <w:spacing w:val="-4"/>
        </w:rPr>
        <w:t xml:space="preserve"> </w:t>
      </w:r>
      <w:r>
        <w:t>source</w:t>
      </w:r>
      <w:r>
        <w:rPr>
          <w:spacing w:val="-5"/>
        </w:rPr>
        <w:t xml:space="preserve"> </w:t>
      </w:r>
      <w:r>
        <w:t>of</w:t>
      </w:r>
      <w:r>
        <w:rPr>
          <w:spacing w:val="-3"/>
        </w:rPr>
        <w:t xml:space="preserve"> </w:t>
      </w:r>
      <w:r>
        <w:t>heat</w:t>
      </w:r>
      <w:r>
        <w:rPr>
          <w:spacing w:val="-3"/>
        </w:rPr>
        <w:t xml:space="preserve"> </w:t>
      </w:r>
      <w:r>
        <w:t>softens</w:t>
      </w:r>
      <w:r>
        <w:rPr>
          <w:spacing w:val="-6"/>
        </w:rPr>
        <w:t xml:space="preserve"> </w:t>
      </w:r>
      <w:r>
        <w:t>the</w:t>
      </w:r>
      <w:r>
        <w:rPr>
          <w:spacing w:val="-3"/>
        </w:rPr>
        <w:t xml:space="preserve"> </w:t>
      </w:r>
      <w:r>
        <w:t>material</w:t>
      </w:r>
      <w:r>
        <w:rPr>
          <w:spacing w:val="-7"/>
        </w:rPr>
        <w:t xml:space="preserve"> </w:t>
      </w:r>
      <w:r>
        <w:t>locally around</w:t>
      </w:r>
      <w:r>
        <w:rPr>
          <w:spacing w:val="5"/>
        </w:rPr>
        <w:t xml:space="preserve"> </w:t>
      </w:r>
      <w:r>
        <w:t>the</w:t>
      </w:r>
      <w:r>
        <w:rPr>
          <w:spacing w:val="8"/>
        </w:rPr>
        <w:t xml:space="preserve"> </w:t>
      </w:r>
      <w:r>
        <w:t>tool</w:t>
      </w:r>
      <w:r>
        <w:rPr>
          <w:spacing w:val="8"/>
        </w:rPr>
        <w:t xml:space="preserve"> </w:t>
      </w:r>
      <w:r>
        <w:t>which</w:t>
      </w:r>
      <w:r>
        <w:rPr>
          <w:spacing w:val="6"/>
        </w:rPr>
        <w:t xml:space="preserve"> </w:t>
      </w:r>
      <w:r>
        <w:t>can</w:t>
      </w:r>
      <w:r>
        <w:rPr>
          <w:spacing w:val="8"/>
        </w:rPr>
        <w:t xml:space="preserve"> </w:t>
      </w:r>
      <w:r>
        <w:t>then</w:t>
      </w:r>
      <w:r>
        <w:rPr>
          <w:spacing w:val="7"/>
        </w:rPr>
        <w:t xml:space="preserve"> </w:t>
      </w:r>
      <w:r>
        <w:t>be</w:t>
      </w:r>
      <w:r>
        <w:rPr>
          <w:spacing w:val="9"/>
        </w:rPr>
        <w:t xml:space="preserve"> </w:t>
      </w:r>
      <w:r>
        <w:t>mechanically mi</w:t>
      </w:r>
      <w:r>
        <w:rPr>
          <w:spacing w:val="-3"/>
        </w:rPr>
        <w:t>x</w:t>
      </w:r>
      <w:r>
        <w:t>ed</w:t>
      </w:r>
      <w:r>
        <w:rPr>
          <w:spacing w:val="6"/>
        </w:rPr>
        <w:t xml:space="preserve"> </w:t>
      </w:r>
      <w:r>
        <w:t>about the</w:t>
      </w:r>
      <w:r>
        <w:rPr>
          <w:spacing w:val="5"/>
        </w:rPr>
        <w:t xml:space="preserve"> </w:t>
      </w:r>
      <w:r>
        <w:t>tool</w:t>
      </w:r>
      <w:r>
        <w:rPr>
          <w:spacing w:val="4"/>
        </w:rPr>
        <w:t xml:space="preserve"> </w:t>
      </w:r>
      <w:r>
        <w:t>as</w:t>
      </w:r>
      <w:r>
        <w:rPr>
          <w:spacing w:val="5"/>
        </w:rPr>
        <w:t xml:space="preserve"> </w:t>
      </w:r>
      <w:r>
        <w:t>it</w:t>
      </w:r>
      <w:r>
        <w:rPr>
          <w:spacing w:val="6"/>
        </w:rPr>
        <w:t xml:space="preserve"> </w:t>
      </w:r>
      <w:r>
        <w:t>rotates</w:t>
      </w:r>
      <w:r>
        <w:rPr>
          <w:spacing w:val="2"/>
        </w:rPr>
        <w:t xml:space="preserve"> </w:t>
      </w:r>
      <w:r>
        <w:t>and</w:t>
      </w:r>
      <w:r>
        <w:rPr>
          <w:spacing w:val="4"/>
        </w:rPr>
        <w:t xml:space="preserve"> </w:t>
      </w:r>
      <w:r>
        <w:t>tr</w:t>
      </w:r>
      <w:r>
        <w:rPr>
          <w:spacing w:val="-4"/>
        </w:rPr>
        <w:t>a</w:t>
      </w:r>
      <w:r>
        <w:rPr>
          <w:spacing w:val="-3"/>
        </w:rPr>
        <w:t>v</w:t>
      </w:r>
      <w:r>
        <w:t>erses the</w:t>
      </w:r>
      <w:r>
        <w:rPr>
          <w:spacing w:val="5"/>
        </w:rPr>
        <w:t xml:space="preserve"> </w:t>
      </w:r>
      <w:r>
        <w:t>joint</w:t>
      </w:r>
      <w:r>
        <w:rPr>
          <w:spacing w:val="3"/>
        </w:rPr>
        <w:t xml:space="preserve"> </w:t>
      </w:r>
      <w:r>
        <w:t>line</w:t>
      </w:r>
      <w:r>
        <w:rPr>
          <w:spacing w:val="4"/>
        </w:rPr>
        <w:t xml:space="preserve"> </w:t>
      </w:r>
      <w:r>
        <w:t>of</w:t>
      </w:r>
      <w:r>
        <w:rPr>
          <w:spacing w:val="5"/>
        </w:rPr>
        <w:t xml:space="preserve"> </w:t>
      </w:r>
      <w:r>
        <w:t>the</w:t>
      </w:r>
      <w:r>
        <w:rPr>
          <w:spacing w:val="5"/>
        </w:rPr>
        <w:t xml:space="preserve"> </w:t>
      </w:r>
      <w:r>
        <w:rPr>
          <w:spacing w:val="-2"/>
        </w:rPr>
        <w:t>w</w:t>
      </w:r>
      <w:r>
        <w:t>ork- piece.</w:t>
      </w:r>
      <w:r>
        <w:rPr>
          <w:spacing w:val="3"/>
        </w:rPr>
        <w:t xml:space="preserve"> </w:t>
      </w:r>
      <w:r>
        <w:t>Since</w:t>
      </w:r>
      <w:r>
        <w:rPr>
          <w:spacing w:val="-14"/>
        </w:rPr>
        <w:t xml:space="preserve"> </w:t>
      </w:r>
      <w:r>
        <w:t>the</w:t>
      </w:r>
      <w:r>
        <w:rPr>
          <w:spacing w:val="-12"/>
        </w:rPr>
        <w:t xml:space="preserve"> </w:t>
      </w:r>
      <w:r>
        <w:t>process</w:t>
      </w:r>
      <w:r>
        <w:rPr>
          <w:spacing w:val="-16"/>
        </w:rPr>
        <w:t xml:space="preserve"> </w:t>
      </w:r>
      <w:r>
        <w:t>induces</w:t>
      </w:r>
      <w:r>
        <w:rPr>
          <w:spacing w:val="-16"/>
        </w:rPr>
        <w:t xml:space="preserve"> </w:t>
      </w:r>
      <w:r>
        <w:t>a</w:t>
      </w:r>
      <w:r>
        <w:rPr>
          <w:spacing w:val="-11"/>
        </w:rPr>
        <w:t xml:space="preserve"> </w:t>
      </w:r>
      <w:r>
        <w:t>temperature</w:t>
      </w:r>
      <w:r>
        <w:rPr>
          <w:spacing w:val="-20"/>
        </w:rPr>
        <w:t xml:space="preserve"> </w:t>
      </w:r>
      <w:r>
        <w:t>rise</w:t>
      </w:r>
      <w:r>
        <w:rPr>
          <w:spacing w:val="-13"/>
        </w:rPr>
        <w:t xml:space="preserve"> </w:t>
      </w:r>
      <w:r>
        <w:t>that</w:t>
      </w:r>
      <w:r>
        <w:rPr>
          <w:spacing w:val="-13"/>
        </w:rPr>
        <w:t xml:space="preserve"> </w:t>
      </w:r>
      <w:r>
        <w:t>is</w:t>
      </w:r>
      <w:r>
        <w:rPr>
          <w:spacing w:val="-11"/>
        </w:rPr>
        <w:t xml:space="preserve"> </w:t>
      </w:r>
      <w:r>
        <w:t>bel</w:t>
      </w:r>
      <w:r>
        <w:rPr>
          <w:spacing w:val="-5"/>
        </w:rPr>
        <w:t>o</w:t>
      </w:r>
      <w:r>
        <w:t>w the</w:t>
      </w:r>
      <w:r>
        <w:rPr>
          <w:spacing w:val="5"/>
        </w:rPr>
        <w:t xml:space="preserve"> </w:t>
      </w:r>
      <w:r>
        <w:t>melting</w:t>
      </w:r>
      <w:r>
        <w:rPr>
          <w:spacing w:val="1"/>
        </w:rPr>
        <w:t xml:space="preserve"> </w:t>
      </w:r>
      <w:r>
        <w:t>temperature</w:t>
      </w:r>
      <w:r>
        <w:rPr>
          <w:spacing w:val="-3"/>
        </w:rPr>
        <w:t xml:space="preserve"> </w:t>
      </w:r>
      <w:r>
        <w:t>of</w:t>
      </w:r>
      <w:r>
        <w:rPr>
          <w:spacing w:val="5"/>
        </w:rPr>
        <w:t xml:space="preserve"> </w:t>
      </w:r>
      <w:r>
        <w:t>the</w:t>
      </w:r>
      <w:r>
        <w:rPr>
          <w:spacing w:val="5"/>
        </w:rPr>
        <w:t xml:space="preserve"> </w:t>
      </w:r>
      <w:r>
        <w:t>all</w:t>
      </w:r>
      <w:r>
        <w:rPr>
          <w:spacing w:val="-2"/>
        </w:rPr>
        <w:t>o</w:t>
      </w:r>
      <w:r>
        <w:rPr>
          <w:spacing w:val="-13"/>
        </w:rPr>
        <w:t>y</w:t>
      </w:r>
      <w:r>
        <w:t>,</w:t>
      </w:r>
      <w:r>
        <w:rPr>
          <w:spacing w:val="4"/>
        </w:rPr>
        <w:t xml:space="preserve"> </w:t>
      </w:r>
      <w:r>
        <w:t>the</w:t>
      </w:r>
      <w:r>
        <w:rPr>
          <w:spacing w:val="5"/>
        </w:rPr>
        <w:t xml:space="preserve"> </w:t>
      </w:r>
      <w:r>
        <w:t>welding</w:t>
      </w:r>
      <w:r>
        <w:rPr>
          <w:spacing w:val="1"/>
        </w:rPr>
        <w:t xml:space="preserve"> </w:t>
      </w:r>
      <w:r>
        <w:t>occurs</w:t>
      </w:r>
      <w:r>
        <w:rPr>
          <w:spacing w:val="2"/>
        </w:rPr>
        <w:t xml:space="preserve"> </w:t>
      </w:r>
      <w:r>
        <w:t>in</w:t>
      </w:r>
      <w:r>
        <w:rPr>
          <w:spacing w:val="5"/>
        </w:rPr>
        <w:t xml:space="preserve"> </w:t>
      </w:r>
      <w:r>
        <w:t>the solid</w:t>
      </w:r>
      <w:r>
        <w:rPr>
          <w:spacing w:val="-9"/>
        </w:rPr>
        <w:t xml:space="preserve"> </w:t>
      </w:r>
      <w:r>
        <w:t>state.</w:t>
      </w:r>
      <w:r>
        <w:rPr>
          <w:spacing w:val="6"/>
        </w:rPr>
        <w:t xml:space="preserve"> </w:t>
      </w:r>
      <w:r>
        <w:t>Whilst</w:t>
      </w:r>
      <w:r>
        <w:rPr>
          <w:spacing w:val="-10"/>
        </w:rPr>
        <w:t xml:space="preserve"> </w:t>
      </w:r>
      <w:r>
        <w:t>there</w:t>
      </w:r>
      <w:r>
        <w:rPr>
          <w:spacing w:val="-10"/>
        </w:rPr>
        <w:t xml:space="preserve"> </w:t>
      </w:r>
      <w:r>
        <w:t>is</w:t>
      </w:r>
      <w:r>
        <w:rPr>
          <w:spacing w:val="-6"/>
        </w:rPr>
        <w:t xml:space="preserve"> </w:t>
      </w:r>
      <w:r>
        <w:t>no</w:t>
      </w:r>
      <w:r>
        <w:rPr>
          <w:spacing w:val="-7"/>
        </w:rPr>
        <w:t xml:space="preserve"> </w:t>
      </w:r>
      <w:r>
        <w:t>p</w:t>
      </w:r>
      <w:r>
        <w:rPr>
          <w:spacing w:val="-1"/>
        </w:rPr>
        <w:t>h</w:t>
      </w:r>
      <w:r>
        <w:t>ysical</w:t>
      </w:r>
      <w:r>
        <w:rPr>
          <w:spacing w:val="-13"/>
        </w:rPr>
        <w:t xml:space="preserve"> </w:t>
      </w:r>
      <w:r>
        <w:t>state</w:t>
      </w:r>
      <w:r>
        <w:rPr>
          <w:spacing w:val="-9"/>
        </w:rPr>
        <w:t xml:space="preserve"> </w:t>
      </w:r>
      <w:r>
        <w:t>transformation,</w:t>
      </w:r>
      <w:r>
        <w:rPr>
          <w:spacing w:val="-16"/>
        </w:rPr>
        <w:t xml:space="preserve"> </w:t>
      </w:r>
      <w:r>
        <w:t xml:space="preserve">dif- </w:t>
      </w:r>
      <w:proofErr w:type="spellStart"/>
      <w:r>
        <w:t>fusional</w:t>
      </w:r>
      <w:proofErr w:type="spellEnd"/>
      <w:r>
        <w:rPr>
          <w:spacing w:val="-14"/>
        </w:rPr>
        <w:t xml:space="preserve"> </w:t>
      </w:r>
      <w:r>
        <w:t>transformation</w:t>
      </w:r>
      <w:r>
        <w:rPr>
          <w:spacing w:val="-20"/>
        </w:rPr>
        <w:t xml:space="preserve"> </w:t>
      </w:r>
      <w:r>
        <w:t>processes</w:t>
      </w:r>
      <w:r>
        <w:rPr>
          <w:spacing w:val="-16"/>
        </w:rPr>
        <w:t xml:space="preserve"> </w:t>
      </w:r>
      <w:r>
        <w:t>can</w:t>
      </w:r>
      <w:r>
        <w:rPr>
          <w:spacing w:val="-11"/>
        </w:rPr>
        <w:t xml:space="preserve"> </w:t>
      </w:r>
      <w:r>
        <w:t>occur</w:t>
      </w:r>
      <w:r>
        <w:rPr>
          <w:spacing w:val="-12"/>
        </w:rPr>
        <w:t xml:space="preserve"> </w:t>
      </w:r>
      <w:r>
        <w:t>which</w:t>
      </w:r>
      <w:r>
        <w:rPr>
          <w:spacing w:val="-13"/>
        </w:rPr>
        <w:t xml:space="preserve"> </w:t>
      </w:r>
      <w:r>
        <w:t>significantly affect</w:t>
      </w:r>
      <w:r>
        <w:rPr>
          <w:spacing w:val="-14"/>
        </w:rPr>
        <w:t xml:space="preserve"> </w:t>
      </w:r>
      <w:r>
        <w:t>the</w:t>
      </w:r>
      <w:r>
        <w:rPr>
          <w:spacing w:val="2"/>
        </w:rPr>
        <w:t xml:space="preserve"> </w:t>
      </w:r>
      <w:r>
        <w:t>properties</w:t>
      </w:r>
      <w:r>
        <w:rPr>
          <w:spacing w:val="-4"/>
        </w:rPr>
        <w:t xml:space="preserve"> </w:t>
      </w:r>
      <w:r>
        <w:t>across</w:t>
      </w:r>
      <w:r>
        <w:rPr>
          <w:spacing w:val="-1"/>
        </w:rPr>
        <w:t xml:space="preserve"> </w:t>
      </w:r>
      <w:r>
        <w:t>the</w:t>
      </w:r>
      <w:r>
        <w:rPr>
          <w:spacing w:val="2"/>
        </w:rPr>
        <w:t xml:space="preserve"> </w:t>
      </w:r>
      <w:r>
        <w:t>weld zone.</w:t>
      </w:r>
      <w:r>
        <w:rPr>
          <w:spacing w:val="20"/>
        </w:rPr>
        <w:t xml:space="preserve"> </w:t>
      </w:r>
      <w:r>
        <w:t>These</w:t>
      </w:r>
      <w:r>
        <w:rPr>
          <w:spacing w:val="-1"/>
        </w:rPr>
        <w:t xml:space="preserve"> </w:t>
      </w:r>
      <w:r>
        <w:t>processes</w:t>
      </w:r>
      <w:r>
        <w:rPr>
          <w:spacing w:val="-4"/>
        </w:rPr>
        <w:t xml:space="preserve"> </w:t>
      </w:r>
      <w:r>
        <w:t>are all</w:t>
      </w:r>
      <w:r>
        <w:rPr>
          <w:spacing w:val="-2"/>
        </w:rPr>
        <w:t>o</w:t>
      </w:r>
      <w:r>
        <w:t>y</w:t>
      </w:r>
      <w:r>
        <w:rPr>
          <w:spacing w:val="-2"/>
        </w:rPr>
        <w:t xml:space="preserve"> </w:t>
      </w:r>
      <w:r>
        <w:t>specific</w:t>
      </w:r>
      <w:r>
        <w:rPr>
          <w:spacing w:val="-10"/>
        </w:rPr>
        <w:t xml:space="preserve"> </w:t>
      </w:r>
      <w:r>
        <w:rPr>
          <w:spacing w:val="-4"/>
        </w:rPr>
        <w:t>b</w:t>
      </w:r>
      <w:r>
        <w:t>ut</w:t>
      </w:r>
      <w:r>
        <w:rPr>
          <w:spacing w:val="-1"/>
        </w:rPr>
        <w:t xml:space="preserve"> </w:t>
      </w:r>
      <w:r>
        <w:t>generally</w:t>
      </w:r>
      <w:r>
        <w:rPr>
          <w:spacing w:val="-5"/>
        </w:rPr>
        <w:t xml:space="preserve"> </w:t>
      </w:r>
      <w:r>
        <w:t>th</w:t>
      </w:r>
      <w:r>
        <w:rPr>
          <w:spacing w:val="-3"/>
        </w:rPr>
        <w:t>e</w:t>
      </w:r>
      <w:r>
        <w:t>y</w:t>
      </w:r>
      <w:r>
        <w:rPr>
          <w:spacing w:val="-1"/>
        </w:rPr>
        <w:t xml:space="preserve"> </w:t>
      </w:r>
      <w:r>
        <w:t>induce</w:t>
      </w:r>
      <w:r>
        <w:rPr>
          <w:spacing w:val="-3"/>
        </w:rPr>
        <w:t xml:space="preserve"> </w:t>
      </w:r>
      <w:r>
        <w:t>certain</w:t>
      </w:r>
      <w:r>
        <w:rPr>
          <w:spacing w:val="-3"/>
        </w:rPr>
        <w:t xml:space="preserve"> </w:t>
      </w:r>
      <w:proofErr w:type="spellStart"/>
      <w:r>
        <w:t>meso</w:t>
      </w:r>
      <w:proofErr w:type="spellEnd"/>
      <w:r>
        <w:t>-scale</w:t>
      </w:r>
      <w:r>
        <w:rPr>
          <w:spacing w:val="-7"/>
        </w:rPr>
        <w:t xml:space="preserve"> </w:t>
      </w:r>
      <w:proofErr w:type="spellStart"/>
      <w:r>
        <w:t>fea</w:t>
      </w:r>
      <w:proofErr w:type="spellEnd"/>
      <w:r>
        <w:t>-</w:t>
      </w:r>
    </w:p>
    <w:p w:rsidR="00731615" w:rsidRDefault="00EE1D9C">
      <w:pPr>
        <w:spacing w:before="59" w:line="249" w:lineRule="auto"/>
        <w:ind w:right="418"/>
        <w:jc w:val="both"/>
      </w:pPr>
      <w:r>
        <w:br w:type="column"/>
      </w:r>
      <w:r>
        <w:lastRenderedPageBreak/>
        <w:t>Zone</w:t>
      </w:r>
      <w:r>
        <w:rPr>
          <w:spacing w:val="-12"/>
        </w:rPr>
        <w:t xml:space="preserve"> </w:t>
      </w:r>
      <w:r>
        <w:t>(TMAZ),</w:t>
      </w:r>
      <w:r>
        <w:rPr>
          <w:spacing w:val="-15"/>
        </w:rPr>
        <w:t xml:space="preserve"> </w:t>
      </w:r>
      <w:r>
        <w:t>and</w:t>
      </w:r>
      <w:r>
        <w:rPr>
          <w:spacing w:val="-11"/>
        </w:rPr>
        <w:t xml:space="preserve"> </w:t>
      </w:r>
      <w:r>
        <w:t>a</w:t>
      </w:r>
      <w:r>
        <w:rPr>
          <w:spacing w:val="-9"/>
        </w:rPr>
        <w:t xml:space="preserve"> </w:t>
      </w:r>
      <w:r>
        <w:t>central</w:t>
      </w:r>
      <w:r>
        <w:rPr>
          <w:spacing w:val="-13"/>
        </w:rPr>
        <w:t xml:space="preserve"> </w:t>
      </w:r>
      <w:r>
        <w:t>r</w:t>
      </w:r>
      <w:r>
        <w:rPr>
          <w:spacing w:val="-3"/>
        </w:rPr>
        <w:t>e</w:t>
      </w:r>
      <w:r>
        <w:t>gion</w:t>
      </w:r>
      <w:r>
        <w:rPr>
          <w:spacing w:val="-13"/>
        </w:rPr>
        <w:t xml:space="preserve"> </w:t>
      </w:r>
      <w:r>
        <w:t>kn</w:t>
      </w:r>
      <w:r>
        <w:rPr>
          <w:spacing w:val="-5"/>
        </w:rPr>
        <w:t>o</w:t>
      </w:r>
      <w:r>
        <w:t>wn</w:t>
      </w:r>
      <w:r>
        <w:rPr>
          <w:spacing w:val="-13"/>
        </w:rPr>
        <w:t xml:space="preserve"> </w:t>
      </w:r>
      <w:r>
        <w:t>as</w:t>
      </w:r>
      <w:r>
        <w:rPr>
          <w:spacing w:val="-10"/>
        </w:rPr>
        <w:t xml:space="preserve"> </w:t>
      </w:r>
      <w:r>
        <w:t>the</w:t>
      </w:r>
      <w:r>
        <w:rPr>
          <w:spacing w:val="-10"/>
        </w:rPr>
        <w:t xml:space="preserve"> </w:t>
      </w:r>
      <w:r>
        <w:t>Nugget</w:t>
      </w:r>
      <w:r>
        <w:rPr>
          <w:spacing w:val="-14"/>
        </w:rPr>
        <w:t xml:space="preserve"> </w:t>
      </w:r>
      <w:r>
        <w:t>which is approximately</w:t>
      </w:r>
      <w:r>
        <w:rPr>
          <w:spacing w:val="-11"/>
        </w:rPr>
        <w:t xml:space="preserve"> </w:t>
      </w:r>
      <w:r>
        <w:t>e</w:t>
      </w:r>
      <w:r>
        <w:rPr>
          <w:spacing w:val="-8"/>
        </w:rPr>
        <w:t>n</w:t>
      </w:r>
      <w:r>
        <w:rPr>
          <w:spacing w:val="-3"/>
        </w:rPr>
        <w:t>v</w:t>
      </w:r>
      <w:r>
        <w:t>eloped</w:t>
      </w:r>
      <w:r>
        <w:rPr>
          <w:spacing w:val="-7"/>
        </w:rPr>
        <w:t xml:space="preserve"> </w:t>
      </w:r>
      <w:r>
        <w:t>by</w:t>
      </w:r>
      <w:r>
        <w:rPr>
          <w:spacing w:val="-1"/>
        </w:rPr>
        <w:t xml:space="preserve"> </w:t>
      </w:r>
      <w:r>
        <w:t>the</w:t>
      </w:r>
      <w:r>
        <w:rPr>
          <w:spacing w:val="-1"/>
        </w:rPr>
        <w:t xml:space="preserve"> </w:t>
      </w:r>
      <w:r>
        <w:t>dimensions</w:t>
      </w:r>
      <w:r>
        <w:rPr>
          <w:spacing w:val="-8"/>
        </w:rPr>
        <w:t xml:space="preserve"> </w:t>
      </w:r>
      <w:r>
        <w:t>of</w:t>
      </w:r>
      <w:r>
        <w:rPr>
          <w:spacing w:val="-1"/>
        </w:rPr>
        <w:t xml:space="preserve"> </w:t>
      </w:r>
      <w:r>
        <w:t>the</w:t>
      </w:r>
      <w:r>
        <w:rPr>
          <w:spacing w:val="-1"/>
        </w:rPr>
        <w:t xml:space="preserve"> </w:t>
      </w:r>
      <w:r>
        <w:t>tool</w:t>
      </w:r>
      <w:r>
        <w:rPr>
          <w:spacing w:val="-2"/>
        </w:rPr>
        <w:t xml:space="preserve"> </w:t>
      </w:r>
      <w:r>
        <w:t>itself [18].</w:t>
      </w:r>
      <w:r>
        <w:rPr>
          <w:spacing w:val="42"/>
        </w:rPr>
        <w:t xml:space="preserve"> </w:t>
      </w:r>
      <w:r>
        <w:rPr>
          <w:spacing w:val="-8"/>
        </w:rPr>
        <w:t>W</w:t>
      </w:r>
      <w:r>
        <w:t>ithin</w:t>
      </w:r>
      <w:r>
        <w:rPr>
          <w:spacing w:val="1"/>
        </w:rPr>
        <w:t xml:space="preserve"> </w:t>
      </w:r>
      <w:r>
        <w:t>each</w:t>
      </w:r>
      <w:r>
        <w:rPr>
          <w:spacing w:val="3"/>
        </w:rPr>
        <w:t xml:space="preserve"> </w:t>
      </w:r>
      <w:r>
        <w:t>r</w:t>
      </w:r>
      <w:r>
        <w:rPr>
          <w:spacing w:val="-3"/>
        </w:rPr>
        <w:t>e</w:t>
      </w:r>
      <w:r>
        <w:t>gion there</w:t>
      </w:r>
      <w:r>
        <w:rPr>
          <w:spacing w:val="3"/>
        </w:rPr>
        <w:t xml:space="preserve"> </w:t>
      </w:r>
      <w:r>
        <w:rPr>
          <w:spacing w:val="-3"/>
        </w:rPr>
        <w:t>e</w:t>
      </w:r>
      <w:r>
        <w:t>xists</w:t>
      </w:r>
      <w:r>
        <w:rPr>
          <w:spacing w:val="2"/>
        </w:rPr>
        <w:t xml:space="preserve"> </w:t>
      </w:r>
      <w:r>
        <w:t>strong</w:t>
      </w:r>
      <w:r>
        <w:rPr>
          <w:spacing w:val="1"/>
        </w:rPr>
        <w:t xml:space="preserve"> </w:t>
      </w:r>
      <w:r>
        <w:t>material property gradients;</w:t>
      </w:r>
      <w:r>
        <w:rPr>
          <w:spacing w:val="4"/>
        </w:rPr>
        <w:t xml:space="preserve"> </w:t>
      </w:r>
      <w:r>
        <w:t>these</w:t>
      </w:r>
      <w:r>
        <w:rPr>
          <w:spacing w:val="3"/>
        </w:rPr>
        <w:t xml:space="preserve"> </w:t>
      </w:r>
      <w:r>
        <w:t>gradients are</w:t>
      </w:r>
      <w:r>
        <w:rPr>
          <w:spacing w:val="5"/>
        </w:rPr>
        <w:t xml:space="preserve"> </w:t>
      </w:r>
      <w:r>
        <w:t>lin</w:t>
      </w:r>
      <w:r>
        <w:rPr>
          <w:spacing w:val="-2"/>
        </w:rPr>
        <w:t>k</w:t>
      </w:r>
      <w:r>
        <w:t>ed</w:t>
      </w:r>
      <w:r>
        <w:rPr>
          <w:spacing w:val="2"/>
        </w:rPr>
        <w:t xml:space="preserve"> </w:t>
      </w:r>
      <w:r>
        <w:t>to</w:t>
      </w:r>
      <w:r>
        <w:rPr>
          <w:spacing w:val="6"/>
        </w:rPr>
        <w:t xml:space="preserve"> </w:t>
      </w:r>
      <w:r>
        <w:t>the</w:t>
      </w:r>
      <w:r>
        <w:rPr>
          <w:spacing w:val="5"/>
        </w:rPr>
        <w:t xml:space="preserve"> </w:t>
      </w:r>
      <w:r>
        <w:t>induced</w:t>
      </w:r>
      <w:r>
        <w:rPr>
          <w:spacing w:val="1"/>
        </w:rPr>
        <w:t xml:space="preserve"> </w:t>
      </w:r>
      <w:r>
        <w:t>changes</w:t>
      </w:r>
      <w:r>
        <w:rPr>
          <w:spacing w:val="1"/>
        </w:rPr>
        <w:t xml:space="preserve"> </w:t>
      </w:r>
      <w:r>
        <w:t>in microstructure,</w:t>
      </w:r>
      <w:r>
        <w:rPr>
          <w:spacing w:val="-15"/>
        </w:rPr>
        <w:t xml:space="preserve"> </w:t>
      </w:r>
      <w:r>
        <w:t>which</w:t>
      </w:r>
      <w:r>
        <w:rPr>
          <w:spacing w:val="-9"/>
        </w:rPr>
        <w:t xml:space="preserve"> </w:t>
      </w:r>
      <w:r>
        <w:t>can</w:t>
      </w:r>
      <w:r>
        <w:rPr>
          <w:spacing w:val="-7"/>
        </w:rPr>
        <w:t xml:space="preserve"> </w:t>
      </w:r>
      <w:r>
        <w:t>locally</w:t>
      </w:r>
      <w:r>
        <w:rPr>
          <w:spacing w:val="-9"/>
        </w:rPr>
        <w:t xml:space="preserve"> </w:t>
      </w:r>
      <w:r>
        <w:t>alter</w:t>
      </w:r>
      <w:r>
        <w:rPr>
          <w:spacing w:val="-8"/>
        </w:rPr>
        <w:t xml:space="preserve"> </w:t>
      </w:r>
      <w:r>
        <w:t>the</w:t>
      </w:r>
      <w:r>
        <w:rPr>
          <w:spacing w:val="-6"/>
        </w:rPr>
        <w:t xml:space="preserve"> </w:t>
      </w:r>
      <w:r>
        <w:t>strengthening</w:t>
      </w:r>
      <w:r>
        <w:rPr>
          <w:spacing w:val="-15"/>
        </w:rPr>
        <w:t xml:space="preserve"> </w:t>
      </w:r>
      <w:proofErr w:type="spellStart"/>
      <w:r>
        <w:t>mech</w:t>
      </w:r>
      <w:proofErr w:type="spellEnd"/>
      <w:r>
        <w:t xml:space="preserve">- </w:t>
      </w:r>
      <w:proofErr w:type="spellStart"/>
      <w:r>
        <w:t>anisms</w:t>
      </w:r>
      <w:proofErr w:type="spellEnd"/>
      <w:r>
        <w:rPr>
          <w:spacing w:val="-6"/>
        </w:rPr>
        <w:t xml:space="preserve"> </w:t>
      </w:r>
      <w:r>
        <w:t>from</w:t>
      </w:r>
      <w:r>
        <w:rPr>
          <w:spacing w:val="-4"/>
        </w:rPr>
        <w:t xml:space="preserve"> </w:t>
      </w:r>
      <w:r>
        <w:t>that</w:t>
      </w:r>
      <w:r>
        <w:rPr>
          <w:spacing w:val="-3"/>
        </w:rPr>
        <w:t xml:space="preserve"> </w:t>
      </w:r>
      <w:del w:id="36" w:author="mcjssql" w:date="2015-06-13T10:25:00Z">
        <w:r w:rsidDel="00E54FF7">
          <w:delText>which</w:delText>
        </w:r>
        <w:r w:rsidDel="00E54FF7">
          <w:rPr>
            <w:spacing w:val="-5"/>
          </w:rPr>
          <w:delText xml:space="preserve"> </w:delText>
        </w:r>
      </w:del>
      <w:r>
        <w:t>control</w:t>
      </w:r>
      <w:ins w:id="37" w:author="mcjssql" w:date="2015-06-13T10:25:00Z">
        <w:r w:rsidR="00E54FF7">
          <w:t xml:space="preserve">led by </w:t>
        </w:r>
      </w:ins>
      <w:del w:id="38" w:author="mcjssql" w:date="2015-06-13T10:25:00Z">
        <w:r w:rsidDel="00E54FF7">
          <w:delText>s</w:delText>
        </w:r>
        <w:r w:rsidDel="00E54FF7">
          <w:rPr>
            <w:spacing w:val="-6"/>
          </w:rPr>
          <w:delText xml:space="preserve"> </w:delText>
        </w:r>
      </w:del>
      <w:r>
        <w:t>the</w:t>
      </w:r>
      <w:r>
        <w:rPr>
          <w:spacing w:val="-2"/>
        </w:rPr>
        <w:t xml:space="preserve"> </w:t>
      </w:r>
      <w:r>
        <w:t>parent</w:t>
      </w:r>
      <w:r>
        <w:rPr>
          <w:spacing w:val="-5"/>
        </w:rPr>
        <w:t xml:space="preserve"> </w:t>
      </w:r>
      <w:r>
        <w:t>material</w:t>
      </w:r>
      <w:r>
        <w:rPr>
          <w:spacing w:val="-7"/>
        </w:rPr>
        <w:t xml:space="preserve"> </w:t>
      </w:r>
      <w:r>
        <w:t>[19,</w:t>
      </w:r>
      <w:r>
        <w:rPr>
          <w:spacing w:val="-3"/>
        </w:rPr>
        <w:t xml:space="preserve"> </w:t>
      </w:r>
      <w:r>
        <w:t>20].</w:t>
      </w:r>
    </w:p>
    <w:p w:rsidR="00731615" w:rsidRDefault="00EE1D9C">
      <w:pPr>
        <w:spacing w:line="249" w:lineRule="auto"/>
        <w:ind w:right="418" w:firstLine="299"/>
        <w:jc w:val="both"/>
      </w:pPr>
      <w:r>
        <w:rPr>
          <w:spacing w:val="-3"/>
        </w:rPr>
        <w:t>F</w:t>
      </w:r>
      <w:r>
        <w:t>or</w:t>
      </w:r>
      <w:r>
        <w:rPr>
          <w:spacing w:val="6"/>
        </w:rPr>
        <w:t xml:space="preserve"> </w:t>
      </w:r>
      <w:r>
        <w:t>heat</w:t>
      </w:r>
      <w:r>
        <w:rPr>
          <w:spacing w:val="5"/>
        </w:rPr>
        <w:t xml:space="preserve"> </w:t>
      </w:r>
      <w:r>
        <w:t>treatable</w:t>
      </w:r>
      <w:r>
        <w:rPr>
          <w:spacing w:val="2"/>
        </w:rPr>
        <w:t xml:space="preserve"> </w:t>
      </w:r>
      <w:proofErr w:type="spellStart"/>
      <w:r>
        <w:t>aluminium</w:t>
      </w:r>
      <w:proofErr w:type="spellEnd"/>
      <w:r>
        <w:t xml:space="preserve"> all</w:t>
      </w:r>
      <w:r>
        <w:rPr>
          <w:spacing w:val="-2"/>
        </w:rPr>
        <w:t>o</w:t>
      </w:r>
      <w:r>
        <w:t>ys,</w:t>
      </w:r>
      <w:r>
        <w:rPr>
          <w:spacing w:val="7"/>
        </w:rPr>
        <w:t xml:space="preserve"> </w:t>
      </w:r>
      <w:r>
        <w:t>in</w:t>
      </w:r>
      <w:r>
        <w:rPr>
          <w:spacing w:val="7"/>
        </w:rPr>
        <w:t xml:space="preserve"> </w:t>
      </w:r>
      <w:r>
        <w:t>addition</w:t>
      </w:r>
      <w:r>
        <w:rPr>
          <w:spacing w:val="2"/>
        </w:rPr>
        <w:t xml:space="preserve"> </w:t>
      </w:r>
      <w:r>
        <w:t>to</w:t>
      </w:r>
      <w:r>
        <w:rPr>
          <w:spacing w:val="7"/>
        </w:rPr>
        <w:t xml:space="preserve"> </w:t>
      </w:r>
      <w:r>
        <w:t>the</w:t>
      </w:r>
      <w:ins w:id="39" w:author="mcjssql" w:date="2015-06-13T10:26:00Z">
        <w:r w:rsidR="00E54FF7">
          <w:t>ir</w:t>
        </w:r>
      </w:ins>
      <w:r>
        <w:rPr>
          <w:spacing w:val="6"/>
        </w:rPr>
        <w:t xml:space="preserve"> </w:t>
      </w:r>
      <w:r>
        <w:t xml:space="preserve">in- </w:t>
      </w:r>
      <w:proofErr w:type="spellStart"/>
      <w:r>
        <w:t>trinsic</w:t>
      </w:r>
      <w:proofErr w:type="spellEnd"/>
      <w:r>
        <w:rPr>
          <w:spacing w:val="5"/>
        </w:rPr>
        <w:t xml:space="preserve"> </w:t>
      </w:r>
      <w:r>
        <w:t>strength,</w:t>
      </w:r>
      <w:r>
        <w:rPr>
          <w:spacing w:val="11"/>
        </w:rPr>
        <w:t xml:space="preserve"> </w:t>
      </w:r>
      <w:r>
        <w:t>mechanisms such</w:t>
      </w:r>
      <w:r>
        <w:rPr>
          <w:spacing w:val="6"/>
        </w:rPr>
        <w:t xml:space="preserve"> </w:t>
      </w:r>
      <w:r>
        <w:t>as</w:t>
      </w:r>
      <w:r>
        <w:rPr>
          <w:spacing w:val="8"/>
        </w:rPr>
        <w:t xml:space="preserve"> </w:t>
      </w:r>
      <w:r>
        <w:t>precipitation hardening from</w:t>
      </w:r>
      <w:r>
        <w:rPr>
          <w:spacing w:val="1"/>
        </w:rPr>
        <w:t xml:space="preserve"> </w:t>
      </w:r>
      <w:r>
        <w:t>second</w:t>
      </w:r>
      <w:r>
        <w:rPr>
          <w:spacing w:val="-1"/>
        </w:rPr>
        <w:t xml:space="preserve"> </w:t>
      </w:r>
      <w:r>
        <w:t>phase particles,</w:t>
      </w:r>
      <w:r>
        <w:rPr>
          <w:spacing w:val="-1"/>
        </w:rPr>
        <w:t xml:space="preserve"> </w:t>
      </w:r>
      <w:r>
        <w:t>solute hardening,</w:t>
      </w:r>
      <w:r>
        <w:rPr>
          <w:spacing w:val="-2"/>
        </w:rPr>
        <w:t xml:space="preserve"> </w:t>
      </w:r>
      <w:r>
        <w:t>grain</w:t>
      </w:r>
      <w:r>
        <w:rPr>
          <w:spacing w:val="1"/>
        </w:rPr>
        <w:t xml:space="preserve"> </w:t>
      </w:r>
      <w:r>
        <w:t>size</w:t>
      </w:r>
      <w:r>
        <w:rPr>
          <w:spacing w:val="2"/>
        </w:rPr>
        <w:t xml:space="preserve"> </w:t>
      </w:r>
      <w:r>
        <w:t xml:space="preserve">hard- </w:t>
      </w:r>
      <w:proofErr w:type="spellStart"/>
      <w:r>
        <w:t>ening</w:t>
      </w:r>
      <w:proofErr w:type="spellEnd"/>
      <w:r>
        <w:t>,</w:t>
      </w:r>
      <w:r>
        <w:rPr>
          <w:spacing w:val="-5"/>
        </w:rPr>
        <w:t xml:space="preserve"> </w:t>
      </w:r>
      <w:r>
        <w:t>and</w:t>
      </w:r>
      <w:r>
        <w:rPr>
          <w:spacing w:val="-4"/>
        </w:rPr>
        <w:t xml:space="preserve"> </w:t>
      </w:r>
      <w:r>
        <w:rPr>
          <w:spacing w:val="-2"/>
        </w:rPr>
        <w:t>w</w:t>
      </w:r>
      <w:r>
        <w:t>ork</w:t>
      </w:r>
      <w:r>
        <w:rPr>
          <w:spacing w:val="-4"/>
        </w:rPr>
        <w:t xml:space="preserve"> </w:t>
      </w:r>
      <w:r>
        <w:t>hardening</w:t>
      </w:r>
      <w:r>
        <w:rPr>
          <w:spacing w:val="-9"/>
        </w:rPr>
        <w:t xml:space="preserve"> </w:t>
      </w:r>
      <w:r>
        <w:t>all</w:t>
      </w:r>
      <w:r>
        <w:rPr>
          <w:spacing w:val="-3"/>
        </w:rPr>
        <w:t xml:space="preserve"> </w:t>
      </w:r>
      <w:r>
        <w:t>contri</w:t>
      </w:r>
      <w:r>
        <w:rPr>
          <w:spacing w:val="-4"/>
        </w:rPr>
        <w:t>b</w:t>
      </w:r>
      <w:r>
        <w:t>ute</w:t>
      </w:r>
      <w:r>
        <w:rPr>
          <w:spacing w:val="-8"/>
        </w:rPr>
        <w:t xml:space="preserve"> </w:t>
      </w:r>
      <w:r>
        <w:t>to</w:t>
      </w:r>
      <w:r>
        <w:rPr>
          <w:spacing w:val="-3"/>
        </w:rPr>
        <w:t xml:space="preserve"> </w:t>
      </w:r>
      <w:r>
        <w:t>the</w:t>
      </w:r>
      <w:r>
        <w:rPr>
          <w:spacing w:val="-2"/>
        </w:rPr>
        <w:t xml:space="preserve"> </w:t>
      </w:r>
      <w:r>
        <w:rPr>
          <w:spacing w:val="-3"/>
        </w:rPr>
        <w:t>ov</w:t>
      </w:r>
      <w:r>
        <w:t>erall</w:t>
      </w:r>
      <w:r>
        <w:rPr>
          <w:spacing w:val="-7"/>
        </w:rPr>
        <w:t xml:space="preserve"> </w:t>
      </w:r>
      <w:r>
        <w:t>strength of</w:t>
      </w:r>
      <w:r>
        <w:rPr>
          <w:spacing w:val="21"/>
        </w:rPr>
        <w:t xml:space="preserve"> </w:t>
      </w:r>
      <w:r>
        <w:t>a</w:t>
      </w:r>
      <w:r>
        <w:rPr>
          <w:spacing w:val="22"/>
        </w:rPr>
        <w:t xml:space="preserve"> </w:t>
      </w:r>
      <w:r>
        <w:t xml:space="preserve">material. </w:t>
      </w:r>
      <w:r>
        <w:rPr>
          <w:spacing w:val="24"/>
        </w:rPr>
        <w:t xml:space="preserve"> </w:t>
      </w:r>
      <w:r>
        <w:t>In</w:t>
      </w:r>
      <w:r>
        <w:rPr>
          <w:spacing w:val="21"/>
        </w:rPr>
        <w:t xml:space="preserve"> </w:t>
      </w:r>
      <w:r>
        <w:t>the</w:t>
      </w:r>
      <w:r>
        <w:rPr>
          <w:spacing w:val="21"/>
        </w:rPr>
        <w:t xml:space="preserve"> </w:t>
      </w:r>
      <w:r>
        <w:t>HAZ,</w:t>
      </w:r>
      <w:r>
        <w:rPr>
          <w:spacing w:val="18"/>
        </w:rPr>
        <w:t xml:space="preserve"> </w:t>
      </w:r>
      <w:r>
        <w:t>softening</w:t>
      </w:r>
      <w:r>
        <w:rPr>
          <w:spacing w:val="16"/>
        </w:rPr>
        <w:t xml:space="preserve"> </w:t>
      </w:r>
      <w:r>
        <w:t>is</w:t>
      </w:r>
      <w:r>
        <w:rPr>
          <w:spacing w:val="22"/>
        </w:rPr>
        <w:t xml:space="preserve"> </w:t>
      </w:r>
      <w:r>
        <w:t>due</w:t>
      </w:r>
      <w:r>
        <w:rPr>
          <w:spacing w:val="20"/>
        </w:rPr>
        <w:t xml:space="preserve"> </w:t>
      </w:r>
      <w:r>
        <w:t>to</w:t>
      </w:r>
      <w:r>
        <w:rPr>
          <w:spacing w:val="21"/>
        </w:rPr>
        <w:t xml:space="preserve"> </w:t>
      </w:r>
      <w:r>
        <w:t>thermal</w:t>
      </w:r>
      <w:r>
        <w:rPr>
          <w:spacing w:val="17"/>
        </w:rPr>
        <w:t xml:space="preserve"> </w:t>
      </w:r>
      <w:r>
        <w:t xml:space="preserve">load- </w:t>
      </w:r>
      <w:proofErr w:type="spellStart"/>
      <w:r>
        <w:t>ing</w:t>
      </w:r>
      <w:proofErr w:type="spellEnd"/>
      <w:r>
        <w:rPr>
          <w:spacing w:val="5"/>
        </w:rPr>
        <w:t xml:space="preserve"> </w:t>
      </w:r>
      <w:r>
        <w:t>arising</w:t>
      </w:r>
      <w:r>
        <w:rPr>
          <w:spacing w:val="1"/>
        </w:rPr>
        <w:t xml:space="preserve"> </w:t>
      </w:r>
      <w:r>
        <w:t>during</w:t>
      </w:r>
      <w:r>
        <w:rPr>
          <w:spacing w:val="2"/>
        </w:rPr>
        <w:t xml:space="preserve"> </w:t>
      </w:r>
      <w:r>
        <w:t>the</w:t>
      </w:r>
      <w:r>
        <w:rPr>
          <w:spacing w:val="4"/>
        </w:rPr>
        <w:t xml:space="preserve"> </w:t>
      </w:r>
      <w:r>
        <w:t>welding</w:t>
      </w:r>
      <w:r>
        <w:rPr>
          <w:spacing w:val="1"/>
        </w:rPr>
        <w:t xml:space="preserve"> </w:t>
      </w:r>
      <w:r>
        <w:t>process</w:t>
      </w:r>
      <w:r>
        <w:rPr>
          <w:spacing w:val="1"/>
        </w:rPr>
        <w:t xml:space="preserve"> </w:t>
      </w:r>
      <w:r>
        <w:t>alone;</w:t>
      </w:r>
      <w:r>
        <w:rPr>
          <w:spacing w:val="18"/>
        </w:rPr>
        <w:t xml:space="preserve"> </w:t>
      </w:r>
      <w:r>
        <w:t xml:space="preserve">softening pro- </w:t>
      </w:r>
      <w:proofErr w:type="spellStart"/>
      <w:r>
        <w:t>cesses</w:t>
      </w:r>
      <w:proofErr w:type="spellEnd"/>
      <w:r>
        <w:rPr>
          <w:spacing w:val="-7"/>
        </w:rPr>
        <w:t xml:space="preserve"> </w:t>
      </w:r>
      <w:r>
        <w:t>include</w:t>
      </w:r>
      <w:r>
        <w:rPr>
          <w:spacing w:val="-7"/>
        </w:rPr>
        <w:t xml:space="preserve"> </w:t>
      </w:r>
      <w:r>
        <w:t>coarsening</w:t>
      </w:r>
      <w:r>
        <w:rPr>
          <w:spacing w:val="-11"/>
        </w:rPr>
        <w:t xml:space="preserve"> </w:t>
      </w:r>
      <w:r>
        <w:t>and</w:t>
      </w:r>
      <w:r>
        <w:rPr>
          <w:spacing w:val="-4"/>
        </w:rPr>
        <w:t xml:space="preserve"> </w:t>
      </w:r>
      <w:r>
        <w:t>dissolution</w:t>
      </w:r>
      <w:r>
        <w:rPr>
          <w:spacing w:val="-11"/>
        </w:rPr>
        <w:t xml:space="preserve"> </w:t>
      </w:r>
      <w:r>
        <w:t>of</w:t>
      </w:r>
      <w:r>
        <w:rPr>
          <w:spacing w:val="-3"/>
        </w:rPr>
        <w:t xml:space="preserve"> </w:t>
      </w:r>
      <w:r>
        <w:t>strengthening</w:t>
      </w:r>
      <w:r>
        <w:rPr>
          <w:spacing w:val="-13"/>
        </w:rPr>
        <w:t xml:space="preserve"> </w:t>
      </w:r>
      <w:r>
        <w:t xml:space="preserve">pre- </w:t>
      </w:r>
      <w:proofErr w:type="spellStart"/>
      <w:r>
        <w:t>cipitates</w:t>
      </w:r>
      <w:proofErr w:type="spellEnd"/>
      <w:r>
        <w:t>.</w:t>
      </w:r>
      <w:r>
        <w:rPr>
          <w:spacing w:val="3"/>
        </w:rPr>
        <w:t xml:space="preserve"> </w:t>
      </w:r>
      <w:r>
        <w:t>In</w:t>
      </w:r>
      <w:r>
        <w:rPr>
          <w:spacing w:val="-7"/>
        </w:rPr>
        <w:t xml:space="preserve"> </w:t>
      </w:r>
      <w:r>
        <w:t>the</w:t>
      </w:r>
      <w:r>
        <w:rPr>
          <w:spacing w:val="-7"/>
        </w:rPr>
        <w:t xml:space="preserve"> </w:t>
      </w:r>
      <w:r>
        <w:t>TMAZ,</w:t>
      </w:r>
      <w:r>
        <w:rPr>
          <w:spacing w:val="-11"/>
        </w:rPr>
        <w:t xml:space="preserve"> </w:t>
      </w:r>
      <w:r>
        <w:t>there</w:t>
      </w:r>
      <w:r>
        <w:rPr>
          <w:spacing w:val="-9"/>
        </w:rPr>
        <w:t xml:space="preserve"> </w:t>
      </w:r>
      <w:r>
        <w:t>are</w:t>
      </w:r>
      <w:r>
        <w:rPr>
          <w:spacing w:val="-7"/>
        </w:rPr>
        <w:t xml:space="preserve"> </w:t>
      </w:r>
      <w:r>
        <w:t>additional</w:t>
      </w:r>
      <w:r>
        <w:rPr>
          <w:spacing w:val="-13"/>
        </w:rPr>
        <w:t xml:space="preserve"> </w:t>
      </w:r>
      <w:r>
        <w:t>mechanisms</w:t>
      </w:r>
      <w:r>
        <w:rPr>
          <w:spacing w:val="-15"/>
        </w:rPr>
        <w:t xml:space="preserve"> </w:t>
      </w:r>
      <w:r>
        <w:t>which arise</w:t>
      </w:r>
      <w:r>
        <w:rPr>
          <w:spacing w:val="-5"/>
        </w:rPr>
        <w:t xml:space="preserve"> </w:t>
      </w:r>
      <w:r>
        <w:t>due</w:t>
      </w:r>
      <w:r>
        <w:rPr>
          <w:spacing w:val="-4"/>
        </w:rPr>
        <w:t xml:space="preserve"> </w:t>
      </w:r>
      <w:r>
        <w:t>to</w:t>
      </w:r>
      <w:r>
        <w:rPr>
          <w:spacing w:val="-3"/>
        </w:rPr>
        <w:t xml:space="preserve"> </w:t>
      </w:r>
      <w:r>
        <w:t>the</w:t>
      </w:r>
      <w:r>
        <w:rPr>
          <w:spacing w:val="-3"/>
        </w:rPr>
        <w:t xml:space="preserve"> </w:t>
      </w:r>
      <w:r>
        <w:t>interaction</w:t>
      </w:r>
      <w:r>
        <w:rPr>
          <w:spacing w:val="-10"/>
        </w:rPr>
        <w:t xml:space="preserve"> </w:t>
      </w:r>
      <w:r>
        <w:t>of</w:t>
      </w:r>
      <w:r>
        <w:rPr>
          <w:spacing w:val="-3"/>
        </w:rPr>
        <w:t xml:space="preserve"> </w:t>
      </w:r>
      <w:r>
        <w:t>mechanical</w:t>
      </w:r>
      <w:r>
        <w:rPr>
          <w:spacing w:val="-10"/>
        </w:rPr>
        <w:t xml:space="preserve"> </w:t>
      </w:r>
      <w:r>
        <w:t>processes.</w:t>
      </w:r>
      <w:r>
        <w:rPr>
          <w:spacing w:val="4"/>
        </w:rPr>
        <w:t xml:space="preserve"> </w:t>
      </w:r>
      <w:r>
        <w:rPr>
          <w:spacing w:val="-3"/>
        </w:rPr>
        <w:t>F</w:t>
      </w:r>
      <w:r>
        <w:t>or</w:t>
      </w:r>
      <w:r>
        <w:rPr>
          <w:spacing w:val="-4"/>
        </w:rPr>
        <w:t xml:space="preserve"> </w:t>
      </w:r>
      <w:r>
        <w:rPr>
          <w:spacing w:val="-3"/>
        </w:rPr>
        <w:t>e</w:t>
      </w:r>
      <w:r>
        <w:t xml:space="preserve">xam- </w:t>
      </w:r>
      <w:proofErr w:type="spellStart"/>
      <w:r>
        <w:t>ple</w:t>
      </w:r>
      <w:proofErr w:type="spellEnd"/>
      <w:r>
        <w:t>,</w:t>
      </w:r>
      <w:r>
        <w:rPr>
          <w:spacing w:val="6"/>
        </w:rPr>
        <w:t xml:space="preserve"> </w:t>
      </w:r>
      <w:r>
        <w:t>la</w:t>
      </w:r>
      <w:r>
        <w:rPr>
          <w:spacing w:val="-4"/>
        </w:rPr>
        <w:t>r</w:t>
      </w:r>
      <w:r>
        <w:t>ge</w:t>
      </w:r>
      <w:r>
        <w:rPr>
          <w:spacing w:val="3"/>
        </w:rPr>
        <w:t xml:space="preserve"> </w:t>
      </w:r>
      <w:r>
        <w:t>deformation</w:t>
      </w:r>
      <w:r>
        <w:rPr>
          <w:spacing w:val="-3"/>
        </w:rPr>
        <w:t xml:space="preserve"> </w:t>
      </w:r>
      <w:r>
        <w:t>may</w:t>
      </w:r>
      <w:r>
        <w:rPr>
          <w:spacing w:val="4"/>
        </w:rPr>
        <w:t xml:space="preserve"> </w:t>
      </w:r>
      <w:r>
        <w:t>be</w:t>
      </w:r>
      <w:r>
        <w:rPr>
          <w:spacing w:val="5"/>
        </w:rPr>
        <w:t xml:space="preserve"> </w:t>
      </w:r>
      <w:r>
        <w:t>induced</w:t>
      </w:r>
      <w:r>
        <w:rPr>
          <w:spacing w:val="1"/>
        </w:rPr>
        <w:t xml:space="preserve"> </w:t>
      </w:r>
      <w:r>
        <w:t>in</w:t>
      </w:r>
      <w:r>
        <w:rPr>
          <w:spacing w:val="5"/>
        </w:rPr>
        <w:t xml:space="preserve"> </w:t>
      </w:r>
      <w:r>
        <w:t>the</w:t>
      </w:r>
      <w:r>
        <w:rPr>
          <w:spacing w:val="5"/>
        </w:rPr>
        <w:t xml:space="preserve"> </w:t>
      </w:r>
      <w:r>
        <w:t>all</w:t>
      </w:r>
      <w:r>
        <w:rPr>
          <w:spacing w:val="-2"/>
        </w:rPr>
        <w:t>o</w:t>
      </w:r>
      <w:r>
        <w:t>y</w:t>
      </w:r>
      <w:r>
        <w:rPr>
          <w:spacing w:val="3"/>
        </w:rPr>
        <w:t xml:space="preserve"> </w:t>
      </w:r>
      <w:r>
        <w:t>which</w:t>
      </w:r>
      <w:r>
        <w:rPr>
          <w:spacing w:val="2"/>
        </w:rPr>
        <w:t xml:space="preserve"> </w:t>
      </w:r>
      <w:r>
        <w:t xml:space="preserve">may </w:t>
      </w:r>
      <w:r>
        <w:rPr>
          <w:w w:val="96"/>
        </w:rPr>
        <w:t>affect</w:t>
      </w:r>
      <w:r>
        <w:rPr>
          <w:spacing w:val="-4"/>
          <w:w w:val="96"/>
        </w:rPr>
        <w:t xml:space="preserve"> </w:t>
      </w:r>
      <w:r>
        <w:t>the</w:t>
      </w:r>
      <w:r>
        <w:rPr>
          <w:spacing w:val="-8"/>
        </w:rPr>
        <w:t xml:space="preserve"> </w:t>
      </w:r>
      <w:r>
        <w:t>contri</w:t>
      </w:r>
      <w:r>
        <w:rPr>
          <w:spacing w:val="-4"/>
        </w:rPr>
        <w:t>b</w:t>
      </w:r>
      <w:r>
        <w:t>ution</w:t>
      </w:r>
      <w:r>
        <w:rPr>
          <w:spacing w:val="-16"/>
        </w:rPr>
        <w:t xml:space="preserve"> </w:t>
      </w:r>
      <w:r>
        <w:t>from</w:t>
      </w:r>
      <w:r>
        <w:rPr>
          <w:spacing w:val="-10"/>
        </w:rPr>
        <w:t xml:space="preserve"> </w:t>
      </w:r>
      <w:r>
        <w:t>grain</w:t>
      </w:r>
      <w:r>
        <w:rPr>
          <w:spacing w:val="-10"/>
        </w:rPr>
        <w:t xml:space="preserve"> </w:t>
      </w:r>
      <w:r>
        <w:t>size.</w:t>
      </w:r>
      <w:r>
        <w:rPr>
          <w:spacing w:val="6"/>
        </w:rPr>
        <w:t xml:space="preserve"> </w:t>
      </w:r>
      <w:r>
        <w:t>In</w:t>
      </w:r>
      <w:r>
        <w:rPr>
          <w:spacing w:val="-8"/>
        </w:rPr>
        <w:t xml:space="preserve"> </w:t>
      </w:r>
      <w:r>
        <w:t>the</w:t>
      </w:r>
      <w:r>
        <w:rPr>
          <w:spacing w:val="-8"/>
        </w:rPr>
        <w:t xml:space="preserve"> </w:t>
      </w:r>
      <w:r>
        <w:t>nugget</w:t>
      </w:r>
      <w:r>
        <w:rPr>
          <w:spacing w:val="-11"/>
        </w:rPr>
        <w:t xml:space="preserve"> </w:t>
      </w:r>
      <w:r>
        <w:t>r</w:t>
      </w:r>
      <w:r>
        <w:rPr>
          <w:spacing w:val="-3"/>
        </w:rPr>
        <w:t>e</w:t>
      </w:r>
      <w:r>
        <w:t>gion,</w:t>
      </w:r>
      <w:r>
        <w:rPr>
          <w:spacing w:val="-11"/>
        </w:rPr>
        <w:t xml:space="preserve"> </w:t>
      </w:r>
      <w:r>
        <w:t>the la</w:t>
      </w:r>
      <w:r>
        <w:rPr>
          <w:spacing w:val="-4"/>
        </w:rPr>
        <w:t>r</w:t>
      </w:r>
      <w:r>
        <w:t>ge</w:t>
      </w:r>
      <w:r>
        <w:rPr>
          <w:spacing w:val="1"/>
        </w:rPr>
        <w:t xml:space="preserve"> </w:t>
      </w:r>
      <w:r>
        <w:t>amount</w:t>
      </w:r>
      <w:r>
        <w:rPr>
          <w:spacing w:val="-1"/>
        </w:rPr>
        <w:t xml:space="preserve"> </w:t>
      </w:r>
      <w:r>
        <w:t>of</w:t>
      </w:r>
      <w:r>
        <w:rPr>
          <w:spacing w:val="3"/>
        </w:rPr>
        <w:t xml:space="preserve"> </w:t>
      </w:r>
      <w:r>
        <w:t>heat</w:t>
      </w:r>
      <w:r>
        <w:rPr>
          <w:spacing w:val="2"/>
        </w:rPr>
        <w:t xml:space="preserve"> </w:t>
      </w:r>
      <w:r>
        <w:t>and</w:t>
      </w:r>
      <w:r>
        <w:rPr>
          <w:spacing w:val="2"/>
        </w:rPr>
        <w:t xml:space="preserve"> </w:t>
      </w:r>
      <w:r>
        <w:t>plastic strain</w:t>
      </w:r>
      <w:r>
        <w:rPr>
          <w:spacing w:val="1"/>
        </w:rPr>
        <w:t xml:space="preserve"> </w:t>
      </w:r>
      <w:r>
        <w:t>is</w:t>
      </w:r>
      <w:r>
        <w:rPr>
          <w:spacing w:val="4"/>
        </w:rPr>
        <w:t xml:space="preserve"> </w:t>
      </w:r>
      <w:r>
        <w:t>enough</w:t>
      </w:r>
      <w:r>
        <w:rPr>
          <w:spacing w:val="-1"/>
        </w:rPr>
        <w:t xml:space="preserve"> </w:t>
      </w:r>
      <w:r>
        <w:t>to</w:t>
      </w:r>
      <w:r>
        <w:rPr>
          <w:spacing w:val="3"/>
        </w:rPr>
        <w:t xml:space="preserve"> </w:t>
      </w:r>
      <w:r>
        <w:t xml:space="preserve">induce </w:t>
      </w:r>
      <w:proofErr w:type="spellStart"/>
      <w:r>
        <w:t>dy</w:t>
      </w:r>
      <w:proofErr w:type="spellEnd"/>
      <w:r>
        <w:t xml:space="preserve">- </w:t>
      </w:r>
      <w:proofErr w:type="spellStart"/>
      <w:r>
        <w:t>namic</w:t>
      </w:r>
      <w:proofErr w:type="spellEnd"/>
      <w:r>
        <w:rPr>
          <w:spacing w:val="-16"/>
        </w:rPr>
        <w:t xml:space="preserve"> </w:t>
      </w:r>
      <w:proofErr w:type="spellStart"/>
      <w:r>
        <w:rPr>
          <w:w w:val="99"/>
        </w:rPr>
        <w:t>recrystallisation</w:t>
      </w:r>
      <w:proofErr w:type="spellEnd"/>
      <w:r>
        <w:rPr>
          <w:spacing w:val="-10"/>
          <w:w w:val="99"/>
        </w:rPr>
        <w:t xml:space="preserve"> </w:t>
      </w:r>
      <w:r>
        <w:t>in</w:t>
      </w:r>
      <w:r>
        <w:rPr>
          <w:spacing w:val="-13"/>
        </w:rPr>
        <w:t xml:space="preserve"> </w:t>
      </w:r>
      <w:r>
        <w:t>the</w:t>
      </w:r>
      <w:r>
        <w:rPr>
          <w:spacing w:val="-13"/>
        </w:rPr>
        <w:t xml:space="preserve"> </w:t>
      </w:r>
      <w:r>
        <w:t>all</w:t>
      </w:r>
      <w:r>
        <w:rPr>
          <w:spacing w:val="-2"/>
        </w:rPr>
        <w:t>o</w:t>
      </w:r>
      <w:r>
        <w:rPr>
          <w:spacing w:val="-13"/>
        </w:rPr>
        <w:t>y</w:t>
      </w:r>
      <w:r>
        <w:t>.</w:t>
      </w:r>
      <w:r>
        <w:rPr>
          <w:spacing w:val="3"/>
        </w:rPr>
        <w:t xml:space="preserve"> </w:t>
      </w:r>
      <w:r>
        <w:t>In</w:t>
      </w:r>
      <w:r>
        <w:rPr>
          <w:spacing w:val="-13"/>
        </w:rPr>
        <w:t xml:space="preserve"> </w:t>
      </w:r>
      <w:r>
        <w:t>this</w:t>
      </w:r>
      <w:r>
        <w:rPr>
          <w:spacing w:val="-14"/>
        </w:rPr>
        <w:t xml:space="preserve"> </w:t>
      </w:r>
      <w:r>
        <w:t>r</w:t>
      </w:r>
      <w:r>
        <w:rPr>
          <w:spacing w:val="-3"/>
        </w:rPr>
        <w:t>e</w:t>
      </w:r>
      <w:r>
        <w:t>gion,</w:t>
      </w:r>
      <w:r>
        <w:rPr>
          <w:spacing w:val="-15"/>
        </w:rPr>
        <w:t xml:space="preserve"> </w:t>
      </w:r>
      <w:r>
        <w:t>grain</w:t>
      </w:r>
      <w:r>
        <w:rPr>
          <w:spacing w:val="-15"/>
        </w:rPr>
        <w:t xml:space="preserve"> </w:t>
      </w:r>
      <w:r>
        <w:t>size</w:t>
      </w:r>
      <w:r>
        <w:rPr>
          <w:spacing w:val="-14"/>
        </w:rPr>
        <w:t xml:space="preserve"> </w:t>
      </w:r>
      <w:r>
        <w:t>and distri</w:t>
      </w:r>
      <w:r>
        <w:rPr>
          <w:spacing w:val="-4"/>
        </w:rPr>
        <w:t>b</w:t>
      </w:r>
      <w:r>
        <w:t>ution</w:t>
      </w:r>
      <w:r>
        <w:rPr>
          <w:spacing w:val="1"/>
        </w:rPr>
        <w:t xml:space="preserve"> </w:t>
      </w:r>
      <w:r>
        <w:t>are</w:t>
      </w:r>
      <w:r>
        <w:rPr>
          <w:spacing w:val="7"/>
        </w:rPr>
        <w:t xml:space="preserve"> </w:t>
      </w:r>
      <w:r>
        <w:t>an</w:t>
      </w:r>
      <w:r>
        <w:rPr>
          <w:spacing w:val="8"/>
        </w:rPr>
        <w:t xml:space="preserve"> </w:t>
      </w:r>
      <w:r>
        <w:t>important</w:t>
      </w:r>
      <w:r>
        <w:rPr>
          <w:spacing w:val="2"/>
        </w:rPr>
        <w:t xml:space="preserve"> </w:t>
      </w:r>
      <w:r>
        <w:t>contri</w:t>
      </w:r>
      <w:r>
        <w:rPr>
          <w:spacing w:val="-4"/>
        </w:rPr>
        <w:t>b</w:t>
      </w:r>
      <w:r>
        <w:t xml:space="preserve">uting </w:t>
      </w:r>
      <w:r>
        <w:rPr>
          <w:spacing w:val="-2"/>
        </w:rPr>
        <w:t>f</w:t>
      </w:r>
      <w:r>
        <w:t>actor</w:t>
      </w:r>
      <w:r>
        <w:rPr>
          <w:spacing w:val="5"/>
        </w:rPr>
        <w:t xml:space="preserve"> </w:t>
      </w:r>
      <w:r>
        <w:t>to</w:t>
      </w:r>
      <w:r>
        <w:rPr>
          <w:spacing w:val="8"/>
        </w:rPr>
        <w:t xml:space="preserve"> </w:t>
      </w:r>
      <w:r>
        <w:t>the</w:t>
      </w:r>
      <w:r>
        <w:rPr>
          <w:spacing w:val="7"/>
        </w:rPr>
        <w:t xml:space="preserve"> </w:t>
      </w:r>
      <w:r>
        <w:t>prope</w:t>
      </w:r>
      <w:r>
        <w:rPr>
          <w:spacing w:val="-4"/>
        </w:rPr>
        <w:t>r</w:t>
      </w:r>
      <w:r>
        <w:t>- ties</w:t>
      </w:r>
      <w:r>
        <w:rPr>
          <w:spacing w:val="-3"/>
        </w:rPr>
        <w:t xml:space="preserve"> </w:t>
      </w:r>
      <w:r>
        <w:t>of</w:t>
      </w:r>
      <w:r>
        <w:rPr>
          <w:spacing w:val="-2"/>
        </w:rPr>
        <w:t xml:space="preserve"> </w:t>
      </w:r>
      <w:r>
        <w:t>the</w:t>
      </w:r>
      <w:r>
        <w:rPr>
          <w:spacing w:val="-2"/>
        </w:rPr>
        <w:t xml:space="preserve"> </w:t>
      </w:r>
      <w:r>
        <w:t>material.</w:t>
      </w:r>
      <w:r>
        <w:rPr>
          <w:spacing w:val="5"/>
        </w:rPr>
        <w:t xml:space="preserve"> </w:t>
      </w:r>
      <w:r>
        <w:t>Since</w:t>
      </w:r>
      <w:r>
        <w:rPr>
          <w:spacing w:val="-4"/>
        </w:rPr>
        <w:t xml:space="preserve"> </w:t>
      </w:r>
      <w:r>
        <w:t>the</w:t>
      </w:r>
      <w:r>
        <w:rPr>
          <w:spacing w:val="-2"/>
        </w:rPr>
        <w:t xml:space="preserve"> </w:t>
      </w:r>
      <w:r>
        <w:t>local</w:t>
      </w:r>
      <w:r>
        <w:rPr>
          <w:spacing w:val="-4"/>
        </w:rPr>
        <w:t xml:space="preserve"> </w:t>
      </w:r>
      <w:r>
        <w:t>material</w:t>
      </w:r>
      <w:r>
        <w:rPr>
          <w:spacing w:val="-7"/>
        </w:rPr>
        <w:t xml:space="preserve"> </w:t>
      </w:r>
      <w:r>
        <w:t>properties</w:t>
      </w:r>
      <w:r>
        <w:rPr>
          <w:spacing w:val="-8"/>
        </w:rPr>
        <w:t xml:space="preserve"> </w:t>
      </w:r>
      <w:r>
        <w:t>are</w:t>
      </w:r>
      <w:r>
        <w:rPr>
          <w:spacing w:val="-2"/>
        </w:rPr>
        <w:t xml:space="preserve"> </w:t>
      </w:r>
      <w:r>
        <w:t>con- trolled</w:t>
      </w:r>
      <w:r>
        <w:rPr>
          <w:spacing w:val="11"/>
        </w:rPr>
        <w:t xml:space="preserve"> </w:t>
      </w:r>
      <w:r>
        <w:t>by</w:t>
      </w:r>
      <w:r>
        <w:rPr>
          <w:spacing w:val="14"/>
        </w:rPr>
        <w:t xml:space="preserve"> </w:t>
      </w:r>
      <w:r>
        <w:t>these</w:t>
      </w:r>
      <w:r>
        <w:rPr>
          <w:spacing w:val="12"/>
        </w:rPr>
        <w:t xml:space="preserve"> </w:t>
      </w:r>
      <w:r>
        <w:t>changes</w:t>
      </w:r>
      <w:r>
        <w:rPr>
          <w:spacing w:val="10"/>
        </w:rPr>
        <w:t xml:space="preserve"> </w:t>
      </w:r>
      <w:r>
        <w:t>in</w:t>
      </w:r>
      <w:r>
        <w:rPr>
          <w:spacing w:val="14"/>
        </w:rPr>
        <w:t xml:space="preserve"> </w:t>
      </w:r>
      <w:r>
        <w:t>strengthening</w:t>
      </w:r>
      <w:r>
        <w:rPr>
          <w:spacing w:val="5"/>
        </w:rPr>
        <w:t xml:space="preserve"> </w:t>
      </w:r>
      <w:r>
        <w:t>mechanisms</w:t>
      </w:r>
      <w:r>
        <w:rPr>
          <w:spacing w:val="6"/>
        </w:rPr>
        <w:t xml:space="preserve"> </w:t>
      </w:r>
      <w:r>
        <w:t>[16],</w:t>
      </w:r>
      <w:r>
        <w:rPr>
          <w:spacing w:val="16"/>
        </w:rPr>
        <w:t xml:space="preserve"> </w:t>
      </w:r>
      <w:r>
        <w:t>it is</w:t>
      </w:r>
      <w:r>
        <w:rPr>
          <w:spacing w:val="10"/>
        </w:rPr>
        <w:t xml:space="preserve"> </w:t>
      </w:r>
      <w:r>
        <w:t>necessary</w:t>
      </w:r>
      <w:r>
        <w:rPr>
          <w:spacing w:val="3"/>
        </w:rPr>
        <w:t xml:space="preserve"> </w:t>
      </w:r>
      <w:r>
        <w:t>to</w:t>
      </w:r>
      <w:r>
        <w:rPr>
          <w:spacing w:val="9"/>
        </w:rPr>
        <w:t xml:space="preserve"> </w:t>
      </w:r>
      <w:r>
        <w:t>d</w:t>
      </w:r>
      <w:r>
        <w:rPr>
          <w:spacing w:val="-5"/>
        </w:rPr>
        <w:t>e</w:t>
      </w:r>
      <w:r>
        <w:rPr>
          <w:spacing w:val="-3"/>
        </w:rPr>
        <w:t>v</w:t>
      </w:r>
      <w:r>
        <w:t>elop</w:t>
      </w:r>
      <w:r>
        <w:rPr>
          <w:spacing w:val="5"/>
        </w:rPr>
        <w:t xml:space="preserve"> </w:t>
      </w:r>
      <w:r>
        <w:t>an</w:t>
      </w:r>
      <w:r>
        <w:rPr>
          <w:spacing w:val="9"/>
        </w:rPr>
        <w:t xml:space="preserve"> </w:t>
      </w:r>
      <w:r>
        <w:t>understanding of</w:t>
      </w:r>
      <w:r>
        <w:rPr>
          <w:spacing w:val="9"/>
        </w:rPr>
        <w:t xml:space="preserve"> </w:t>
      </w:r>
      <w:r>
        <w:t>h</w:t>
      </w:r>
      <w:r>
        <w:rPr>
          <w:spacing w:val="-5"/>
        </w:rPr>
        <w:t>o</w:t>
      </w:r>
      <w:r>
        <w:t>w</w:t>
      </w:r>
      <w:r>
        <w:rPr>
          <w:spacing w:val="8"/>
        </w:rPr>
        <w:t xml:space="preserve"> </w:t>
      </w:r>
      <w:r>
        <w:t>th</w:t>
      </w:r>
      <w:r>
        <w:rPr>
          <w:spacing w:val="-3"/>
        </w:rPr>
        <w:t>e</w:t>
      </w:r>
      <w:r>
        <w:t>y</w:t>
      </w:r>
      <w:r>
        <w:rPr>
          <w:spacing w:val="8"/>
        </w:rPr>
        <w:t xml:space="preserve"> </w:t>
      </w:r>
      <w:r>
        <w:t>d</w:t>
      </w:r>
      <w:r>
        <w:rPr>
          <w:spacing w:val="-5"/>
        </w:rPr>
        <w:t>e</w:t>
      </w:r>
      <w:r>
        <w:rPr>
          <w:spacing w:val="-3"/>
        </w:rPr>
        <w:t>v</w:t>
      </w:r>
      <w:r>
        <w:t>elop during</w:t>
      </w:r>
      <w:r>
        <w:rPr>
          <w:spacing w:val="5"/>
        </w:rPr>
        <w:t xml:space="preserve"> </w:t>
      </w:r>
      <w:r>
        <w:t>welding</w:t>
      </w:r>
      <w:r>
        <w:rPr>
          <w:spacing w:val="4"/>
        </w:rPr>
        <w:t xml:space="preserve"> </w:t>
      </w:r>
      <w:r>
        <w:t>in</w:t>
      </w:r>
      <w:r>
        <w:rPr>
          <w:spacing w:val="9"/>
        </w:rPr>
        <w:t xml:space="preserve"> </w:t>
      </w:r>
      <w:r>
        <w:t>order</w:t>
      </w:r>
      <w:r>
        <w:rPr>
          <w:spacing w:val="6"/>
        </w:rPr>
        <w:t xml:space="preserve"> </w:t>
      </w:r>
      <w:r>
        <w:t>for</w:t>
      </w:r>
      <w:r>
        <w:rPr>
          <w:spacing w:val="8"/>
        </w:rPr>
        <w:t xml:space="preserve"> </w:t>
      </w:r>
      <w:r>
        <w:t>them</w:t>
      </w:r>
      <w:r>
        <w:rPr>
          <w:spacing w:val="6"/>
        </w:rPr>
        <w:t xml:space="preserve"> </w:t>
      </w:r>
      <w:r>
        <w:t>to</w:t>
      </w:r>
      <w:r>
        <w:rPr>
          <w:spacing w:val="9"/>
        </w:rPr>
        <w:t xml:space="preserve"> </w:t>
      </w:r>
      <w:r>
        <w:t>be</w:t>
      </w:r>
      <w:r>
        <w:rPr>
          <w:spacing w:val="8"/>
        </w:rPr>
        <w:t xml:space="preserve"> </w:t>
      </w:r>
      <w:r>
        <w:t>incorporated into</w:t>
      </w:r>
      <w:r>
        <w:rPr>
          <w:spacing w:val="7"/>
        </w:rPr>
        <w:t xml:space="preserve"> </w:t>
      </w:r>
      <w:r>
        <w:t>a</w:t>
      </w:r>
      <w:r>
        <w:rPr>
          <w:spacing w:val="-3"/>
        </w:rPr>
        <w:t>n</w:t>
      </w:r>
      <w:r>
        <w:t>y structural</w:t>
      </w:r>
      <w:r>
        <w:rPr>
          <w:spacing w:val="-8"/>
        </w:rPr>
        <w:t xml:space="preserve"> </w:t>
      </w:r>
      <w:r>
        <w:t>model</w:t>
      </w:r>
      <w:r>
        <w:rPr>
          <w:spacing w:val="-5"/>
        </w:rPr>
        <w:t xml:space="preserve"> </w:t>
      </w:r>
      <w:r>
        <w:t>to</w:t>
      </w:r>
      <w:r>
        <w:rPr>
          <w:spacing w:val="-2"/>
        </w:rPr>
        <w:t xml:space="preserve"> </w:t>
      </w:r>
      <w:r>
        <w:t>study</w:t>
      </w:r>
      <w:r>
        <w:rPr>
          <w:spacing w:val="-4"/>
        </w:rPr>
        <w:t xml:space="preserve"> </w:t>
      </w:r>
      <w:r>
        <w:t>weld</w:t>
      </w:r>
      <w:r>
        <w:rPr>
          <w:spacing w:val="-4"/>
        </w:rPr>
        <w:t xml:space="preserve"> </w:t>
      </w:r>
      <w:r>
        <w:t>performance.</w:t>
      </w:r>
    </w:p>
    <w:p w:rsidR="00731615" w:rsidRDefault="00731615">
      <w:pPr>
        <w:spacing w:before="2" w:line="180" w:lineRule="exact"/>
        <w:rPr>
          <w:sz w:val="19"/>
          <w:szCs w:val="19"/>
        </w:rPr>
      </w:pPr>
    </w:p>
    <w:p w:rsidR="00731615" w:rsidRDefault="00EE1D9C">
      <w:pPr>
        <w:ind w:right="3785"/>
        <w:jc w:val="both"/>
      </w:pPr>
      <w:r>
        <w:t>1.3.</w:t>
      </w:r>
      <w:r>
        <w:rPr>
          <w:spacing w:val="47"/>
        </w:rPr>
        <w:t xml:space="preserve"> </w:t>
      </w:r>
      <w:r>
        <w:rPr>
          <w:spacing w:val="-17"/>
          <w:w w:val="93"/>
        </w:rPr>
        <w:t>W</w:t>
      </w:r>
      <w:r>
        <w:rPr>
          <w:w w:val="93"/>
        </w:rPr>
        <w:t>eld</w:t>
      </w:r>
      <w:r>
        <w:rPr>
          <w:spacing w:val="7"/>
          <w:w w:val="93"/>
        </w:rPr>
        <w:t xml:space="preserve"> </w:t>
      </w:r>
      <w:r>
        <w:t>Modelling</w:t>
      </w:r>
    </w:p>
    <w:p w:rsidR="00731615" w:rsidRDefault="00EE1D9C">
      <w:pPr>
        <w:spacing w:before="21" w:line="249" w:lineRule="auto"/>
        <w:ind w:right="418" w:firstLine="299"/>
        <w:jc w:val="both"/>
      </w:pPr>
      <w:r>
        <w:t>The</w:t>
      </w:r>
      <w:r>
        <w:rPr>
          <w:spacing w:val="-14"/>
        </w:rPr>
        <w:t xml:space="preserve"> </w:t>
      </w:r>
      <w:r>
        <w:t>typical</w:t>
      </w:r>
      <w:r>
        <w:rPr>
          <w:spacing w:val="-16"/>
        </w:rPr>
        <w:t xml:space="preserve"> </w:t>
      </w:r>
      <w:r>
        <w:t>method</w:t>
      </w:r>
      <w:r>
        <w:rPr>
          <w:spacing w:val="-17"/>
        </w:rPr>
        <w:t xml:space="preserve"> </w:t>
      </w:r>
      <w:r>
        <w:t>to</w:t>
      </w:r>
      <w:r>
        <w:rPr>
          <w:spacing w:val="-13"/>
        </w:rPr>
        <w:t xml:space="preserve"> </w:t>
      </w:r>
      <w:r>
        <w:t>study</w:t>
      </w:r>
      <w:r>
        <w:rPr>
          <w:spacing w:val="-15"/>
        </w:rPr>
        <w:t xml:space="preserve"> </w:t>
      </w:r>
      <w:r>
        <w:t>structural</w:t>
      </w:r>
      <w:r>
        <w:rPr>
          <w:spacing w:val="-19"/>
        </w:rPr>
        <w:t xml:space="preserve"> </w:t>
      </w:r>
      <w:r>
        <w:t>response</w:t>
      </w:r>
      <w:r>
        <w:rPr>
          <w:spacing w:val="-18"/>
        </w:rPr>
        <w:t xml:space="preserve"> </w:t>
      </w:r>
      <w:r>
        <w:t>to</w:t>
      </w:r>
      <w:r>
        <w:rPr>
          <w:spacing w:val="-13"/>
        </w:rPr>
        <w:t xml:space="preserve"> </w:t>
      </w:r>
      <w:r>
        <w:t>loading</w:t>
      </w:r>
      <w:r>
        <w:rPr>
          <w:spacing w:val="-17"/>
        </w:rPr>
        <w:t xml:space="preserve"> </w:t>
      </w:r>
      <w:r>
        <w:t>is to</w:t>
      </w:r>
      <w:r>
        <w:rPr>
          <w:spacing w:val="-3"/>
        </w:rPr>
        <w:t xml:space="preserve"> </w:t>
      </w:r>
      <w:r>
        <w:t>use</w:t>
      </w:r>
      <w:r>
        <w:rPr>
          <w:spacing w:val="-4"/>
        </w:rPr>
        <w:t xml:space="preserve"> </w:t>
      </w:r>
      <w:r>
        <w:t>the</w:t>
      </w:r>
      <w:r>
        <w:rPr>
          <w:spacing w:val="-3"/>
        </w:rPr>
        <w:t xml:space="preserve"> </w:t>
      </w:r>
      <w:r>
        <w:t>FEM</w:t>
      </w:r>
      <w:r>
        <w:rPr>
          <w:spacing w:val="-5"/>
        </w:rPr>
        <w:t xml:space="preserve"> </w:t>
      </w:r>
      <w:r>
        <w:t>and</w:t>
      </w:r>
      <w:r>
        <w:rPr>
          <w:spacing w:val="-4"/>
        </w:rPr>
        <w:t xml:space="preserve"> </w:t>
      </w:r>
      <w:r>
        <w:t>there</w:t>
      </w:r>
      <w:r>
        <w:rPr>
          <w:spacing w:val="-5"/>
        </w:rPr>
        <w:t xml:space="preserve"> </w:t>
      </w:r>
      <w:r>
        <w:t>are</w:t>
      </w:r>
      <w:r>
        <w:rPr>
          <w:spacing w:val="-3"/>
        </w:rPr>
        <w:t xml:space="preserve"> </w:t>
      </w:r>
      <w:r>
        <w:t>ma</w:t>
      </w:r>
      <w:r>
        <w:rPr>
          <w:spacing w:val="-3"/>
        </w:rPr>
        <w:t>n</w:t>
      </w:r>
      <w:r>
        <w:t>y</w:t>
      </w:r>
      <w:r>
        <w:rPr>
          <w:spacing w:val="-5"/>
        </w:rPr>
        <w:t xml:space="preserve"> </w:t>
      </w:r>
      <w:r>
        <w:t>instances</w:t>
      </w:r>
      <w:r>
        <w:rPr>
          <w:spacing w:val="-8"/>
        </w:rPr>
        <w:t xml:space="preserve"> </w:t>
      </w:r>
      <w:r>
        <w:t>of</w:t>
      </w:r>
      <w:r>
        <w:rPr>
          <w:spacing w:val="-3"/>
        </w:rPr>
        <w:t xml:space="preserve"> </w:t>
      </w:r>
      <w:r>
        <w:t>its</w:t>
      </w:r>
      <w:r>
        <w:rPr>
          <w:spacing w:val="-3"/>
        </w:rPr>
        <w:t xml:space="preserve"> </w:t>
      </w:r>
      <w:r>
        <w:t>use</w:t>
      </w:r>
      <w:r>
        <w:rPr>
          <w:spacing w:val="-4"/>
        </w:rPr>
        <w:t xml:space="preserve"> </w:t>
      </w:r>
      <w:r>
        <w:t>to</w:t>
      </w:r>
      <w:r>
        <w:rPr>
          <w:spacing w:val="-3"/>
        </w:rPr>
        <w:t xml:space="preserve"> </w:t>
      </w:r>
      <w:r>
        <w:t>study the</w:t>
      </w:r>
      <w:r>
        <w:rPr>
          <w:spacing w:val="-9"/>
        </w:rPr>
        <w:t xml:space="preserve"> </w:t>
      </w:r>
      <w:r>
        <w:t>response</w:t>
      </w:r>
      <w:r>
        <w:rPr>
          <w:spacing w:val="-15"/>
        </w:rPr>
        <w:t xml:space="preserve"> </w:t>
      </w:r>
      <w:r>
        <w:t>of</w:t>
      </w:r>
      <w:r>
        <w:rPr>
          <w:spacing w:val="-9"/>
        </w:rPr>
        <w:t xml:space="preserve"> </w:t>
      </w:r>
      <w:r>
        <w:t>welded</w:t>
      </w:r>
      <w:r>
        <w:rPr>
          <w:spacing w:val="-13"/>
        </w:rPr>
        <w:t xml:space="preserve"> </w:t>
      </w:r>
      <w:r>
        <w:t>structures</w:t>
      </w:r>
      <w:r>
        <w:rPr>
          <w:spacing w:val="-16"/>
        </w:rPr>
        <w:t xml:space="preserve"> </w:t>
      </w:r>
      <w:r>
        <w:t>[21,</w:t>
      </w:r>
      <w:r>
        <w:rPr>
          <w:spacing w:val="-10"/>
        </w:rPr>
        <w:t xml:space="preserve"> </w:t>
      </w:r>
      <w:r>
        <w:t>7,</w:t>
      </w:r>
      <w:r>
        <w:rPr>
          <w:spacing w:val="-8"/>
        </w:rPr>
        <w:t xml:space="preserve"> </w:t>
      </w:r>
      <w:r>
        <w:t>22,</w:t>
      </w:r>
      <w:r>
        <w:rPr>
          <w:spacing w:val="-10"/>
        </w:rPr>
        <w:t xml:space="preserve"> </w:t>
      </w:r>
      <w:proofErr w:type="gramStart"/>
      <w:r>
        <w:t>23</w:t>
      </w:r>
      <w:proofErr w:type="gramEnd"/>
      <w:r>
        <w:t>].</w:t>
      </w:r>
      <w:r>
        <w:rPr>
          <w:spacing w:val="6"/>
        </w:rPr>
        <w:t xml:space="preserve"> </w:t>
      </w:r>
      <w:r>
        <w:t>H</w:t>
      </w:r>
      <w:r>
        <w:rPr>
          <w:spacing w:val="-5"/>
        </w:rPr>
        <w:t>o</w:t>
      </w:r>
      <w:r>
        <w:t>w</w:t>
      </w:r>
      <w:r>
        <w:rPr>
          <w:spacing w:val="-5"/>
        </w:rPr>
        <w:t>e</w:t>
      </w:r>
      <w:r>
        <w:rPr>
          <w:spacing w:val="-3"/>
        </w:rPr>
        <w:t>v</w:t>
      </w:r>
      <w:r>
        <w:t>e</w:t>
      </w:r>
      <w:r>
        <w:rPr>
          <w:spacing w:val="-8"/>
        </w:rPr>
        <w:t>r</w:t>
      </w:r>
      <w:r>
        <w:t>,</w:t>
      </w:r>
      <w:r>
        <w:rPr>
          <w:spacing w:val="-14"/>
        </w:rPr>
        <w:t xml:space="preserve"> </w:t>
      </w:r>
      <w:proofErr w:type="spellStart"/>
      <w:r>
        <w:t>suc</w:t>
      </w:r>
      <w:proofErr w:type="spellEnd"/>
      <w:r>
        <w:t xml:space="preserve">- </w:t>
      </w:r>
      <w:proofErr w:type="spellStart"/>
      <w:r>
        <w:t>cessful</w:t>
      </w:r>
      <w:proofErr w:type="spellEnd"/>
      <w:r>
        <w:rPr>
          <w:spacing w:val="-9"/>
        </w:rPr>
        <w:t xml:space="preserve"> </w:t>
      </w:r>
      <w:r>
        <w:t>macro</w:t>
      </w:r>
      <w:r>
        <w:rPr>
          <w:spacing w:val="-8"/>
        </w:rPr>
        <w:t xml:space="preserve"> </w:t>
      </w:r>
      <w:r>
        <w:t>scale</w:t>
      </w:r>
      <w:r>
        <w:rPr>
          <w:spacing w:val="-7"/>
        </w:rPr>
        <w:t xml:space="preserve"> </w:t>
      </w:r>
      <w:proofErr w:type="spellStart"/>
      <w:r>
        <w:t>modelling</w:t>
      </w:r>
      <w:proofErr w:type="spellEnd"/>
      <w:r>
        <w:rPr>
          <w:spacing w:val="-11"/>
        </w:rPr>
        <w:t xml:space="preserve"> </w:t>
      </w:r>
      <w:r>
        <w:t>of</w:t>
      </w:r>
      <w:r>
        <w:rPr>
          <w:spacing w:val="-5"/>
        </w:rPr>
        <w:t xml:space="preserve"> </w:t>
      </w:r>
      <w:r>
        <w:t>weld</w:t>
      </w:r>
      <w:r>
        <w:rPr>
          <w:spacing w:val="-7"/>
        </w:rPr>
        <w:t xml:space="preserve"> </w:t>
      </w:r>
      <w:proofErr w:type="spellStart"/>
      <w:r>
        <w:t>beh</w:t>
      </w:r>
      <w:r>
        <w:rPr>
          <w:spacing w:val="-4"/>
        </w:rPr>
        <w:t>a</w:t>
      </w:r>
      <w:r>
        <w:t>viour</w:t>
      </w:r>
      <w:proofErr w:type="spellEnd"/>
      <w:r>
        <w:rPr>
          <w:spacing w:val="-11"/>
        </w:rPr>
        <w:t xml:space="preserve"> </w:t>
      </w:r>
      <w:r>
        <w:t>under</w:t>
      </w:r>
      <w:r>
        <w:rPr>
          <w:spacing w:val="-8"/>
        </w:rPr>
        <w:t xml:space="preserve"> </w:t>
      </w:r>
      <w:r>
        <w:t>general loading</w:t>
      </w:r>
      <w:r>
        <w:rPr>
          <w:spacing w:val="3"/>
        </w:rPr>
        <w:t xml:space="preserve"> </w:t>
      </w:r>
      <w:r>
        <w:t>conditions</w:t>
      </w:r>
      <w:r>
        <w:rPr>
          <w:spacing w:val="1"/>
        </w:rPr>
        <w:t xml:space="preserve"> </w:t>
      </w:r>
      <w:r>
        <w:t>is</w:t>
      </w:r>
      <w:r>
        <w:rPr>
          <w:spacing w:val="8"/>
        </w:rPr>
        <w:t xml:space="preserve"> </w:t>
      </w:r>
      <w:r>
        <w:rPr>
          <w:spacing w:val="-3"/>
        </w:rPr>
        <w:t>e</w:t>
      </w:r>
      <w:r>
        <w:t>xtremely</w:t>
      </w:r>
      <w:r>
        <w:rPr>
          <w:spacing w:val="1"/>
        </w:rPr>
        <w:t xml:space="preserve"> </w:t>
      </w:r>
      <w:r>
        <w:t>challenging as</w:t>
      </w:r>
      <w:r>
        <w:rPr>
          <w:spacing w:val="8"/>
        </w:rPr>
        <w:t xml:space="preserve"> </w:t>
      </w:r>
      <w:r>
        <w:t>there</w:t>
      </w:r>
      <w:r>
        <w:rPr>
          <w:spacing w:val="5"/>
        </w:rPr>
        <w:t xml:space="preserve"> </w:t>
      </w:r>
      <w:r>
        <w:t>are</w:t>
      </w:r>
      <w:r>
        <w:rPr>
          <w:spacing w:val="7"/>
        </w:rPr>
        <w:t xml:space="preserve"> </w:t>
      </w:r>
      <w:r>
        <w:t>ma</w:t>
      </w:r>
      <w:r>
        <w:rPr>
          <w:spacing w:val="-3"/>
        </w:rPr>
        <w:t>n</w:t>
      </w:r>
      <w:r>
        <w:t xml:space="preserve">y </w:t>
      </w:r>
      <w:r>
        <w:rPr>
          <w:spacing w:val="-2"/>
        </w:rPr>
        <w:t>f</w:t>
      </w:r>
      <w:r>
        <w:t>actors</w:t>
      </w:r>
      <w:r>
        <w:rPr>
          <w:spacing w:val="3"/>
        </w:rPr>
        <w:t xml:space="preserve"> </w:t>
      </w:r>
      <w:r>
        <w:t>which</w:t>
      </w:r>
      <w:r>
        <w:rPr>
          <w:spacing w:val="3"/>
        </w:rPr>
        <w:t xml:space="preserve"> </w:t>
      </w:r>
      <w:r>
        <w:t>contri</w:t>
      </w:r>
      <w:r>
        <w:rPr>
          <w:spacing w:val="-4"/>
        </w:rPr>
        <w:t>b</w:t>
      </w:r>
      <w:r>
        <w:t>ute to</w:t>
      </w:r>
      <w:r>
        <w:rPr>
          <w:spacing w:val="6"/>
        </w:rPr>
        <w:t xml:space="preserve"> </w:t>
      </w:r>
      <w:r>
        <w:t>the</w:t>
      </w:r>
      <w:r>
        <w:rPr>
          <w:spacing w:val="6"/>
        </w:rPr>
        <w:t xml:space="preserve"> </w:t>
      </w:r>
      <w:r>
        <w:rPr>
          <w:spacing w:val="-3"/>
        </w:rPr>
        <w:t>ov</w:t>
      </w:r>
      <w:r>
        <w:t>erall</w:t>
      </w:r>
      <w:r>
        <w:rPr>
          <w:spacing w:val="2"/>
        </w:rPr>
        <w:t xml:space="preserve"> </w:t>
      </w:r>
      <w:r>
        <w:t xml:space="preserve">structural </w:t>
      </w:r>
      <w:proofErr w:type="spellStart"/>
      <w:r>
        <w:t>beh</w:t>
      </w:r>
      <w:r>
        <w:rPr>
          <w:spacing w:val="-4"/>
        </w:rPr>
        <w:t>a</w:t>
      </w:r>
      <w:r>
        <w:t>viou</w:t>
      </w:r>
      <w:r>
        <w:rPr>
          <w:spacing w:val="-11"/>
        </w:rPr>
        <w:t>r</w:t>
      </w:r>
      <w:proofErr w:type="spellEnd"/>
      <w:r>
        <w:t>.</w:t>
      </w:r>
      <w:r>
        <w:rPr>
          <w:spacing w:val="29"/>
        </w:rPr>
        <w:t xml:space="preserve"> </w:t>
      </w:r>
      <w:r>
        <w:t>In addition</w:t>
      </w:r>
      <w:r>
        <w:rPr>
          <w:spacing w:val="21"/>
        </w:rPr>
        <w:t xml:space="preserve"> </w:t>
      </w:r>
      <w:r>
        <w:t>to</w:t>
      </w:r>
      <w:r>
        <w:rPr>
          <w:spacing w:val="26"/>
        </w:rPr>
        <w:t xml:space="preserve"> </w:t>
      </w:r>
      <w:r>
        <w:t>the</w:t>
      </w:r>
      <w:r>
        <w:rPr>
          <w:spacing w:val="26"/>
        </w:rPr>
        <w:t xml:space="preserve"> </w:t>
      </w:r>
      <w:r>
        <w:rPr>
          <w:spacing w:val="-5"/>
        </w:rPr>
        <w:t>v</w:t>
      </w:r>
      <w:r>
        <w:t>ariation</w:t>
      </w:r>
      <w:r>
        <w:rPr>
          <w:spacing w:val="21"/>
        </w:rPr>
        <w:t xml:space="preserve"> </w:t>
      </w:r>
      <w:r>
        <w:t>in</w:t>
      </w:r>
      <w:r>
        <w:rPr>
          <w:spacing w:val="26"/>
        </w:rPr>
        <w:t xml:space="preserve"> </w:t>
      </w:r>
      <w:r>
        <w:t>strengthening</w:t>
      </w:r>
      <w:r>
        <w:rPr>
          <w:spacing w:val="17"/>
        </w:rPr>
        <w:t xml:space="preserve"> </w:t>
      </w:r>
      <w:r>
        <w:t>mechanisms</w:t>
      </w:r>
      <w:r>
        <w:rPr>
          <w:spacing w:val="18"/>
        </w:rPr>
        <w:t xml:space="preserve"> </w:t>
      </w:r>
      <w:r>
        <w:t>across</w:t>
      </w:r>
    </w:p>
    <w:p w:rsidR="00731615" w:rsidRDefault="00EE1D9C">
      <w:pPr>
        <w:spacing w:line="260" w:lineRule="exact"/>
        <w:ind w:right="414"/>
        <w:jc w:val="both"/>
      </w:pPr>
      <w:proofErr w:type="gramStart"/>
      <w:r>
        <w:rPr>
          <w:position w:val="3"/>
        </w:rPr>
        <w:t>the</w:t>
      </w:r>
      <w:proofErr w:type="gramEnd"/>
      <w:r>
        <w:rPr>
          <w:spacing w:val="14"/>
          <w:position w:val="3"/>
        </w:rPr>
        <w:t xml:space="preserve"> </w:t>
      </w:r>
      <w:r>
        <w:rPr>
          <w:position w:val="3"/>
        </w:rPr>
        <w:t>weld</w:t>
      </w:r>
      <w:r>
        <w:rPr>
          <w:spacing w:val="11"/>
          <w:position w:val="3"/>
        </w:rPr>
        <w:t xml:space="preserve"> </w:t>
      </w:r>
      <w:r>
        <w:rPr>
          <w:position w:val="3"/>
        </w:rPr>
        <w:t>zone</w:t>
      </w:r>
      <w:r>
        <w:rPr>
          <w:spacing w:val="12"/>
          <w:position w:val="3"/>
        </w:rPr>
        <w:t xml:space="preserve"> </w:t>
      </w:r>
      <w:r>
        <w:rPr>
          <w:w w:val="94"/>
          <w:position w:val="3"/>
        </w:rPr>
        <w:t>(</w:t>
      </w:r>
      <w:r>
        <w:rPr>
          <w:rFonts w:ascii="Meiryo" w:eastAsia="Meiryo" w:hAnsi="Meiryo" w:cs="Meiryo"/>
          <w:w w:val="94"/>
          <w:position w:val="3"/>
        </w:rPr>
        <w:t>§</w:t>
      </w:r>
      <w:r>
        <w:rPr>
          <w:w w:val="94"/>
          <w:position w:val="3"/>
        </w:rPr>
        <w:t>1.2),</w:t>
      </w:r>
      <w:r>
        <w:rPr>
          <w:spacing w:val="26"/>
          <w:w w:val="94"/>
          <w:position w:val="3"/>
        </w:rPr>
        <w:t xml:space="preserve"> </w:t>
      </w:r>
      <w:r>
        <w:rPr>
          <w:position w:val="3"/>
        </w:rPr>
        <w:t>phenomena</w:t>
      </w:r>
      <w:r>
        <w:rPr>
          <w:spacing w:val="7"/>
          <w:position w:val="3"/>
        </w:rPr>
        <w:t xml:space="preserve"> </w:t>
      </w:r>
      <w:r>
        <w:rPr>
          <w:position w:val="3"/>
        </w:rPr>
        <w:t>such</w:t>
      </w:r>
      <w:r>
        <w:rPr>
          <w:spacing w:val="12"/>
          <w:position w:val="3"/>
        </w:rPr>
        <w:t xml:space="preserve"> </w:t>
      </w:r>
      <w:r>
        <w:rPr>
          <w:position w:val="3"/>
        </w:rPr>
        <w:t>as</w:t>
      </w:r>
      <w:r>
        <w:rPr>
          <w:spacing w:val="13"/>
          <w:position w:val="3"/>
        </w:rPr>
        <w:t xml:space="preserve"> </w:t>
      </w:r>
      <w:r>
        <w:rPr>
          <w:position w:val="3"/>
        </w:rPr>
        <w:t>geometry</w:t>
      </w:r>
      <w:r>
        <w:rPr>
          <w:spacing w:val="8"/>
          <w:position w:val="3"/>
        </w:rPr>
        <w:t xml:space="preserve"> </w:t>
      </w:r>
      <w:r>
        <w:rPr>
          <w:position w:val="3"/>
        </w:rPr>
        <w:t>misalign-</w:t>
      </w:r>
    </w:p>
    <w:p w:rsidR="00731615" w:rsidRDefault="00EE1D9C">
      <w:pPr>
        <w:spacing w:line="180" w:lineRule="exact"/>
        <w:ind w:right="422"/>
        <w:jc w:val="both"/>
      </w:pPr>
      <w:proofErr w:type="spellStart"/>
      <w:proofErr w:type="gramStart"/>
      <w:r>
        <w:t>ment</w:t>
      </w:r>
      <w:proofErr w:type="spellEnd"/>
      <w:proofErr w:type="gramEnd"/>
      <w:r>
        <w:rPr>
          <w:spacing w:val="2"/>
        </w:rPr>
        <w:t xml:space="preserve"> </w:t>
      </w:r>
      <w:r>
        <w:t>from</w:t>
      </w:r>
      <w:r>
        <w:rPr>
          <w:spacing w:val="2"/>
        </w:rPr>
        <w:t xml:space="preserve"> </w:t>
      </w:r>
      <w:r>
        <w:t>the</w:t>
      </w:r>
      <w:r>
        <w:rPr>
          <w:spacing w:val="4"/>
        </w:rPr>
        <w:t xml:space="preserve"> </w:t>
      </w:r>
      <w:r>
        <w:t>welding process,</w:t>
      </w:r>
      <w:r>
        <w:rPr>
          <w:spacing w:val="1"/>
        </w:rPr>
        <w:t xml:space="preserve"> </w:t>
      </w:r>
      <w:r>
        <w:t>the</w:t>
      </w:r>
      <w:r>
        <w:rPr>
          <w:spacing w:val="4"/>
        </w:rPr>
        <w:t xml:space="preserve"> </w:t>
      </w:r>
      <w:r>
        <w:t>formation</w:t>
      </w:r>
      <w:r>
        <w:rPr>
          <w:spacing w:val="-2"/>
        </w:rPr>
        <w:t xml:space="preserve"> </w:t>
      </w:r>
      <w:r>
        <w:t>of</w:t>
      </w:r>
      <w:r>
        <w:rPr>
          <w:spacing w:val="4"/>
        </w:rPr>
        <w:t xml:space="preserve"> </w:t>
      </w:r>
      <w:r>
        <w:t>weld</w:t>
      </w:r>
      <w:r>
        <w:rPr>
          <w:spacing w:val="2"/>
        </w:rPr>
        <w:t xml:space="preserve"> </w:t>
      </w:r>
      <w:r>
        <w:t>defects,</w:t>
      </w:r>
    </w:p>
    <w:p w:rsidR="00731615" w:rsidRDefault="00EE1D9C">
      <w:pPr>
        <w:spacing w:before="9" w:line="249" w:lineRule="auto"/>
        <w:ind w:right="418"/>
        <w:jc w:val="both"/>
      </w:pPr>
      <w:proofErr w:type="gramStart"/>
      <w:r>
        <w:t>and</w:t>
      </w:r>
      <w:proofErr w:type="gramEnd"/>
      <w:r>
        <w:rPr>
          <w:spacing w:val="7"/>
        </w:rPr>
        <w:t xml:space="preserve"> </w:t>
      </w:r>
      <w:r>
        <w:t>residual</w:t>
      </w:r>
      <w:r>
        <w:rPr>
          <w:spacing w:val="4"/>
        </w:rPr>
        <w:t xml:space="preserve"> </w:t>
      </w:r>
      <w:r>
        <w:t>stresses</w:t>
      </w:r>
      <w:r>
        <w:rPr>
          <w:spacing w:val="4"/>
        </w:rPr>
        <w:t xml:space="preserve"> </w:t>
      </w:r>
      <w:r>
        <w:t>are</w:t>
      </w:r>
      <w:r>
        <w:rPr>
          <w:spacing w:val="8"/>
        </w:rPr>
        <w:t xml:space="preserve"> </w:t>
      </w:r>
      <w:r>
        <w:t>all</w:t>
      </w:r>
      <w:r>
        <w:rPr>
          <w:spacing w:val="8"/>
        </w:rPr>
        <w:t xml:space="preserve"> </w:t>
      </w:r>
      <w:r>
        <w:t>compl</w:t>
      </w:r>
      <w:r>
        <w:rPr>
          <w:spacing w:val="-3"/>
        </w:rPr>
        <w:t>e</w:t>
      </w:r>
      <w:r>
        <w:t>xities which</w:t>
      </w:r>
      <w:r>
        <w:rPr>
          <w:spacing w:val="5"/>
        </w:rPr>
        <w:t xml:space="preserve"> </w:t>
      </w:r>
      <w:r>
        <w:t>contri</w:t>
      </w:r>
      <w:r>
        <w:rPr>
          <w:spacing w:val="-4"/>
        </w:rPr>
        <w:t>b</w:t>
      </w:r>
      <w:r>
        <w:t>ute</w:t>
      </w:r>
      <w:r>
        <w:rPr>
          <w:spacing w:val="2"/>
        </w:rPr>
        <w:t xml:space="preserve"> </w:t>
      </w:r>
      <w:r>
        <w:t>to structural</w:t>
      </w:r>
      <w:r>
        <w:rPr>
          <w:spacing w:val="3"/>
        </w:rPr>
        <w:t xml:space="preserve"> </w:t>
      </w:r>
      <w:r>
        <w:t>performance [24,</w:t>
      </w:r>
      <w:r>
        <w:rPr>
          <w:spacing w:val="7"/>
        </w:rPr>
        <w:t xml:space="preserve"> </w:t>
      </w:r>
      <w:r>
        <w:t xml:space="preserve">8].  </w:t>
      </w:r>
      <w:r>
        <w:rPr>
          <w:spacing w:val="-3"/>
        </w:rPr>
        <w:t>F</w:t>
      </w:r>
      <w:r>
        <w:t>or</w:t>
      </w:r>
      <w:r>
        <w:rPr>
          <w:spacing w:val="7"/>
        </w:rPr>
        <w:t xml:space="preserve"> </w:t>
      </w:r>
      <w:r>
        <w:rPr>
          <w:spacing w:val="-3"/>
        </w:rPr>
        <w:t>e</w:t>
      </w:r>
      <w:r>
        <w:t>xample,</w:t>
      </w:r>
      <w:r>
        <w:rPr>
          <w:spacing w:val="7"/>
        </w:rPr>
        <w:t xml:space="preserve"> </w:t>
      </w:r>
      <w:r>
        <w:t>residual</w:t>
      </w:r>
      <w:r>
        <w:rPr>
          <w:spacing w:val="4"/>
        </w:rPr>
        <w:t xml:space="preserve"> </w:t>
      </w:r>
      <w:r>
        <w:t>stresses are</w:t>
      </w:r>
      <w:r>
        <w:rPr>
          <w:spacing w:val="11"/>
        </w:rPr>
        <w:t xml:space="preserve"> </w:t>
      </w:r>
      <w:r>
        <w:t>kn</w:t>
      </w:r>
      <w:r>
        <w:rPr>
          <w:spacing w:val="-5"/>
        </w:rPr>
        <w:t>o</w:t>
      </w:r>
      <w:r>
        <w:t>wn</w:t>
      </w:r>
      <w:r>
        <w:rPr>
          <w:spacing w:val="8"/>
        </w:rPr>
        <w:t xml:space="preserve"> </w:t>
      </w:r>
      <w:r>
        <w:t>to</w:t>
      </w:r>
      <w:r>
        <w:rPr>
          <w:spacing w:val="11"/>
        </w:rPr>
        <w:t xml:space="preserve"> </w:t>
      </w:r>
      <w:r>
        <w:t>ad</w:t>
      </w:r>
      <w:r>
        <w:rPr>
          <w:spacing w:val="-3"/>
        </w:rPr>
        <w:t>v</w:t>
      </w:r>
      <w:r>
        <w:t>ersely</w:t>
      </w:r>
      <w:r>
        <w:rPr>
          <w:spacing w:val="5"/>
        </w:rPr>
        <w:t xml:space="preserve"> </w:t>
      </w:r>
      <w:r>
        <w:t>affect</w:t>
      </w:r>
      <w:r>
        <w:rPr>
          <w:spacing w:val="-5"/>
        </w:rPr>
        <w:t xml:space="preserve"> </w:t>
      </w:r>
      <w:r>
        <w:t>the</w:t>
      </w:r>
      <w:r>
        <w:rPr>
          <w:spacing w:val="11"/>
        </w:rPr>
        <w:t xml:space="preserve"> </w:t>
      </w:r>
      <w:r>
        <w:rPr>
          <w:spacing w:val="-2"/>
        </w:rPr>
        <w:t>f</w:t>
      </w:r>
      <w:r>
        <w:t>atigue</w:t>
      </w:r>
      <w:r>
        <w:rPr>
          <w:spacing w:val="7"/>
        </w:rPr>
        <w:t xml:space="preserve"> </w:t>
      </w:r>
      <w:r>
        <w:t>life</w:t>
      </w:r>
      <w:r>
        <w:rPr>
          <w:spacing w:val="10"/>
        </w:rPr>
        <w:t xml:space="preserve"> </w:t>
      </w:r>
      <w:r>
        <w:t>of</w:t>
      </w:r>
      <w:r>
        <w:rPr>
          <w:spacing w:val="11"/>
        </w:rPr>
        <w:t xml:space="preserve"> </w:t>
      </w:r>
      <w:r>
        <w:t>welded</w:t>
      </w:r>
      <w:r>
        <w:rPr>
          <w:spacing w:val="7"/>
        </w:rPr>
        <w:t xml:space="preserve"> </w:t>
      </w:r>
      <w:proofErr w:type="spellStart"/>
      <w:r>
        <w:t>struc</w:t>
      </w:r>
      <w:proofErr w:type="spellEnd"/>
      <w:r>
        <w:t xml:space="preserve">- </w:t>
      </w:r>
      <w:proofErr w:type="spellStart"/>
      <w:r>
        <w:t>tures</w:t>
      </w:r>
      <w:proofErr w:type="spellEnd"/>
      <w:r>
        <w:t xml:space="preserve">. </w:t>
      </w:r>
      <w:r>
        <w:rPr>
          <w:spacing w:val="18"/>
        </w:rPr>
        <w:t xml:space="preserve"> </w:t>
      </w:r>
      <w:r>
        <w:t>More</w:t>
      </w:r>
      <w:r>
        <w:rPr>
          <w:spacing w:val="-3"/>
        </w:rPr>
        <w:t>ov</w:t>
      </w:r>
      <w:r>
        <w:t>e</w:t>
      </w:r>
      <w:r>
        <w:rPr>
          <w:spacing w:val="-8"/>
        </w:rPr>
        <w:t>r</w:t>
      </w:r>
      <w:r>
        <w:t>,</w:t>
      </w:r>
      <w:r>
        <w:rPr>
          <w:spacing w:val="6"/>
        </w:rPr>
        <w:t xml:space="preserve"> </w:t>
      </w:r>
      <w:r>
        <w:t>correct</w:t>
      </w:r>
      <w:r>
        <w:rPr>
          <w:spacing w:val="3"/>
        </w:rPr>
        <w:t xml:space="preserve"> </w:t>
      </w:r>
      <w:r>
        <w:t>application of</w:t>
      </w:r>
      <w:r>
        <w:rPr>
          <w:spacing w:val="7"/>
        </w:rPr>
        <w:t xml:space="preserve"> </w:t>
      </w:r>
      <w:r>
        <w:t>modelling</w:t>
      </w:r>
      <w:r>
        <w:rPr>
          <w:spacing w:val="1"/>
        </w:rPr>
        <w:t xml:space="preserve"> </w:t>
      </w:r>
      <w:r>
        <w:t>technique, such</w:t>
      </w:r>
      <w:r>
        <w:rPr>
          <w:spacing w:val="5"/>
        </w:rPr>
        <w:t xml:space="preserve"> </w:t>
      </w:r>
      <w:r>
        <w:t>as</w:t>
      </w:r>
      <w:r>
        <w:rPr>
          <w:spacing w:val="7"/>
        </w:rPr>
        <w:t xml:space="preserve"> </w:t>
      </w:r>
      <w:r>
        <w:t>definition</w:t>
      </w:r>
      <w:r>
        <w:rPr>
          <w:spacing w:val="-7"/>
        </w:rPr>
        <w:t xml:space="preserve"> </w:t>
      </w:r>
      <w:r>
        <w:t>of</w:t>
      </w:r>
      <w:r>
        <w:rPr>
          <w:spacing w:val="7"/>
        </w:rPr>
        <w:t xml:space="preserve"> </w:t>
      </w:r>
      <w:r>
        <w:t>loading</w:t>
      </w:r>
      <w:r>
        <w:rPr>
          <w:spacing w:val="3"/>
        </w:rPr>
        <w:t xml:space="preserve"> </w:t>
      </w:r>
      <w:r>
        <w:t>and</w:t>
      </w:r>
      <w:r>
        <w:rPr>
          <w:spacing w:val="6"/>
        </w:rPr>
        <w:t xml:space="preserve"> </w:t>
      </w:r>
      <w:r>
        <w:t>boundary</w:t>
      </w:r>
      <w:r>
        <w:rPr>
          <w:spacing w:val="1"/>
        </w:rPr>
        <w:t xml:space="preserve"> </w:t>
      </w:r>
      <w:r>
        <w:t>conditions</w:t>
      </w:r>
      <w:r>
        <w:rPr>
          <w:spacing w:val="1"/>
        </w:rPr>
        <w:t xml:space="preserve"> </w:t>
      </w:r>
      <w:r>
        <w:t>is</w:t>
      </w:r>
      <w:r>
        <w:rPr>
          <w:spacing w:val="8"/>
        </w:rPr>
        <w:t xml:space="preserve"> </w:t>
      </w:r>
      <w:proofErr w:type="spellStart"/>
      <w:r>
        <w:t>perti</w:t>
      </w:r>
      <w:proofErr w:type="spellEnd"/>
      <w:r>
        <w:t xml:space="preserve">- </w:t>
      </w:r>
      <w:proofErr w:type="spellStart"/>
      <w:r>
        <w:t>nent</w:t>
      </w:r>
      <w:proofErr w:type="spellEnd"/>
      <w:r>
        <w:rPr>
          <w:spacing w:val="9"/>
        </w:rPr>
        <w:t xml:space="preserve"> </w:t>
      </w:r>
      <w:r>
        <w:t>to</w:t>
      </w:r>
      <w:r>
        <w:rPr>
          <w:spacing w:val="10"/>
        </w:rPr>
        <w:t xml:space="preserve"> </w:t>
      </w:r>
      <w:r>
        <w:t>model</w:t>
      </w:r>
      <w:r>
        <w:rPr>
          <w:spacing w:val="7"/>
        </w:rPr>
        <w:t xml:space="preserve"> </w:t>
      </w:r>
      <w:r>
        <w:t>qualit</w:t>
      </w:r>
      <w:r>
        <w:rPr>
          <w:spacing w:val="-13"/>
        </w:rPr>
        <w:t>y</w:t>
      </w:r>
      <w:r>
        <w:t>.  Whilst</w:t>
      </w:r>
      <w:r>
        <w:rPr>
          <w:spacing w:val="7"/>
        </w:rPr>
        <w:t xml:space="preserve"> </w:t>
      </w:r>
      <w:r>
        <w:t>there</w:t>
      </w:r>
      <w:r>
        <w:rPr>
          <w:spacing w:val="8"/>
        </w:rPr>
        <w:t xml:space="preserve"> </w:t>
      </w:r>
      <w:r>
        <w:t>has</w:t>
      </w:r>
      <w:r>
        <w:rPr>
          <w:spacing w:val="9"/>
        </w:rPr>
        <w:t xml:space="preserve"> </w:t>
      </w:r>
      <w:r>
        <w:t>been</w:t>
      </w:r>
      <w:r>
        <w:rPr>
          <w:spacing w:val="8"/>
        </w:rPr>
        <w:t xml:space="preserve"> </w:t>
      </w:r>
      <w:r>
        <w:t>a</w:t>
      </w:r>
      <w:r>
        <w:rPr>
          <w:spacing w:val="11"/>
        </w:rPr>
        <w:t xml:space="preserve"> </w:t>
      </w:r>
      <w:r>
        <w:t>lot</w:t>
      </w:r>
      <w:r>
        <w:rPr>
          <w:spacing w:val="10"/>
        </w:rPr>
        <w:t xml:space="preserve"> </w:t>
      </w:r>
      <w:r>
        <w:t>of</w:t>
      </w:r>
      <w:r>
        <w:rPr>
          <w:spacing w:val="10"/>
        </w:rPr>
        <w:t xml:space="preserve"> </w:t>
      </w:r>
      <w:r>
        <w:rPr>
          <w:spacing w:val="-2"/>
        </w:rPr>
        <w:t>w</w:t>
      </w:r>
      <w:r>
        <w:t>ork</w:t>
      </w:r>
      <w:r>
        <w:rPr>
          <w:spacing w:val="8"/>
        </w:rPr>
        <w:t xml:space="preserve"> </w:t>
      </w:r>
      <w:r>
        <w:t>to impr</w:t>
      </w:r>
      <w:r>
        <w:rPr>
          <w:spacing w:val="-3"/>
        </w:rPr>
        <w:t>ov</w:t>
      </w:r>
      <w:r>
        <w:t>e</w:t>
      </w:r>
      <w:r>
        <w:rPr>
          <w:spacing w:val="1"/>
        </w:rPr>
        <w:t xml:space="preserve"> </w:t>
      </w:r>
      <w:r>
        <w:t>FE</w:t>
      </w:r>
      <w:r>
        <w:rPr>
          <w:spacing w:val="6"/>
        </w:rPr>
        <w:t xml:space="preserve"> </w:t>
      </w:r>
      <w:r>
        <w:t>based</w:t>
      </w:r>
      <w:r>
        <w:rPr>
          <w:spacing w:val="4"/>
        </w:rPr>
        <w:t xml:space="preserve"> </w:t>
      </w:r>
      <w:r>
        <w:t>modelling methods</w:t>
      </w:r>
      <w:r>
        <w:rPr>
          <w:spacing w:val="1"/>
        </w:rPr>
        <w:t xml:space="preserve"> </w:t>
      </w:r>
      <w:r>
        <w:t>with</w:t>
      </w:r>
      <w:r>
        <w:rPr>
          <w:spacing w:val="5"/>
        </w:rPr>
        <w:t xml:space="preserve"> </w:t>
      </w:r>
      <w:r>
        <w:t>respect</w:t>
      </w:r>
      <w:r>
        <w:rPr>
          <w:spacing w:val="2"/>
        </w:rPr>
        <w:t xml:space="preserve"> </w:t>
      </w:r>
      <w:r>
        <w:t>to</w:t>
      </w:r>
      <w:r>
        <w:rPr>
          <w:spacing w:val="7"/>
        </w:rPr>
        <w:t xml:space="preserve"> </w:t>
      </w:r>
      <w:r>
        <w:t>some</w:t>
      </w:r>
      <w:r>
        <w:rPr>
          <w:spacing w:val="4"/>
        </w:rPr>
        <w:t xml:space="preserve"> </w:t>
      </w:r>
      <w:r>
        <w:t>of the</w:t>
      </w:r>
      <w:r>
        <w:rPr>
          <w:spacing w:val="-13"/>
        </w:rPr>
        <w:t xml:space="preserve"> </w:t>
      </w:r>
      <w:r>
        <w:t>afore</w:t>
      </w:r>
      <w:r>
        <w:rPr>
          <w:spacing w:val="-15"/>
        </w:rPr>
        <w:t xml:space="preserve"> </w:t>
      </w:r>
      <w:r>
        <w:t>mentioned</w:t>
      </w:r>
      <w:r>
        <w:rPr>
          <w:spacing w:val="-19"/>
        </w:rPr>
        <w:t xml:space="preserve"> </w:t>
      </w:r>
      <w:r>
        <w:rPr>
          <w:w w:val="99"/>
        </w:rPr>
        <w:t>phenomena</w:t>
      </w:r>
      <w:r>
        <w:rPr>
          <w:spacing w:val="-10"/>
          <w:w w:val="99"/>
        </w:rPr>
        <w:t xml:space="preserve"> </w:t>
      </w:r>
      <w:r>
        <w:t>[25,</w:t>
      </w:r>
      <w:r>
        <w:rPr>
          <w:spacing w:val="-14"/>
        </w:rPr>
        <w:t xml:space="preserve"> </w:t>
      </w:r>
      <w:r>
        <w:t>7,</w:t>
      </w:r>
      <w:r>
        <w:rPr>
          <w:spacing w:val="-12"/>
        </w:rPr>
        <w:t xml:space="preserve"> </w:t>
      </w:r>
      <w:r>
        <w:t>21,</w:t>
      </w:r>
      <w:r>
        <w:rPr>
          <w:spacing w:val="-13"/>
        </w:rPr>
        <w:t xml:space="preserve"> </w:t>
      </w:r>
      <w:r>
        <w:t>12],</w:t>
      </w:r>
      <w:r>
        <w:rPr>
          <w:spacing w:val="-12"/>
        </w:rPr>
        <w:t xml:space="preserve"> </w:t>
      </w:r>
      <w:r>
        <w:t>a</w:t>
      </w:r>
      <w:r>
        <w:rPr>
          <w:spacing w:val="-12"/>
        </w:rPr>
        <w:t xml:space="preserve"> </w:t>
      </w:r>
      <w:r>
        <w:t>systematic</w:t>
      </w:r>
      <w:r>
        <w:rPr>
          <w:spacing w:val="-19"/>
        </w:rPr>
        <w:t xml:space="preserve"> </w:t>
      </w:r>
      <w:proofErr w:type="spellStart"/>
      <w:r>
        <w:t>ap</w:t>
      </w:r>
      <w:proofErr w:type="spellEnd"/>
      <w:r>
        <w:t xml:space="preserve">- </w:t>
      </w:r>
      <w:proofErr w:type="spellStart"/>
      <w:r>
        <w:t>proach</w:t>
      </w:r>
      <w:proofErr w:type="spellEnd"/>
      <w:r>
        <w:rPr>
          <w:spacing w:val="-11"/>
        </w:rPr>
        <w:t xml:space="preserve"> </w:t>
      </w:r>
      <w:r>
        <w:t>to</w:t>
      </w:r>
      <w:r>
        <w:rPr>
          <w:spacing w:val="-8"/>
        </w:rPr>
        <w:t xml:space="preserve"> </w:t>
      </w:r>
      <w:r>
        <w:t>implementing</w:t>
      </w:r>
      <w:r>
        <w:rPr>
          <w:spacing w:val="-17"/>
        </w:rPr>
        <w:t xml:space="preserve"> </w:t>
      </w:r>
      <w:r>
        <w:t>local</w:t>
      </w:r>
      <w:r>
        <w:rPr>
          <w:spacing w:val="-9"/>
        </w:rPr>
        <w:t xml:space="preserve"> </w:t>
      </w:r>
      <w:r>
        <w:t>material</w:t>
      </w:r>
      <w:r>
        <w:rPr>
          <w:spacing w:val="-13"/>
        </w:rPr>
        <w:t xml:space="preserve"> </w:t>
      </w:r>
      <w:r>
        <w:t>property</w:t>
      </w:r>
      <w:r>
        <w:rPr>
          <w:spacing w:val="-13"/>
        </w:rPr>
        <w:t xml:space="preserve"> </w:t>
      </w:r>
      <w:r>
        <w:rPr>
          <w:spacing w:val="-5"/>
        </w:rPr>
        <w:t>v</w:t>
      </w:r>
      <w:r>
        <w:t>ariation</w:t>
      </w:r>
      <w:r>
        <w:rPr>
          <w:spacing w:val="-13"/>
        </w:rPr>
        <w:t xml:space="preserve"> </w:t>
      </w:r>
      <w:r>
        <w:t>which arise</w:t>
      </w:r>
      <w:r>
        <w:rPr>
          <w:spacing w:val="-4"/>
        </w:rPr>
        <w:t xml:space="preserve"> </w:t>
      </w:r>
      <w:r>
        <w:t>due</w:t>
      </w:r>
      <w:r>
        <w:rPr>
          <w:spacing w:val="-3"/>
        </w:rPr>
        <w:t xml:space="preserve"> </w:t>
      </w:r>
      <w:r>
        <w:t>to</w:t>
      </w:r>
      <w:r>
        <w:rPr>
          <w:spacing w:val="-2"/>
        </w:rPr>
        <w:t xml:space="preserve"> </w:t>
      </w:r>
      <w:r>
        <w:t>welding</w:t>
      </w:r>
      <w:r>
        <w:rPr>
          <w:spacing w:val="-6"/>
        </w:rPr>
        <w:t xml:space="preserve"> </w:t>
      </w:r>
      <w:r>
        <w:t>process,</w:t>
      </w:r>
      <w:r>
        <w:rPr>
          <w:spacing w:val="-6"/>
        </w:rPr>
        <w:t xml:space="preserve"> </w:t>
      </w:r>
      <w:r>
        <w:t>which</w:t>
      </w:r>
      <w:r>
        <w:rPr>
          <w:spacing w:val="-5"/>
        </w:rPr>
        <w:t xml:space="preserve"> </w:t>
      </w:r>
      <w:r>
        <w:t>pr</w:t>
      </w:r>
      <w:r>
        <w:rPr>
          <w:spacing w:val="-3"/>
        </w:rPr>
        <w:t>o</w:t>
      </w:r>
      <w:r>
        <w:t>vides</w:t>
      </w:r>
      <w:r>
        <w:rPr>
          <w:spacing w:val="-7"/>
        </w:rPr>
        <w:t xml:space="preserve"> </w:t>
      </w:r>
      <w:r>
        <w:t>close</w:t>
      </w:r>
      <w:r>
        <w:rPr>
          <w:spacing w:val="-4"/>
        </w:rPr>
        <w:t xml:space="preserve"> </w:t>
      </w:r>
      <w:r>
        <w:t>quantitat</w:t>
      </w:r>
      <w:r>
        <w:rPr>
          <w:spacing w:val="-5"/>
        </w:rPr>
        <w:t>i</w:t>
      </w:r>
      <w:r>
        <w:rPr>
          <w:spacing w:val="-3"/>
        </w:rPr>
        <w:t>v</w:t>
      </w:r>
      <w:r>
        <w:t>e correlation between</w:t>
      </w:r>
      <w:r>
        <w:rPr>
          <w:spacing w:val="2"/>
        </w:rPr>
        <w:t xml:space="preserve"> </w:t>
      </w:r>
      <w:r>
        <w:t>prediction,</w:t>
      </w:r>
      <w:r>
        <w:rPr>
          <w:spacing w:val="4"/>
        </w:rPr>
        <w:t xml:space="preserve"> </w:t>
      </w:r>
      <w:r>
        <w:t>has</w:t>
      </w:r>
      <w:r>
        <w:rPr>
          <w:spacing w:val="6"/>
        </w:rPr>
        <w:t xml:space="preserve"> </w:t>
      </w:r>
      <w:r>
        <w:t>not</w:t>
      </w:r>
      <w:r>
        <w:rPr>
          <w:spacing w:val="6"/>
        </w:rPr>
        <w:t xml:space="preserve"> </w:t>
      </w:r>
      <w:r>
        <w:t>eme</w:t>
      </w:r>
      <w:r>
        <w:rPr>
          <w:spacing w:val="-4"/>
        </w:rPr>
        <w:t>r</w:t>
      </w:r>
      <w:r>
        <w:t>ged</w:t>
      </w:r>
      <w:r>
        <w:rPr>
          <w:spacing w:val="2"/>
        </w:rPr>
        <w:t xml:space="preserve"> </w:t>
      </w:r>
      <w:r>
        <w:t>in</w:t>
      </w:r>
      <w:r>
        <w:rPr>
          <w:spacing w:val="7"/>
        </w:rPr>
        <w:t xml:space="preserve"> </w:t>
      </w:r>
      <w:r>
        <w:t>the</w:t>
      </w:r>
      <w:r>
        <w:rPr>
          <w:spacing w:val="6"/>
        </w:rPr>
        <w:t xml:space="preserve"> </w:t>
      </w:r>
      <w:r>
        <w:t>public domain.</w:t>
      </w:r>
    </w:p>
    <w:p w:rsidR="00731615" w:rsidRDefault="00EE1D9C">
      <w:pPr>
        <w:spacing w:line="249" w:lineRule="auto"/>
        <w:ind w:right="69" w:firstLine="299"/>
      </w:pPr>
      <w:r>
        <w:t>In</w:t>
      </w:r>
      <w:r>
        <w:rPr>
          <w:spacing w:val="25"/>
        </w:rPr>
        <w:t xml:space="preserve"> </w:t>
      </w:r>
      <w:r>
        <w:t>FEM</w:t>
      </w:r>
      <w:r>
        <w:rPr>
          <w:spacing w:val="23"/>
        </w:rPr>
        <w:t xml:space="preserve"> </w:t>
      </w:r>
      <w:r>
        <w:t>based</w:t>
      </w:r>
      <w:r>
        <w:rPr>
          <w:spacing w:val="22"/>
        </w:rPr>
        <w:t xml:space="preserve"> </w:t>
      </w:r>
      <w:proofErr w:type="spellStart"/>
      <w:r>
        <w:t>modelling</w:t>
      </w:r>
      <w:proofErr w:type="spellEnd"/>
      <w:r>
        <w:t>,</w:t>
      </w:r>
      <w:r>
        <w:rPr>
          <w:spacing w:val="25"/>
        </w:rPr>
        <w:t xml:space="preserve"> </w:t>
      </w:r>
      <w:proofErr w:type="spellStart"/>
      <w:r>
        <w:t>meso</w:t>
      </w:r>
      <w:proofErr w:type="spellEnd"/>
      <w:r>
        <w:t>-scale</w:t>
      </w:r>
      <w:r>
        <w:rPr>
          <w:spacing w:val="18"/>
        </w:rPr>
        <w:t xml:space="preserve"> </w:t>
      </w:r>
      <w:r>
        <w:t>compl</w:t>
      </w:r>
      <w:r>
        <w:rPr>
          <w:spacing w:val="-3"/>
        </w:rPr>
        <w:t>e</w:t>
      </w:r>
      <w:r>
        <w:t>xity</w:t>
      </w:r>
      <w:r>
        <w:rPr>
          <w:spacing w:val="18"/>
        </w:rPr>
        <w:t xml:space="preserve"> </w:t>
      </w:r>
      <w:r>
        <w:t>is</w:t>
      </w:r>
      <w:r>
        <w:rPr>
          <w:spacing w:val="26"/>
        </w:rPr>
        <w:t xml:space="preserve"> </w:t>
      </w:r>
      <w:proofErr w:type="spellStart"/>
      <w:r>
        <w:rPr>
          <w:w w:val="99"/>
        </w:rPr>
        <w:t>typi</w:t>
      </w:r>
      <w:proofErr w:type="spellEnd"/>
      <w:r>
        <w:rPr>
          <w:w w:val="99"/>
        </w:rPr>
        <w:t xml:space="preserve">- </w:t>
      </w:r>
      <w:proofErr w:type="spellStart"/>
      <w:r>
        <w:rPr>
          <w:w w:val="99"/>
        </w:rPr>
        <w:t>cally</w:t>
      </w:r>
      <w:proofErr w:type="spellEnd"/>
      <w:r>
        <w:rPr>
          <w:spacing w:val="13"/>
        </w:rPr>
        <w:t xml:space="preserve"> </w:t>
      </w:r>
      <w:r>
        <w:t>dealt</w:t>
      </w:r>
      <w:r>
        <w:rPr>
          <w:spacing w:val="9"/>
        </w:rPr>
        <w:t xml:space="preserve"> </w:t>
      </w:r>
      <w:r>
        <w:t>with</w:t>
      </w:r>
      <w:r>
        <w:rPr>
          <w:spacing w:val="9"/>
        </w:rPr>
        <w:t xml:space="preserve"> </w:t>
      </w:r>
      <w:r>
        <w:t>by</w:t>
      </w:r>
      <w:r>
        <w:rPr>
          <w:spacing w:val="11"/>
        </w:rPr>
        <w:t xml:space="preserve"> </w:t>
      </w:r>
      <w:r>
        <w:t>partitioning</w:t>
      </w:r>
      <w:r>
        <w:rPr>
          <w:spacing w:val="4"/>
        </w:rPr>
        <w:t xml:space="preserve"> </w:t>
      </w:r>
      <w:r>
        <w:t>the</w:t>
      </w:r>
      <w:r>
        <w:rPr>
          <w:spacing w:val="11"/>
        </w:rPr>
        <w:t xml:space="preserve"> </w:t>
      </w:r>
      <w:r>
        <w:t>mesh</w:t>
      </w:r>
      <w:r>
        <w:rPr>
          <w:spacing w:val="9"/>
        </w:rPr>
        <w:t xml:space="preserve"> </w:t>
      </w:r>
      <w:r>
        <w:t>into</w:t>
      </w:r>
      <w:r>
        <w:rPr>
          <w:spacing w:val="10"/>
        </w:rPr>
        <w:t xml:space="preserve"> </w:t>
      </w:r>
      <w:r>
        <w:t>distinct</w:t>
      </w:r>
      <w:r>
        <w:rPr>
          <w:spacing w:val="7"/>
        </w:rPr>
        <w:t xml:space="preserve"> </w:t>
      </w:r>
      <w:r>
        <w:t>r</w:t>
      </w:r>
      <w:r>
        <w:rPr>
          <w:spacing w:val="-3"/>
        </w:rPr>
        <w:t>e</w:t>
      </w:r>
      <w:r>
        <w:t>gions, which</w:t>
      </w:r>
      <w:r>
        <w:rPr>
          <w:spacing w:val="-17"/>
        </w:rPr>
        <w:t xml:space="preserve"> </w:t>
      </w:r>
      <w:r>
        <w:t>are</w:t>
      </w:r>
      <w:r>
        <w:rPr>
          <w:spacing w:val="-14"/>
        </w:rPr>
        <w:t xml:space="preserve"> </w:t>
      </w:r>
      <w:r>
        <w:rPr>
          <w:w w:val="99"/>
        </w:rPr>
        <w:t>representat</w:t>
      </w:r>
      <w:r>
        <w:rPr>
          <w:spacing w:val="-5"/>
          <w:w w:val="99"/>
        </w:rPr>
        <w:t>i</w:t>
      </w:r>
      <w:r>
        <w:rPr>
          <w:spacing w:val="-3"/>
          <w:w w:val="99"/>
        </w:rPr>
        <w:t>v</w:t>
      </w:r>
      <w:r>
        <w:rPr>
          <w:w w:val="99"/>
        </w:rPr>
        <w:t>e</w:t>
      </w:r>
      <w:r>
        <w:rPr>
          <w:spacing w:val="-12"/>
          <w:w w:val="99"/>
        </w:rPr>
        <w:t xml:space="preserve"> </w:t>
      </w:r>
      <w:r>
        <w:t>of</w:t>
      </w:r>
      <w:r>
        <w:rPr>
          <w:spacing w:val="-14"/>
        </w:rPr>
        <w:t xml:space="preserve"> </w:t>
      </w:r>
      <w:r>
        <w:t>the</w:t>
      </w:r>
      <w:r>
        <w:rPr>
          <w:spacing w:val="-14"/>
        </w:rPr>
        <w:t xml:space="preserve"> </w:t>
      </w:r>
      <w:r>
        <w:t>weld</w:t>
      </w:r>
      <w:r>
        <w:rPr>
          <w:spacing w:val="-16"/>
        </w:rPr>
        <w:t xml:space="preserve"> </w:t>
      </w:r>
      <w:r>
        <w:t>r</w:t>
      </w:r>
      <w:r>
        <w:rPr>
          <w:spacing w:val="-3"/>
        </w:rPr>
        <w:t>e</w:t>
      </w:r>
      <w:r>
        <w:t>gions</w:t>
      </w:r>
      <w:r>
        <w:rPr>
          <w:spacing w:val="-18"/>
        </w:rPr>
        <w:t xml:space="preserve"> </w:t>
      </w:r>
      <w:r>
        <w:t>(i.e.</w:t>
      </w:r>
      <w:r>
        <w:rPr>
          <w:spacing w:val="5"/>
        </w:rPr>
        <w:t xml:space="preserve"> </w:t>
      </w:r>
      <w:r>
        <w:t>Nugget,</w:t>
      </w:r>
      <w:r>
        <w:rPr>
          <w:spacing w:val="-16"/>
        </w:rPr>
        <w:t xml:space="preserve"> </w:t>
      </w:r>
      <w:r>
        <w:t>TMAZ, HAZ</w:t>
      </w:r>
      <w:r>
        <w:rPr>
          <w:spacing w:val="22"/>
        </w:rPr>
        <w:t xml:space="preserve"> </w:t>
      </w:r>
      <w:r>
        <w:t>and</w:t>
      </w:r>
      <w:r>
        <w:rPr>
          <w:spacing w:val="23"/>
        </w:rPr>
        <w:t xml:space="preserve"> </w:t>
      </w:r>
      <w:r>
        <w:t>parent</w:t>
      </w:r>
      <w:r>
        <w:rPr>
          <w:spacing w:val="21"/>
        </w:rPr>
        <w:t xml:space="preserve"> </w:t>
      </w:r>
      <w:r>
        <w:t>material)</w:t>
      </w:r>
      <w:r>
        <w:rPr>
          <w:spacing w:val="19"/>
        </w:rPr>
        <w:t xml:space="preserve"> </w:t>
      </w:r>
      <w:r>
        <w:t>[7,</w:t>
      </w:r>
      <w:r>
        <w:rPr>
          <w:spacing w:val="24"/>
        </w:rPr>
        <w:t xml:space="preserve"> </w:t>
      </w:r>
      <w:r>
        <w:t xml:space="preserve">21]. </w:t>
      </w:r>
      <w:r>
        <w:rPr>
          <w:spacing w:val="37"/>
        </w:rPr>
        <w:t xml:space="preserve"> </w:t>
      </w:r>
      <w:r>
        <w:t>Elements</w:t>
      </w:r>
      <w:r>
        <w:rPr>
          <w:spacing w:val="19"/>
        </w:rPr>
        <w:t xml:space="preserve"> </w:t>
      </w:r>
      <w:r>
        <w:t>are</w:t>
      </w:r>
      <w:r>
        <w:rPr>
          <w:spacing w:val="24"/>
        </w:rPr>
        <w:t xml:space="preserve"> </w:t>
      </w:r>
      <w:r>
        <w:t>assigned</w:t>
      </w:r>
      <w:r>
        <w:rPr>
          <w:spacing w:val="19"/>
        </w:rPr>
        <w:t xml:space="preserve"> </w:t>
      </w:r>
      <w:r>
        <w:rPr>
          <w:w w:val="99"/>
        </w:rPr>
        <w:t>to these</w:t>
      </w:r>
      <w:r>
        <w:rPr>
          <w:spacing w:val="-12"/>
        </w:rPr>
        <w:t xml:space="preserve"> </w:t>
      </w:r>
      <w:r>
        <w:t>partitions</w:t>
      </w:r>
      <w:r>
        <w:rPr>
          <w:spacing w:val="-20"/>
        </w:rPr>
        <w:t xml:space="preserve"> </w:t>
      </w:r>
      <w:r>
        <w:t>and</w:t>
      </w:r>
      <w:r>
        <w:rPr>
          <w:spacing w:val="-15"/>
        </w:rPr>
        <w:t xml:space="preserve"> </w:t>
      </w:r>
      <w:r>
        <w:t>are</w:t>
      </w:r>
      <w:r>
        <w:rPr>
          <w:spacing w:val="-14"/>
        </w:rPr>
        <w:t xml:space="preserve"> </w:t>
      </w:r>
      <w:r>
        <w:rPr>
          <w:w w:val="99"/>
        </w:rPr>
        <w:t>collect</w:t>
      </w:r>
      <w:r>
        <w:rPr>
          <w:spacing w:val="-5"/>
          <w:w w:val="99"/>
        </w:rPr>
        <w:t>i</w:t>
      </w:r>
      <w:r>
        <w:rPr>
          <w:spacing w:val="-3"/>
          <w:w w:val="99"/>
        </w:rPr>
        <w:t>v</w:t>
      </w:r>
      <w:r>
        <w:rPr>
          <w:w w:val="99"/>
        </w:rPr>
        <w:t>ely</w:t>
      </w:r>
      <w:r>
        <w:rPr>
          <w:spacing w:val="-12"/>
          <w:w w:val="99"/>
        </w:rPr>
        <w:t xml:space="preserve"> </w:t>
      </w:r>
      <w:r>
        <w:t>assigned</w:t>
      </w:r>
      <w:r>
        <w:rPr>
          <w:spacing w:val="-19"/>
        </w:rPr>
        <w:t xml:space="preserve"> </w:t>
      </w:r>
      <w:r>
        <w:rPr>
          <w:w w:val="99"/>
        </w:rPr>
        <w:t>homogeneous</w:t>
      </w:r>
      <w:r>
        <w:rPr>
          <w:spacing w:val="-11"/>
          <w:w w:val="99"/>
        </w:rPr>
        <w:t xml:space="preserve"> </w:t>
      </w:r>
      <w:r>
        <w:t>isotropic properties;</w:t>
      </w:r>
      <w:r>
        <w:rPr>
          <w:spacing w:val="2"/>
        </w:rPr>
        <w:t xml:space="preserve"> </w:t>
      </w:r>
      <w:r>
        <w:t>these</w:t>
      </w:r>
      <w:r>
        <w:rPr>
          <w:spacing w:val="3"/>
        </w:rPr>
        <w:t xml:space="preserve"> </w:t>
      </w:r>
      <w:r>
        <w:t>are</w:t>
      </w:r>
      <w:r>
        <w:rPr>
          <w:spacing w:val="5"/>
        </w:rPr>
        <w:t xml:space="preserve"> </w:t>
      </w:r>
      <w:r>
        <w:t>usually</w:t>
      </w:r>
      <w:r>
        <w:rPr>
          <w:spacing w:val="1"/>
        </w:rPr>
        <w:t xml:space="preserve"> </w:t>
      </w:r>
      <w:r>
        <w:t>defined</w:t>
      </w:r>
      <w:r>
        <w:rPr>
          <w:spacing w:val="-11"/>
        </w:rPr>
        <w:t xml:space="preserve"> </w:t>
      </w:r>
      <w:r>
        <w:t>by</w:t>
      </w:r>
      <w:r>
        <w:rPr>
          <w:spacing w:val="5"/>
        </w:rPr>
        <w:t xml:space="preserve"> </w:t>
      </w:r>
      <w:r>
        <w:t>a</w:t>
      </w:r>
      <w:r>
        <w:rPr>
          <w:spacing w:val="6"/>
        </w:rPr>
        <w:t xml:space="preserve"> </w:t>
      </w:r>
      <w:r>
        <w:t>Johnson-Cook</w:t>
      </w:r>
      <w:r>
        <w:rPr>
          <w:spacing w:val="-5"/>
        </w:rPr>
        <w:t xml:space="preserve"> </w:t>
      </w:r>
      <w:r>
        <w:t>mate-</w:t>
      </w:r>
    </w:p>
    <w:p w:rsidR="00731615" w:rsidRDefault="00EE1D9C">
      <w:pPr>
        <w:ind w:right="4575"/>
        <w:jc w:val="both"/>
        <w:sectPr w:rsidR="00731615">
          <w:footerReference w:type="default" r:id="rId9"/>
          <w:pgSz w:w="11920" w:h="16840"/>
          <w:pgMar w:top="1560" w:right="300" w:bottom="280" w:left="640" w:header="0" w:footer="1079" w:gutter="0"/>
          <w:pgNumType w:start="2"/>
          <w:cols w:num="2" w:space="720" w:equalWidth="0">
            <w:col w:w="5134" w:space="358"/>
            <w:col w:w="5488"/>
          </w:cols>
        </w:sectPr>
      </w:pPr>
      <w:proofErr w:type="spellStart"/>
      <w:proofErr w:type="gramStart"/>
      <w:r>
        <w:t>rial</w:t>
      </w:r>
      <w:proofErr w:type="spellEnd"/>
      <w:proofErr w:type="gramEnd"/>
      <w:r>
        <w:rPr>
          <w:spacing w:val="-3"/>
        </w:rPr>
        <w:t xml:space="preserve"> </w:t>
      </w:r>
      <w:r>
        <w:t>model:</w:t>
      </w:r>
    </w:p>
    <w:p w:rsidR="00731615" w:rsidRDefault="00EE1D9C">
      <w:pPr>
        <w:spacing w:line="249" w:lineRule="auto"/>
        <w:ind w:left="112" w:right="-34"/>
      </w:pPr>
      <w:proofErr w:type="spellStart"/>
      <w:proofErr w:type="gramStart"/>
      <w:r>
        <w:lastRenderedPageBreak/>
        <w:t>tures</w:t>
      </w:r>
      <w:proofErr w:type="spellEnd"/>
      <w:proofErr w:type="gramEnd"/>
      <w:r>
        <w:rPr>
          <w:spacing w:val="2"/>
        </w:rPr>
        <w:t xml:space="preserve"> </w:t>
      </w:r>
      <w:r>
        <w:t>in</w:t>
      </w:r>
      <w:r>
        <w:rPr>
          <w:spacing w:val="5"/>
        </w:rPr>
        <w:t xml:space="preserve"> </w:t>
      </w:r>
      <w:r>
        <w:t>the</w:t>
      </w:r>
      <w:r>
        <w:rPr>
          <w:spacing w:val="4"/>
        </w:rPr>
        <w:t xml:space="preserve"> </w:t>
      </w:r>
      <w:proofErr w:type="spellStart"/>
      <w:r>
        <w:t>weldzone</w:t>
      </w:r>
      <w:proofErr w:type="spellEnd"/>
      <w:r>
        <w:t>.</w:t>
      </w:r>
      <w:r>
        <w:rPr>
          <w:spacing w:val="24"/>
        </w:rPr>
        <w:t xml:space="preserve"> </w:t>
      </w:r>
      <w:r>
        <w:t>These</w:t>
      </w:r>
      <w:r>
        <w:rPr>
          <w:spacing w:val="1"/>
        </w:rPr>
        <w:t xml:space="preserve"> </w:t>
      </w:r>
      <w:r>
        <w:t>features</w:t>
      </w:r>
      <w:r>
        <w:rPr>
          <w:spacing w:val="1"/>
        </w:rPr>
        <w:t xml:space="preserve"> </w:t>
      </w:r>
      <w:r>
        <w:t>include the</w:t>
      </w:r>
      <w:r>
        <w:rPr>
          <w:spacing w:val="5"/>
        </w:rPr>
        <w:t xml:space="preserve"> </w:t>
      </w:r>
      <w:r>
        <w:t>formation</w:t>
      </w:r>
      <w:r>
        <w:rPr>
          <w:spacing w:val="-2"/>
        </w:rPr>
        <w:t xml:space="preserve"> </w:t>
      </w:r>
      <w:r>
        <w:t>of a</w:t>
      </w:r>
      <w:r>
        <w:rPr>
          <w:spacing w:val="-7"/>
        </w:rPr>
        <w:t xml:space="preserve"> </w:t>
      </w:r>
      <w:r>
        <w:t>Heat</w:t>
      </w:r>
      <w:r>
        <w:rPr>
          <w:spacing w:val="-9"/>
        </w:rPr>
        <w:t xml:space="preserve"> </w:t>
      </w:r>
      <w:r>
        <w:rPr>
          <w:w w:val="97"/>
        </w:rPr>
        <w:t>Affected</w:t>
      </w:r>
      <w:r>
        <w:rPr>
          <w:spacing w:val="-4"/>
          <w:w w:val="97"/>
        </w:rPr>
        <w:t xml:space="preserve"> </w:t>
      </w:r>
      <w:r>
        <w:t>Zone</w:t>
      </w:r>
      <w:r>
        <w:rPr>
          <w:spacing w:val="-9"/>
        </w:rPr>
        <w:t xml:space="preserve"> </w:t>
      </w:r>
      <w:r>
        <w:t>(HAZ);</w:t>
      </w:r>
      <w:r>
        <w:rPr>
          <w:spacing w:val="-12"/>
        </w:rPr>
        <w:t xml:space="preserve"> </w:t>
      </w:r>
      <w:r>
        <w:t>a</w:t>
      </w:r>
      <w:r>
        <w:rPr>
          <w:spacing w:val="-6"/>
        </w:rPr>
        <w:t xml:space="preserve"> </w:t>
      </w:r>
      <w:r>
        <w:rPr>
          <w:w w:val="99"/>
        </w:rPr>
        <w:t>Thermo-Mechanically</w:t>
      </w:r>
      <w:r>
        <w:rPr>
          <w:spacing w:val="-5"/>
          <w:w w:val="99"/>
        </w:rPr>
        <w:t xml:space="preserve"> </w:t>
      </w:r>
      <w:r>
        <w:t>Affected</w:t>
      </w:r>
    </w:p>
    <w:p w:rsidR="00731615" w:rsidRDefault="00EE1D9C">
      <w:pPr>
        <w:spacing w:before="10" w:line="100" w:lineRule="exact"/>
        <w:rPr>
          <w:sz w:val="11"/>
          <w:szCs w:val="11"/>
        </w:rPr>
      </w:pPr>
      <w:r>
        <w:br w:type="column"/>
      </w:r>
    </w:p>
    <w:p w:rsidR="00731615" w:rsidRDefault="00683031">
      <w:pPr>
        <w:ind w:right="-56"/>
        <w:rPr>
          <w:sz w:val="14"/>
          <w:szCs w:val="14"/>
        </w:rPr>
      </w:pPr>
      <w:commentRangeStart w:id="40"/>
      <w:r w:rsidRPr="00683031">
        <w:pict>
          <v:shapetype id="_x0000_t202" coordsize="21600,21600" o:spt="202" path="m,l,21600r21600,l21600,xe">
            <v:stroke joinstyle="miter"/>
            <v:path gradientshapeok="t" o:connecttype="rect"/>
          </v:shapetype>
          <v:shape id="_x0000_s1039" type="#_x0000_t202" style="position:absolute;margin-left:384.8pt;margin-top:7.6pt;width:3.5pt;height:6.95pt;z-index:-251659264;mso-position-horizontal-relative:page" filled="f" stroked="f">
            <v:textbox inset="0,0,0,0">
              <w:txbxContent>
                <w:p w:rsidR="00D85739" w:rsidRDefault="00D85739">
                  <w:pPr>
                    <w:spacing w:line="120" w:lineRule="exact"/>
                    <w:ind w:right="-41"/>
                    <w:rPr>
                      <w:sz w:val="14"/>
                      <w:szCs w:val="14"/>
                    </w:rPr>
                  </w:pPr>
                  <w:proofErr w:type="gramStart"/>
                  <w:r>
                    <w:rPr>
                      <w:sz w:val="14"/>
                      <w:szCs w:val="14"/>
                    </w:rPr>
                    <w:t>p</w:t>
                  </w:r>
                  <w:proofErr w:type="gramEnd"/>
                </w:p>
              </w:txbxContent>
            </v:textbox>
            <w10:wrap anchorx="page"/>
          </v:shape>
        </w:pict>
      </w:r>
      <w:r w:rsidR="00EE1D9C">
        <w:t>σ</w:t>
      </w:r>
      <w:r w:rsidR="00EE1D9C">
        <w:rPr>
          <w:spacing w:val="32"/>
        </w:rPr>
        <w:t xml:space="preserve"> </w:t>
      </w:r>
      <w:proofErr w:type="gramStart"/>
      <w:r w:rsidR="00EE1D9C">
        <w:t xml:space="preserve">= </w:t>
      </w:r>
      <w:r w:rsidR="00EE1D9C">
        <w:rPr>
          <w:spacing w:val="48"/>
        </w:rPr>
        <w:t xml:space="preserve"> </w:t>
      </w:r>
      <w:r w:rsidR="00EE1D9C">
        <w:rPr>
          <w:w w:val="84"/>
        </w:rPr>
        <w:t>A</w:t>
      </w:r>
      <w:proofErr w:type="gramEnd"/>
      <w:r w:rsidR="00EE1D9C">
        <w:rPr>
          <w:spacing w:val="2"/>
          <w:w w:val="84"/>
        </w:rPr>
        <w:t xml:space="preserve"> </w:t>
      </w:r>
      <w:r w:rsidR="00EE1D9C">
        <w:t>+</w:t>
      </w:r>
      <w:r w:rsidR="00EE1D9C">
        <w:rPr>
          <w:spacing w:val="14"/>
        </w:rPr>
        <w:t xml:space="preserve"> </w:t>
      </w:r>
      <w:r w:rsidR="00EE1D9C">
        <w:rPr>
          <w:spacing w:val="-2"/>
        </w:rPr>
        <w:t>B</w:t>
      </w:r>
      <w:r w:rsidR="00EE1D9C">
        <w:rPr>
          <w:spacing w:val="28"/>
        </w:rPr>
        <w:t xml:space="preserve"> </w:t>
      </w:r>
      <w:r w:rsidR="00EE1D9C">
        <w:rPr>
          <w:position w:val="8"/>
          <w:sz w:val="14"/>
          <w:szCs w:val="14"/>
        </w:rPr>
        <w:t>n</w:t>
      </w:r>
    </w:p>
    <w:p w:rsidR="00731615" w:rsidRDefault="00EE1D9C" w:rsidP="00247138">
      <w:pPr>
        <w:spacing w:before="97"/>
      </w:pPr>
      <w:r>
        <w:br w:type="column"/>
      </w:r>
      <w:r>
        <w:rPr>
          <w:w w:val="147"/>
        </w:rPr>
        <w:lastRenderedPageBreak/>
        <w:t xml:space="preserve"> </w:t>
      </w:r>
      <w:r>
        <w:rPr>
          <w:spacing w:val="5"/>
        </w:rPr>
        <w:t xml:space="preserve"> </w:t>
      </w:r>
      <w:r>
        <w:rPr>
          <w:w w:val="147"/>
        </w:rPr>
        <w:t xml:space="preserve"> </w:t>
      </w:r>
      <w:r>
        <w:t>1</w:t>
      </w:r>
      <w:r>
        <w:rPr>
          <w:spacing w:val="-7"/>
        </w:rPr>
        <w:t xml:space="preserve"> </w:t>
      </w:r>
      <w:r>
        <w:t>+</w:t>
      </w:r>
      <w:r>
        <w:rPr>
          <w:spacing w:val="3"/>
        </w:rPr>
        <w:t xml:space="preserve"> </w:t>
      </w:r>
      <w:r>
        <w:t>C</w:t>
      </w:r>
      <w:r>
        <w:rPr>
          <w:spacing w:val="-8"/>
        </w:rPr>
        <w:t xml:space="preserve"> </w:t>
      </w:r>
      <w:r>
        <w:t>ln</w:t>
      </w:r>
    </w:p>
    <w:p w:rsidR="00731615" w:rsidRDefault="00EE1D9C">
      <w:pPr>
        <w:spacing w:line="200" w:lineRule="exact"/>
        <w:ind w:left="-37" w:right="233"/>
        <w:jc w:val="center"/>
      </w:pPr>
      <w:r>
        <w:br w:type="column"/>
      </w:r>
      <w:r>
        <w:rPr>
          <w:w w:val="147"/>
          <w:position w:val="7"/>
        </w:rPr>
        <w:lastRenderedPageBreak/>
        <w:t xml:space="preserve"> </w:t>
      </w:r>
      <w:r>
        <w:rPr>
          <w:spacing w:val="9"/>
          <w:position w:val="7"/>
        </w:rPr>
        <w:t xml:space="preserve"> </w:t>
      </w:r>
      <w:r>
        <w:rPr>
          <w:spacing w:val="-62"/>
          <w:w w:val="155"/>
          <w:position w:val="-2"/>
          <w:u w:val="single" w:color="000000"/>
        </w:rPr>
        <w:t xml:space="preserve"> </w:t>
      </w:r>
      <w:r>
        <w:rPr>
          <w:spacing w:val="6"/>
          <w:w w:val="99"/>
          <w:position w:val="-2"/>
          <w:u w:val="single" w:color="000000"/>
        </w:rPr>
        <w:t>˙</w:t>
      </w:r>
      <w:r>
        <w:rPr>
          <w:w w:val="99"/>
          <w:position w:val="-5"/>
          <w:sz w:val="14"/>
          <w:szCs w:val="14"/>
          <w:u w:val="single" w:color="000000"/>
        </w:rPr>
        <w:t xml:space="preserve">p </w:t>
      </w:r>
      <w:r>
        <w:rPr>
          <w:spacing w:val="-25"/>
          <w:position w:val="-5"/>
          <w:sz w:val="14"/>
          <w:szCs w:val="14"/>
          <w:u w:val="single" w:color="000000"/>
        </w:rPr>
        <w:t xml:space="preserve"> </w:t>
      </w:r>
      <w:r>
        <w:rPr>
          <w:spacing w:val="-11"/>
          <w:position w:val="-5"/>
          <w:sz w:val="14"/>
          <w:szCs w:val="14"/>
        </w:rPr>
        <w:t xml:space="preserve"> </w:t>
      </w:r>
      <w:r>
        <w:rPr>
          <w:w w:val="147"/>
          <w:position w:val="7"/>
        </w:rPr>
        <w:t xml:space="preserve">  </w:t>
      </w:r>
      <w:r>
        <w:rPr>
          <w:spacing w:val="5"/>
          <w:position w:val="7"/>
        </w:rPr>
        <w:t xml:space="preserve"> </w:t>
      </w:r>
      <w:r>
        <w:rPr>
          <w:w w:val="147"/>
          <w:position w:val="7"/>
        </w:rPr>
        <w:t xml:space="preserve"> </w:t>
      </w:r>
    </w:p>
    <w:p w:rsidR="00731615" w:rsidRDefault="00EE1D9C">
      <w:pPr>
        <w:spacing w:line="180" w:lineRule="exact"/>
        <w:jc w:val="right"/>
        <w:rPr>
          <w:rFonts w:ascii="Meiryo" w:eastAsia="Meiryo" w:hAnsi="Meiryo" w:cs="Meiryo"/>
        </w:rPr>
      </w:pPr>
      <w:r>
        <w:rPr>
          <w:position w:val="3"/>
        </w:rPr>
        <w:t>1</w:t>
      </w:r>
      <w:r>
        <w:rPr>
          <w:spacing w:val="-7"/>
          <w:position w:val="3"/>
        </w:rPr>
        <w:t xml:space="preserve"> </w:t>
      </w:r>
      <w:r>
        <w:rPr>
          <w:rFonts w:ascii="Meiryo" w:eastAsia="Meiryo" w:hAnsi="Meiryo" w:cs="Meiryo"/>
          <w:w w:val="78"/>
          <w:position w:val="3"/>
        </w:rPr>
        <w:t>−</w:t>
      </w:r>
    </w:p>
    <w:p w:rsidR="00731615" w:rsidRDefault="00683031">
      <w:pPr>
        <w:spacing w:line="120" w:lineRule="exact"/>
        <w:ind w:left="155" w:right="550"/>
        <w:jc w:val="center"/>
        <w:rPr>
          <w:sz w:val="14"/>
          <w:szCs w:val="14"/>
        </w:rPr>
      </w:pPr>
      <w:r w:rsidRPr="00683031">
        <w:pict>
          <v:shape id="_x0000_s1038" type="#_x0000_t202" style="position:absolute;left:0;text-align:left;margin-left:435.85pt;margin-top:-4.6pt;width:4.1pt;height:10.1pt;z-index:-251658240;mso-position-horizontal-relative:page" filled="f" stroked="f">
            <v:textbox inset="0,0,0,0">
              <w:txbxContent>
                <w:p w:rsidR="00D85739" w:rsidRDefault="00D85739">
                  <w:pPr>
                    <w:spacing w:line="180" w:lineRule="exact"/>
                    <w:ind w:right="-50"/>
                  </w:pPr>
                  <w:r>
                    <w:rPr>
                      <w:spacing w:val="-62"/>
                      <w:w w:val="155"/>
                    </w:rPr>
                    <w:t xml:space="preserve"> </w:t>
                  </w:r>
                  <w:r>
                    <w:t>˙</w:t>
                  </w:r>
                </w:p>
              </w:txbxContent>
            </v:textbox>
            <w10:wrap anchorx="page"/>
          </v:shape>
        </w:pict>
      </w:r>
      <w:r w:rsidR="00EE1D9C">
        <w:rPr>
          <w:w w:val="99"/>
          <w:position w:val="1"/>
          <w:sz w:val="14"/>
          <w:szCs w:val="14"/>
        </w:rPr>
        <w:t>p0</w:t>
      </w:r>
    </w:p>
    <w:p w:rsidR="00731615" w:rsidRDefault="00EE1D9C">
      <w:pPr>
        <w:spacing w:line="280" w:lineRule="exact"/>
        <w:ind w:right="-62"/>
      </w:pPr>
      <w:r>
        <w:br w:type="column"/>
      </w:r>
      <w:r>
        <w:rPr>
          <w:w w:val="147"/>
          <w:position w:val="13"/>
        </w:rPr>
        <w:lastRenderedPageBreak/>
        <w:t xml:space="preserve"> </w:t>
      </w:r>
      <w:r>
        <w:rPr>
          <w:spacing w:val="-26"/>
          <w:position w:val="13"/>
        </w:rPr>
        <w:t xml:space="preserve"> </w:t>
      </w:r>
      <w:r>
        <w:rPr>
          <w:spacing w:val="-2"/>
          <w:w w:val="99"/>
          <w:position w:val="3"/>
          <w:u w:val="single" w:color="000000"/>
        </w:rPr>
        <w:t xml:space="preserve"> </w:t>
      </w:r>
      <w:proofErr w:type="gramStart"/>
      <w:r>
        <w:rPr>
          <w:w w:val="90"/>
          <w:position w:val="3"/>
          <w:u w:val="single" w:color="000000"/>
        </w:rPr>
        <w:t>T</w:t>
      </w:r>
      <w:r>
        <w:rPr>
          <w:w w:val="99"/>
          <w:position w:val="3"/>
          <w:u w:val="single" w:color="000000"/>
        </w:rPr>
        <w:t xml:space="preserve"> </w:t>
      </w:r>
      <w:r>
        <w:rPr>
          <w:spacing w:val="-32"/>
          <w:position w:val="3"/>
          <w:u w:val="single" w:color="000000"/>
        </w:rPr>
        <w:t xml:space="preserve"> </w:t>
      </w:r>
      <w:r>
        <w:rPr>
          <w:rFonts w:ascii="Meiryo" w:eastAsia="Meiryo" w:hAnsi="Meiryo" w:cs="Meiryo"/>
          <w:w w:val="78"/>
          <w:position w:val="3"/>
          <w:u w:val="single" w:color="000000"/>
        </w:rPr>
        <w:t>−</w:t>
      </w:r>
      <w:proofErr w:type="gramEnd"/>
      <w:r>
        <w:rPr>
          <w:rFonts w:ascii="Meiryo" w:eastAsia="Meiryo" w:hAnsi="Meiryo" w:cs="Meiryo"/>
          <w:spacing w:val="-148"/>
          <w:w w:val="293"/>
          <w:position w:val="3"/>
          <w:u w:val="single" w:color="000000"/>
        </w:rPr>
        <w:t xml:space="preserve"> </w:t>
      </w:r>
      <w:r>
        <w:rPr>
          <w:spacing w:val="8"/>
          <w:w w:val="90"/>
          <w:position w:val="3"/>
          <w:u w:val="single" w:color="000000"/>
        </w:rPr>
        <w:t>T</w:t>
      </w:r>
      <w:r>
        <w:rPr>
          <w:w w:val="99"/>
          <w:sz w:val="14"/>
          <w:szCs w:val="14"/>
          <w:u w:val="single" w:color="000000"/>
        </w:rPr>
        <w:t xml:space="preserve">0 </w:t>
      </w:r>
      <w:r>
        <w:rPr>
          <w:spacing w:val="-12"/>
          <w:sz w:val="14"/>
          <w:szCs w:val="14"/>
          <w:u w:val="single" w:color="000000"/>
        </w:rPr>
        <w:t xml:space="preserve"> </w:t>
      </w:r>
      <w:r>
        <w:rPr>
          <w:spacing w:val="-11"/>
          <w:sz w:val="14"/>
          <w:szCs w:val="14"/>
        </w:rPr>
        <w:t xml:space="preserve"> </w:t>
      </w:r>
      <w:r>
        <w:rPr>
          <w:w w:val="147"/>
          <w:position w:val="13"/>
        </w:rPr>
        <w:t xml:space="preserve"> </w:t>
      </w:r>
      <w:r>
        <w:rPr>
          <w:w w:val="92"/>
          <w:position w:val="10"/>
          <w:sz w:val="14"/>
          <w:szCs w:val="14"/>
        </w:rPr>
        <w:t>m</w:t>
      </w:r>
      <w:r>
        <w:rPr>
          <w:spacing w:val="-25"/>
          <w:position w:val="10"/>
          <w:sz w:val="14"/>
          <w:szCs w:val="14"/>
        </w:rPr>
        <w:t xml:space="preserve"> </w:t>
      </w:r>
      <w:r>
        <w:rPr>
          <w:w w:val="147"/>
          <w:position w:val="13"/>
        </w:rPr>
        <w:t xml:space="preserve"> </w:t>
      </w:r>
    </w:p>
    <w:p w:rsidR="00731615" w:rsidRDefault="00EE1D9C">
      <w:pPr>
        <w:spacing w:line="260" w:lineRule="exact"/>
        <w:ind w:left="97"/>
        <w:rPr>
          <w:sz w:val="14"/>
          <w:szCs w:val="14"/>
        </w:rPr>
      </w:pPr>
      <w:r>
        <w:rPr>
          <w:spacing w:val="8"/>
          <w:position w:val="3"/>
        </w:rPr>
        <w:t>T</w:t>
      </w:r>
      <w:r>
        <w:rPr>
          <w:sz w:val="14"/>
          <w:szCs w:val="14"/>
        </w:rPr>
        <w:t>m</w:t>
      </w:r>
      <w:r>
        <w:rPr>
          <w:spacing w:val="-2"/>
          <w:sz w:val="14"/>
          <w:szCs w:val="14"/>
        </w:rPr>
        <w:t xml:space="preserve"> </w:t>
      </w:r>
      <w:r>
        <w:rPr>
          <w:rFonts w:ascii="Meiryo" w:eastAsia="Meiryo" w:hAnsi="Meiryo" w:cs="Meiryo"/>
          <w:w w:val="78"/>
          <w:position w:val="3"/>
        </w:rPr>
        <w:t>−</w:t>
      </w:r>
      <w:r>
        <w:rPr>
          <w:rFonts w:ascii="Meiryo" w:eastAsia="Meiryo" w:hAnsi="Meiryo" w:cs="Meiryo"/>
          <w:spacing w:val="-9"/>
          <w:w w:val="78"/>
          <w:position w:val="3"/>
        </w:rPr>
        <w:t xml:space="preserve"> </w:t>
      </w:r>
      <w:r>
        <w:rPr>
          <w:spacing w:val="8"/>
          <w:position w:val="3"/>
        </w:rPr>
        <w:t>T</w:t>
      </w:r>
      <w:r>
        <w:rPr>
          <w:sz w:val="14"/>
          <w:szCs w:val="14"/>
        </w:rPr>
        <w:t>0</w:t>
      </w:r>
    </w:p>
    <w:commentRangeEnd w:id="40"/>
    <w:p w:rsidR="00731615" w:rsidRDefault="00E54FF7">
      <w:pPr>
        <w:spacing w:before="4" w:line="140" w:lineRule="exact"/>
        <w:rPr>
          <w:sz w:val="14"/>
          <w:szCs w:val="14"/>
        </w:rPr>
      </w:pPr>
      <w:r>
        <w:rPr>
          <w:rStyle w:val="CommentReference"/>
        </w:rPr>
        <w:commentReference w:id="40"/>
      </w:r>
      <w:r w:rsidR="00EE1D9C">
        <w:br w:type="column"/>
      </w:r>
    </w:p>
    <w:p w:rsidR="00731615" w:rsidRDefault="00EE1D9C">
      <w:pPr>
        <w:sectPr w:rsidR="00731615">
          <w:type w:val="continuous"/>
          <w:pgSz w:w="11920" w:h="16840"/>
          <w:pgMar w:top="1560" w:right="300" w:bottom="280" w:left="640" w:header="720" w:footer="720" w:gutter="0"/>
          <w:cols w:num="6" w:space="720" w:equalWidth="0">
            <w:col w:w="5134" w:space="919"/>
            <w:col w:w="1075" w:space="9"/>
            <w:col w:w="843" w:space="0"/>
            <w:col w:w="906" w:space="44"/>
            <w:col w:w="1023" w:space="328"/>
            <w:col w:w="699"/>
          </w:cols>
        </w:sectPr>
      </w:pPr>
      <w:r>
        <w:t>(1)</w:t>
      </w:r>
    </w:p>
    <w:p w:rsidR="00731615" w:rsidRDefault="00EE1D9C">
      <w:pPr>
        <w:spacing w:before="59" w:line="249" w:lineRule="auto"/>
        <w:ind w:left="112" w:right="-34"/>
        <w:jc w:val="both"/>
      </w:pPr>
      <w:r>
        <w:lastRenderedPageBreak/>
        <w:t>It</w:t>
      </w:r>
      <w:r>
        <w:rPr>
          <w:spacing w:val="-7"/>
        </w:rPr>
        <w:t xml:space="preserve"> </w:t>
      </w:r>
      <w:r>
        <w:t>is</w:t>
      </w:r>
      <w:r>
        <w:rPr>
          <w:spacing w:val="-7"/>
        </w:rPr>
        <w:t xml:space="preserve"> </w:t>
      </w:r>
      <w:r>
        <w:t>common</w:t>
      </w:r>
      <w:r>
        <w:rPr>
          <w:spacing w:val="-13"/>
        </w:rPr>
        <w:t xml:space="preserve"> </w:t>
      </w:r>
      <w:r>
        <w:t>to</w:t>
      </w:r>
      <w:r>
        <w:rPr>
          <w:spacing w:val="-8"/>
        </w:rPr>
        <w:t xml:space="preserve"> </w:t>
      </w:r>
      <w:r>
        <w:t>assume</w:t>
      </w:r>
      <w:r>
        <w:rPr>
          <w:spacing w:val="-12"/>
        </w:rPr>
        <w:t xml:space="preserve"> </w:t>
      </w:r>
      <w:r>
        <w:t>that</w:t>
      </w:r>
      <w:r>
        <w:rPr>
          <w:spacing w:val="-9"/>
        </w:rPr>
        <w:t xml:space="preserve"> </w:t>
      </w:r>
      <w:r>
        <w:t>all</w:t>
      </w:r>
      <w:r>
        <w:rPr>
          <w:spacing w:val="-8"/>
        </w:rPr>
        <w:t xml:space="preserve"> </w:t>
      </w:r>
      <w:r>
        <w:t>parameters</w:t>
      </w:r>
      <w:r>
        <w:rPr>
          <w:spacing w:val="-15"/>
        </w:rPr>
        <w:t xml:space="preserve"> </w:t>
      </w:r>
      <w:r>
        <w:t>in</w:t>
      </w:r>
      <w:r>
        <w:rPr>
          <w:spacing w:val="-8"/>
        </w:rPr>
        <w:t xml:space="preserve"> </w:t>
      </w:r>
      <w:ins w:id="41" w:author="mcjssql" w:date="2015-06-13T10:31:00Z">
        <w:r w:rsidR="00E54FF7">
          <w:rPr>
            <w:spacing w:val="-8"/>
          </w:rPr>
          <w:t>Eq</w:t>
        </w:r>
        <w:proofErr w:type="gramStart"/>
        <w:r w:rsidR="00E54FF7">
          <w:rPr>
            <w:spacing w:val="-8"/>
          </w:rPr>
          <w:t>.(</w:t>
        </w:r>
        <w:proofErr w:type="gramEnd"/>
        <w:r w:rsidR="00E54FF7">
          <w:rPr>
            <w:spacing w:val="-8"/>
          </w:rPr>
          <w:t xml:space="preserve">1) </w:t>
        </w:r>
      </w:ins>
      <w:del w:id="42" w:author="mcjssql" w:date="2015-06-13T10:31:00Z">
        <w:r w:rsidDel="00E54FF7">
          <w:delText>eq</w:delText>
        </w:r>
      </w:del>
      <w:del w:id="43" w:author="mcjssql" w:date="2015-06-13T10:32:00Z">
        <w:r w:rsidDel="00E54FF7">
          <w:delText>uation</w:delText>
        </w:r>
        <w:r w:rsidDel="00E54FF7">
          <w:rPr>
            <w:spacing w:val="-13"/>
          </w:rPr>
          <w:delText xml:space="preserve"> </w:delText>
        </w:r>
        <w:r w:rsidDel="00E54FF7">
          <w:delText>1</w:delText>
        </w:r>
      </w:del>
      <w:r>
        <w:rPr>
          <w:spacing w:val="-7"/>
        </w:rPr>
        <w:t xml:space="preserve"> </w:t>
      </w:r>
      <w:r>
        <w:t>are</w:t>
      </w:r>
      <w:r>
        <w:rPr>
          <w:spacing w:val="-8"/>
        </w:rPr>
        <w:t xml:space="preserve"> </w:t>
      </w:r>
      <w:r>
        <w:t>the same</w:t>
      </w:r>
      <w:r>
        <w:rPr>
          <w:spacing w:val="2"/>
        </w:rPr>
        <w:t xml:space="preserve"> </w:t>
      </w:r>
      <w:r>
        <w:t>as</w:t>
      </w:r>
      <w:r>
        <w:rPr>
          <w:spacing w:val="5"/>
        </w:rPr>
        <w:t xml:space="preserve"> </w:t>
      </w:r>
      <w:r>
        <w:t>the</w:t>
      </w:r>
      <w:r>
        <w:rPr>
          <w:spacing w:val="4"/>
        </w:rPr>
        <w:t xml:space="preserve"> </w:t>
      </w:r>
      <w:r>
        <w:t>parent</w:t>
      </w:r>
      <w:r>
        <w:rPr>
          <w:spacing w:val="2"/>
        </w:rPr>
        <w:t xml:space="preserve"> </w:t>
      </w:r>
      <w:r>
        <w:t xml:space="preserve">material </w:t>
      </w:r>
      <w:r>
        <w:rPr>
          <w:spacing w:val="-3"/>
        </w:rPr>
        <w:t>e</w:t>
      </w:r>
      <w:r>
        <w:t>xcept</w:t>
      </w:r>
      <w:r>
        <w:rPr>
          <w:spacing w:val="1"/>
        </w:rPr>
        <w:t xml:space="preserve"> </w:t>
      </w:r>
      <w:r>
        <w:t>for</w:t>
      </w:r>
      <w:r>
        <w:rPr>
          <w:spacing w:val="4"/>
        </w:rPr>
        <w:t xml:space="preserve"> </w:t>
      </w:r>
      <w:r>
        <w:t>the</w:t>
      </w:r>
      <w:r>
        <w:rPr>
          <w:spacing w:val="4"/>
        </w:rPr>
        <w:t xml:space="preserve"> </w:t>
      </w:r>
      <w:r>
        <w:t>A</w:t>
      </w:r>
      <w:r>
        <w:rPr>
          <w:spacing w:val="5"/>
        </w:rPr>
        <w:t xml:space="preserve"> </w:t>
      </w:r>
      <w:r>
        <w:t>parameter</w:t>
      </w:r>
      <w:ins w:id="44" w:author="mcjssql" w:date="2015-06-13T10:33:00Z">
        <w:r w:rsidR="007F5384">
          <w:t xml:space="preserve"> ,</w:t>
        </w:r>
      </w:ins>
      <w:del w:id="45" w:author="mcjssql" w:date="2015-06-13T10:33:00Z">
        <w:r w:rsidDel="007F5384">
          <w:delText>;</w:delText>
        </w:r>
      </w:del>
      <w:r>
        <w:rPr>
          <w:spacing w:val="2"/>
        </w:rPr>
        <w:t xml:space="preserve"> </w:t>
      </w:r>
      <w:ins w:id="46" w:author="mcjssql" w:date="2015-06-13T10:33:00Z">
        <w:r w:rsidR="007F5384">
          <w:rPr>
            <w:spacing w:val="2"/>
          </w:rPr>
          <w:t xml:space="preserve">which </w:t>
        </w:r>
      </w:ins>
      <w:del w:id="47" w:author="mcjssql" w:date="2015-06-13T10:33:00Z">
        <w:r w:rsidDel="007F5384">
          <w:delText>this</w:delText>
        </w:r>
        <w:r w:rsidDel="007F5384">
          <w:rPr>
            <w:spacing w:val="4"/>
          </w:rPr>
          <w:delText xml:space="preserve"> </w:delText>
        </w:r>
      </w:del>
      <w:r>
        <w:t>is assumed</w:t>
      </w:r>
      <w:r>
        <w:rPr>
          <w:spacing w:val="-6"/>
        </w:rPr>
        <w:t xml:space="preserve"> </w:t>
      </w:r>
      <w:r>
        <w:t>to</w:t>
      </w:r>
      <w:r>
        <w:rPr>
          <w:spacing w:val="-1"/>
        </w:rPr>
        <w:t xml:space="preserve"> </w:t>
      </w:r>
      <w:r>
        <w:t>scale</w:t>
      </w:r>
      <w:r>
        <w:rPr>
          <w:spacing w:val="-2"/>
        </w:rPr>
        <w:t xml:space="preserve"> </w:t>
      </w:r>
      <w:r>
        <w:t>linearly</w:t>
      </w:r>
      <w:r>
        <w:rPr>
          <w:spacing w:val="-5"/>
        </w:rPr>
        <w:t xml:space="preserve"> </w:t>
      </w:r>
      <w:r>
        <w:t>with</w:t>
      </w:r>
      <w:r>
        <w:rPr>
          <w:spacing w:val="-3"/>
        </w:rPr>
        <w:t xml:space="preserve"> </w:t>
      </w:r>
      <w:r>
        <w:t>hardness.</w:t>
      </w:r>
      <w:r>
        <w:rPr>
          <w:spacing w:val="9"/>
        </w:rPr>
        <w:t xml:space="preserve"> </w:t>
      </w:r>
      <w:r>
        <w:t>The</w:t>
      </w:r>
      <w:r>
        <w:rPr>
          <w:spacing w:val="-1"/>
        </w:rPr>
        <w:t xml:space="preserve"> </w:t>
      </w:r>
      <w:r>
        <w:t>geometry</w:t>
      </w:r>
      <w:r>
        <w:rPr>
          <w:spacing w:val="-7"/>
        </w:rPr>
        <w:t xml:space="preserve"> </w:t>
      </w:r>
      <w:r>
        <w:t>of</w:t>
      </w:r>
      <w:r>
        <w:rPr>
          <w:spacing w:val="-1"/>
        </w:rPr>
        <w:t xml:space="preserve"> </w:t>
      </w:r>
      <w:r>
        <w:t>each r</w:t>
      </w:r>
      <w:r>
        <w:rPr>
          <w:spacing w:val="-3"/>
        </w:rPr>
        <w:t>e</w:t>
      </w:r>
      <w:r>
        <w:t>gion,</w:t>
      </w:r>
      <w:r>
        <w:rPr>
          <w:spacing w:val="26"/>
        </w:rPr>
        <w:t xml:space="preserve"> </w:t>
      </w:r>
      <w:r>
        <w:t>such</w:t>
      </w:r>
      <w:r>
        <w:rPr>
          <w:spacing w:val="22"/>
        </w:rPr>
        <w:t xml:space="preserve"> </w:t>
      </w:r>
      <w:r>
        <w:t>as</w:t>
      </w:r>
      <w:r>
        <w:rPr>
          <w:spacing w:val="24"/>
        </w:rPr>
        <w:t xml:space="preserve"> </w:t>
      </w:r>
      <w:r>
        <w:t>the</w:t>
      </w:r>
      <w:r>
        <w:rPr>
          <w:spacing w:val="24"/>
        </w:rPr>
        <w:t xml:space="preserve"> </w:t>
      </w:r>
      <w:r>
        <w:t>HAZ,</w:t>
      </w:r>
      <w:r>
        <w:rPr>
          <w:spacing w:val="21"/>
        </w:rPr>
        <w:t xml:space="preserve"> </w:t>
      </w:r>
      <w:r>
        <w:t>may</w:t>
      </w:r>
      <w:r>
        <w:rPr>
          <w:spacing w:val="23"/>
        </w:rPr>
        <w:t xml:space="preserve"> </w:t>
      </w:r>
      <w:r>
        <w:t>be</w:t>
      </w:r>
      <w:r>
        <w:rPr>
          <w:spacing w:val="24"/>
        </w:rPr>
        <w:t xml:space="preserve"> </w:t>
      </w:r>
      <w:r>
        <w:t>defined</w:t>
      </w:r>
      <w:r>
        <w:rPr>
          <w:spacing w:val="8"/>
        </w:rPr>
        <w:t xml:space="preserve"> </w:t>
      </w:r>
      <w:r>
        <w:t>by</w:t>
      </w:r>
      <w:r>
        <w:rPr>
          <w:spacing w:val="24"/>
        </w:rPr>
        <w:t xml:space="preserve"> </w:t>
      </w:r>
      <w:r>
        <w:rPr>
          <w:spacing w:val="-3"/>
        </w:rPr>
        <w:t>e</w:t>
      </w:r>
      <w:r>
        <w:t>xamination</w:t>
      </w:r>
      <w:r>
        <w:rPr>
          <w:spacing w:val="16"/>
        </w:rPr>
        <w:t xml:space="preserve"> </w:t>
      </w:r>
      <w:r>
        <w:t>of the</w:t>
      </w:r>
      <w:r>
        <w:rPr>
          <w:spacing w:val="6"/>
        </w:rPr>
        <w:t xml:space="preserve"> </w:t>
      </w:r>
      <w:r>
        <w:t>hardness</w:t>
      </w:r>
      <w:r>
        <w:rPr>
          <w:spacing w:val="1"/>
        </w:rPr>
        <w:t xml:space="preserve"> </w:t>
      </w:r>
      <w:r>
        <w:t>distri</w:t>
      </w:r>
      <w:r>
        <w:rPr>
          <w:spacing w:val="-4"/>
        </w:rPr>
        <w:t>b</w:t>
      </w:r>
      <w:r>
        <w:t>ution</w:t>
      </w:r>
      <w:r>
        <w:rPr>
          <w:spacing w:val="-1"/>
        </w:rPr>
        <w:t xml:space="preserve"> </w:t>
      </w:r>
      <w:r>
        <w:t>in</w:t>
      </w:r>
      <w:r>
        <w:rPr>
          <w:spacing w:val="6"/>
        </w:rPr>
        <w:t xml:space="preserve"> </w:t>
      </w:r>
      <w:r>
        <w:t>the</w:t>
      </w:r>
      <w:r>
        <w:rPr>
          <w:spacing w:val="6"/>
        </w:rPr>
        <w:t xml:space="preserve"> </w:t>
      </w:r>
      <w:r>
        <w:t>cross</w:t>
      </w:r>
      <w:r>
        <w:rPr>
          <w:spacing w:val="4"/>
        </w:rPr>
        <w:t xml:space="preserve"> </w:t>
      </w:r>
      <w:r>
        <w:t>section</w:t>
      </w:r>
      <w:r>
        <w:rPr>
          <w:spacing w:val="2"/>
        </w:rPr>
        <w:t xml:space="preserve"> </w:t>
      </w:r>
      <w:r>
        <w:t>of</w:t>
      </w:r>
      <w:r>
        <w:rPr>
          <w:spacing w:val="6"/>
        </w:rPr>
        <w:t xml:space="preserve"> </w:t>
      </w:r>
      <w:r>
        <w:t>an</w:t>
      </w:r>
      <w:r>
        <w:rPr>
          <w:spacing w:val="6"/>
        </w:rPr>
        <w:t xml:space="preserve"> </w:t>
      </w:r>
      <w:r>
        <w:t>actual</w:t>
      </w:r>
      <w:r>
        <w:rPr>
          <w:spacing w:val="3"/>
        </w:rPr>
        <w:t xml:space="preserve"> </w:t>
      </w:r>
      <w:r>
        <w:t>weld or</w:t>
      </w:r>
      <w:r>
        <w:rPr>
          <w:spacing w:val="-2"/>
        </w:rPr>
        <w:t xml:space="preserve"> </w:t>
      </w:r>
      <w:r>
        <w:t>by</w:t>
      </w:r>
      <w:r>
        <w:rPr>
          <w:spacing w:val="-2"/>
        </w:rPr>
        <w:t xml:space="preserve"> </w:t>
      </w:r>
      <w:r>
        <w:t>visual</w:t>
      </w:r>
      <w:r>
        <w:rPr>
          <w:spacing w:val="-5"/>
        </w:rPr>
        <w:t xml:space="preserve"> </w:t>
      </w:r>
      <w:r>
        <w:t>inspection</w:t>
      </w:r>
      <w:r>
        <w:rPr>
          <w:spacing w:val="-8"/>
        </w:rPr>
        <w:t xml:space="preserve"> </w:t>
      </w:r>
      <w:r>
        <w:t>of</w:t>
      </w:r>
      <w:r>
        <w:rPr>
          <w:spacing w:val="-2"/>
        </w:rPr>
        <w:t xml:space="preserve"> </w:t>
      </w:r>
      <w:r>
        <w:t>metallographic</w:t>
      </w:r>
      <w:r>
        <w:rPr>
          <w:spacing w:val="-12"/>
        </w:rPr>
        <w:t xml:space="preserve"> </w:t>
      </w:r>
      <w:r>
        <w:t>specimens.</w:t>
      </w:r>
      <w:r>
        <w:rPr>
          <w:spacing w:val="3"/>
        </w:rPr>
        <w:t xml:space="preserve"> </w:t>
      </w:r>
      <w:r>
        <w:t>H</w:t>
      </w:r>
      <w:r>
        <w:rPr>
          <w:spacing w:val="-5"/>
        </w:rPr>
        <w:t>o</w:t>
      </w:r>
      <w:r>
        <w:t>w</w:t>
      </w:r>
      <w:r>
        <w:rPr>
          <w:spacing w:val="-5"/>
        </w:rPr>
        <w:t>e</w:t>
      </w:r>
      <w:r>
        <w:rPr>
          <w:spacing w:val="-3"/>
        </w:rPr>
        <w:t>v</w:t>
      </w:r>
      <w:r>
        <w:t>e</w:t>
      </w:r>
      <w:r>
        <w:rPr>
          <w:spacing w:val="-8"/>
        </w:rPr>
        <w:t>r</w:t>
      </w:r>
      <w:r>
        <w:t>, it</w:t>
      </w:r>
      <w:r>
        <w:rPr>
          <w:spacing w:val="20"/>
        </w:rPr>
        <w:t xml:space="preserve"> </w:t>
      </w:r>
      <w:r>
        <w:t>is</w:t>
      </w:r>
      <w:r>
        <w:rPr>
          <w:spacing w:val="19"/>
        </w:rPr>
        <w:t xml:space="preserve"> </w:t>
      </w:r>
      <w:r>
        <w:t>common</w:t>
      </w:r>
      <w:r>
        <w:rPr>
          <w:spacing w:val="14"/>
        </w:rPr>
        <w:t xml:space="preserve"> </w:t>
      </w:r>
      <w:r>
        <w:t>practice</w:t>
      </w:r>
      <w:r>
        <w:rPr>
          <w:spacing w:val="15"/>
        </w:rPr>
        <w:t xml:space="preserve"> </w:t>
      </w:r>
      <w:r>
        <w:t>to</w:t>
      </w:r>
      <w:r>
        <w:rPr>
          <w:spacing w:val="19"/>
        </w:rPr>
        <w:t xml:space="preserve"> </w:t>
      </w:r>
      <w:r>
        <w:t>calibrate</w:t>
      </w:r>
      <w:r>
        <w:rPr>
          <w:spacing w:val="13"/>
        </w:rPr>
        <w:t xml:space="preserve"> </w:t>
      </w:r>
      <w:r>
        <w:t>the</w:t>
      </w:r>
      <w:r>
        <w:rPr>
          <w:spacing w:val="19"/>
        </w:rPr>
        <w:t xml:space="preserve"> </w:t>
      </w:r>
      <w:r>
        <w:t>geometry</w:t>
      </w:r>
      <w:r>
        <w:rPr>
          <w:spacing w:val="13"/>
        </w:rPr>
        <w:t xml:space="preserve"> </w:t>
      </w:r>
      <w:r>
        <w:t>of</w:t>
      </w:r>
      <w:r>
        <w:rPr>
          <w:spacing w:val="18"/>
        </w:rPr>
        <w:t xml:space="preserve"> </w:t>
      </w:r>
      <w:r>
        <w:t>the</w:t>
      </w:r>
      <w:r>
        <w:rPr>
          <w:spacing w:val="19"/>
        </w:rPr>
        <w:t xml:space="preserve"> </w:t>
      </w:r>
      <w:r>
        <w:t>model to</w:t>
      </w:r>
      <w:r>
        <w:rPr>
          <w:spacing w:val="9"/>
        </w:rPr>
        <w:t xml:space="preserve"> </w:t>
      </w:r>
      <w:r>
        <w:rPr>
          <w:spacing w:val="-3"/>
        </w:rPr>
        <w:t>e</w:t>
      </w:r>
      <w:r>
        <w:t>xperimental data</w:t>
      </w:r>
      <w:r>
        <w:rPr>
          <w:spacing w:val="7"/>
        </w:rPr>
        <w:t xml:space="preserve"> </w:t>
      </w:r>
      <w:r>
        <w:t>from</w:t>
      </w:r>
      <w:r>
        <w:rPr>
          <w:spacing w:val="7"/>
        </w:rPr>
        <w:t xml:space="preserve"> </w:t>
      </w:r>
      <w:r>
        <w:t>a</w:t>
      </w:r>
      <w:r>
        <w:rPr>
          <w:spacing w:val="10"/>
        </w:rPr>
        <w:t xml:space="preserve"> </w:t>
      </w:r>
      <w:r>
        <w:t>real</w:t>
      </w:r>
      <w:r>
        <w:rPr>
          <w:spacing w:val="7"/>
        </w:rPr>
        <w:t xml:space="preserve"> </w:t>
      </w:r>
      <w:r>
        <w:t>weld</w:t>
      </w:r>
      <w:r>
        <w:rPr>
          <w:spacing w:val="7"/>
        </w:rPr>
        <w:t xml:space="preserve"> </w:t>
      </w:r>
      <w:r>
        <w:t>loaded</w:t>
      </w:r>
      <w:r>
        <w:rPr>
          <w:spacing w:val="5"/>
        </w:rPr>
        <w:t xml:space="preserve"> </w:t>
      </w:r>
      <w:r>
        <w:t>in</w:t>
      </w:r>
      <w:r>
        <w:rPr>
          <w:spacing w:val="9"/>
        </w:rPr>
        <w:t xml:space="preserve"> </w:t>
      </w:r>
      <w:proofErr w:type="spellStart"/>
      <w:r>
        <w:t>uniaxial</w:t>
      </w:r>
      <w:proofErr w:type="spellEnd"/>
      <w:r>
        <w:rPr>
          <w:spacing w:val="4"/>
        </w:rPr>
        <w:t xml:space="preserve"> </w:t>
      </w:r>
      <w:r>
        <w:t xml:space="preserve">ten- </w:t>
      </w:r>
      <w:proofErr w:type="spellStart"/>
      <w:proofErr w:type="gramStart"/>
      <w:r>
        <w:t>sion</w:t>
      </w:r>
      <w:proofErr w:type="spellEnd"/>
      <w:proofErr w:type="gramEnd"/>
      <w:r>
        <w:t>.  Usuall</w:t>
      </w:r>
      <w:r>
        <w:rPr>
          <w:spacing w:val="-13"/>
        </w:rPr>
        <w:t>y</w:t>
      </w:r>
      <w:r>
        <w:t>,</w:t>
      </w:r>
      <w:r>
        <w:rPr>
          <w:spacing w:val="8"/>
        </w:rPr>
        <w:t xml:space="preserve"> </w:t>
      </w:r>
      <w:r>
        <w:t>the</w:t>
      </w:r>
      <w:r>
        <w:rPr>
          <w:spacing w:val="8"/>
        </w:rPr>
        <w:t xml:space="preserve"> </w:t>
      </w:r>
      <w:r>
        <w:t>calibrated</w:t>
      </w:r>
      <w:r>
        <w:rPr>
          <w:spacing w:val="3"/>
        </w:rPr>
        <w:t xml:space="preserve"> </w:t>
      </w:r>
      <w:r>
        <w:t>model</w:t>
      </w:r>
      <w:r>
        <w:rPr>
          <w:spacing w:val="6"/>
        </w:rPr>
        <w:t xml:space="preserve"> </w:t>
      </w:r>
      <w:r>
        <w:t>is</w:t>
      </w:r>
      <w:r>
        <w:rPr>
          <w:spacing w:val="10"/>
        </w:rPr>
        <w:t xml:space="preserve"> </w:t>
      </w:r>
      <w:r>
        <w:rPr>
          <w:spacing w:val="-3"/>
        </w:rPr>
        <w:t>e</w:t>
      </w:r>
      <w:r>
        <w:t>xtended</w:t>
      </w:r>
      <w:r>
        <w:rPr>
          <w:spacing w:val="4"/>
        </w:rPr>
        <w:t xml:space="preserve"> </w:t>
      </w:r>
      <w:r>
        <w:t>to</w:t>
      </w:r>
      <w:r>
        <w:rPr>
          <w:spacing w:val="9"/>
        </w:rPr>
        <w:t xml:space="preserve"> </w:t>
      </w:r>
      <w:r>
        <w:t>more</w:t>
      </w:r>
      <w:r>
        <w:rPr>
          <w:spacing w:val="7"/>
        </w:rPr>
        <w:t xml:space="preserve"> </w:t>
      </w:r>
      <w:r>
        <w:t xml:space="preserve">com- </w:t>
      </w:r>
      <w:proofErr w:type="spellStart"/>
      <w:r>
        <w:t>pl</w:t>
      </w:r>
      <w:r>
        <w:rPr>
          <w:spacing w:val="-3"/>
        </w:rPr>
        <w:t>e</w:t>
      </w:r>
      <w:r>
        <w:t>x</w:t>
      </w:r>
      <w:proofErr w:type="spellEnd"/>
      <w:r>
        <w:rPr>
          <w:spacing w:val="11"/>
        </w:rPr>
        <w:t xml:space="preserve"> </w:t>
      </w:r>
      <w:r>
        <w:t>structures</w:t>
      </w:r>
      <w:r>
        <w:rPr>
          <w:spacing w:val="6"/>
        </w:rPr>
        <w:t xml:space="preserve"> </w:t>
      </w:r>
      <w:r>
        <w:t>and</w:t>
      </w:r>
      <w:r>
        <w:rPr>
          <w:spacing w:val="11"/>
        </w:rPr>
        <w:t xml:space="preserve"> </w:t>
      </w:r>
      <w:r>
        <w:t>loading</w:t>
      </w:r>
      <w:r>
        <w:rPr>
          <w:spacing w:val="8"/>
        </w:rPr>
        <w:t xml:space="preserve"> </w:t>
      </w:r>
      <w:r>
        <w:t>configurations</w:t>
      </w:r>
      <w:r>
        <w:rPr>
          <w:spacing w:val="-9"/>
        </w:rPr>
        <w:t xml:space="preserve"> </w:t>
      </w:r>
      <w:r>
        <w:t>without</w:t>
      </w:r>
      <w:r>
        <w:rPr>
          <w:spacing w:val="8"/>
        </w:rPr>
        <w:t xml:space="preserve"> </w:t>
      </w:r>
      <w:r>
        <w:t>a</w:t>
      </w:r>
      <w:r>
        <w:rPr>
          <w:spacing w:val="-3"/>
        </w:rPr>
        <w:t>n</w:t>
      </w:r>
      <w:r>
        <w:t>y</w:t>
      </w:r>
      <w:r>
        <w:rPr>
          <w:spacing w:val="11"/>
        </w:rPr>
        <w:t xml:space="preserve"> </w:t>
      </w:r>
      <w:r>
        <w:t>further modifications</w:t>
      </w:r>
      <w:r>
        <w:rPr>
          <w:spacing w:val="-10"/>
        </w:rPr>
        <w:t xml:space="preserve"> </w:t>
      </w:r>
      <w:r>
        <w:t>[7,</w:t>
      </w:r>
      <w:r>
        <w:rPr>
          <w:spacing w:val="10"/>
        </w:rPr>
        <w:t xml:space="preserve"> </w:t>
      </w:r>
      <w:r>
        <w:t>8].</w:t>
      </w:r>
      <w:r>
        <w:rPr>
          <w:spacing w:val="46"/>
        </w:rPr>
        <w:t xml:space="preserve"> </w:t>
      </w:r>
      <w:r>
        <w:t>This</w:t>
      </w:r>
      <w:r>
        <w:rPr>
          <w:spacing w:val="8"/>
        </w:rPr>
        <w:t xml:space="preserve"> </w:t>
      </w:r>
      <w:r>
        <w:t>approach</w:t>
      </w:r>
      <w:r>
        <w:rPr>
          <w:spacing w:val="5"/>
        </w:rPr>
        <w:t xml:space="preserve"> </w:t>
      </w:r>
      <w:r>
        <w:t>will</w:t>
      </w:r>
      <w:r>
        <w:rPr>
          <w:spacing w:val="9"/>
        </w:rPr>
        <w:t xml:space="preserve"> </w:t>
      </w:r>
      <w:r>
        <w:t>hereby</w:t>
      </w:r>
      <w:r>
        <w:rPr>
          <w:spacing w:val="7"/>
        </w:rPr>
        <w:t xml:space="preserve"> </w:t>
      </w:r>
      <w:r>
        <w:t>be</w:t>
      </w:r>
      <w:r>
        <w:rPr>
          <w:spacing w:val="10"/>
        </w:rPr>
        <w:t xml:space="preserve"> </w:t>
      </w:r>
      <w:r>
        <w:t>referred</w:t>
      </w:r>
      <w:r>
        <w:rPr>
          <w:spacing w:val="6"/>
        </w:rPr>
        <w:t xml:space="preserve"> </w:t>
      </w:r>
      <w:r>
        <w:t>to as</w:t>
      </w:r>
      <w:r>
        <w:rPr>
          <w:spacing w:val="-2"/>
        </w:rPr>
        <w:t xml:space="preserve"> </w:t>
      </w:r>
      <w:r>
        <w:t>the</w:t>
      </w:r>
      <w:r>
        <w:rPr>
          <w:spacing w:val="-2"/>
        </w:rPr>
        <w:t xml:space="preserve"> </w:t>
      </w:r>
      <w:r>
        <w:t>“lumped-mass”</w:t>
      </w:r>
      <w:r>
        <w:rPr>
          <w:spacing w:val="-12"/>
        </w:rPr>
        <w:t xml:space="preserve"> </w:t>
      </w:r>
      <w:r>
        <w:t>method.</w:t>
      </w:r>
    </w:p>
    <w:p w:rsidR="00731615" w:rsidRDefault="00EE1D9C">
      <w:pPr>
        <w:spacing w:line="249" w:lineRule="auto"/>
        <w:ind w:left="112" w:right="-34" w:firstLine="299"/>
        <w:jc w:val="both"/>
      </w:pPr>
      <w:r>
        <w:t>It</w:t>
      </w:r>
      <w:r>
        <w:rPr>
          <w:spacing w:val="4"/>
        </w:rPr>
        <w:t xml:space="preserve"> </w:t>
      </w:r>
      <w:r>
        <w:t>is</w:t>
      </w:r>
      <w:r>
        <w:rPr>
          <w:spacing w:val="4"/>
        </w:rPr>
        <w:t xml:space="preserve"> </w:t>
      </w:r>
      <w:r>
        <w:t>widely kn</w:t>
      </w:r>
      <w:r>
        <w:rPr>
          <w:spacing w:val="-5"/>
        </w:rPr>
        <w:t>o</w:t>
      </w:r>
      <w:r>
        <w:t>wn that</w:t>
      </w:r>
      <w:r>
        <w:rPr>
          <w:spacing w:val="2"/>
        </w:rPr>
        <w:t xml:space="preserve"> </w:t>
      </w:r>
      <w:r>
        <w:t>in</w:t>
      </w:r>
      <w:r>
        <w:rPr>
          <w:spacing w:val="4"/>
        </w:rPr>
        <w:t xml:space="preserve"> </w:t>
      </w:r>
      <w:r>
        <w:t>realit</w:t>
      </w:r>
      <w:r>
        <w:rPr>
          <w:spacing w:val="-13"/>
        </w:rPr>
        <w:t>y</w:t>
      </w:r>
      <w:r>
        <w:t>,</w:t>
      </w:r>
      <w:r>
        <w:rPr>
          <w:spacing w:val="5"/>
        </w:rPr>
        <w:t xml:space="preserve"> </w:t>
      </w:r>
      <w:r>
        <w:t>there</w:t>
      </w:r>
      <w:r>
        <w:rPr>
          <w:spacing w:val="1"/>
        </w:rPr>
        <w:t xml:space="preserve"> </w:t>
      </w:r>
      <w:r>
        <w:t>can</w:t>
      </w:r>
      <w:r>
        <w:rPr>
          <w:spacing w:val="3"/>
        </w:rPr>
        <w:t xml:space="preserve"> </w:t>
      </w:r>
      <w:r>
        <w:t>be</w:t>
      </w:r>
      <w:r>
        <w:rPr>
          <w:spacing w:val="4"/>
        </w:rPr>
        <w:t xml:space="preserve"> </w:t>
      </w:r>
      <w:r>
        <w:t>local</w:t>
      </w:r>
      <w:r>
        <w:rPr>
          <w:spacing w:val="2"/>
        </w:rPr>
        <w:t xml:space="preserve"> </w:t>
      </w:r>
      <w:proofErr w:type="spellStart"/>
      <w:r>
        <w:rPr>
          <w:spacing w:val="-5"/>
        </w:rPr>
        <w:t>v</w:t>
      </w:r>
      <w:r>
        <w:t>ari</w:t>
      </w:r>
      <w:proofErr w:type="spellEnd"/>
      <w:r>
        <w:t xml:space="preserve">- </w:t>
      </w:r>
      <w:proofErr w:type="spellStart"/>
      <w:r>
        <w:t>ation</w:t>
      </w:r>
      <w:proofErr w:type="spellEnd"/>
      <w:r>
        <w:rPr>
          <w:spacing w:val="4"/>
        </w:rPr>
        <w:t xml:space="preserve"> </w:t>
      </w:r>
      <w:r>
        <w:t>to</w:t>
      </w:r>
      <w:r>
        <w:rPr>
          <w:spacing w:val="7"/>
        </w:rPr>
        <w:t xml:space="preserve"> </w:t>
      </w:r>
      <w:r>
        <w:t>thermal</w:t>
      </w:r>
      <w:r>
        <w:rPr>
          <w:spacing w:val="2"/>
        </w:rPr>
        <w:t xml:space="preserve"> </w:t>
      </w:r>
      <w:r>
        <w:t>and</w:t>
      </w:r>
      <w:r>
        <w:rPr>
          <w:spacing w:val="5"/>
        </w:rPr>
        <w:t xml:space="preserve"> </w:t>
      </w:r>
      <w:r>
        <w:t>strain</w:t>
      </w:r>
      <w:r>
        <w:rPr>
          <w:spacing w:val="4"/>
        </w:rPr>
        <w:t xml:space="preserve"> </w:t>
      </w:r>
      <w:r>
        <w:t>rate</w:t>
      </w:r>
      <w:r>
        <w:rPr>
          <w:spacing w:val="5"/>
        </w:rPr>
        <w:t xml:space="preserve"> </w:t>
      </w:r>
      <w:r>
        <w:t>sensit</w:t>
      </w:r>
      <w:r>
        <w:rPr>
          <w:spacing w:val="-5"/>
        </w:rPr>
        <w:t>i</w:t>
      </w:r>
      <w:r>
        <w:t>vity or</w:t>
      </w:r>
      <w:r>
        <w:rPr>
          <w:spacing w:val="7"/>
        </w:rPr>
        <w:t xml:space="preserve"> </w:t>
      </w:r>
      <w:r>
        <w:rPr>
          <w:spacing w:val="-2"/>
        </w:rPr>
        <w:t>w</w:t>
      </w:r>
      <w:r>
        <w:t>ork</w:t>
      </w:r>
      <w:r>
        <w:rPr>
          <w:spacing w:val="4"/>
        </w:rPr>
        <w:t xml:space="preserve"> </w:t>
      </w:r>
      <w:r>
        <w:t>hardening rate</w:t>
      </w:r>
      <w:r>
        <w:rPr>
          <w:spacing w:val="2"/>
        </w:rPr>
        <w:t xml:space="preserve"> </w:t>
      </w:r>
      <w:r>
        <w:t>across the</w:t>
      </w:r>
      <w:r>
        <w:rPr>
          <w:spacing w:val="3"/>
        </w:rPr>
        <w:t xml:space="preserve"> </w:t>
      </w:r>
      <w:r>
        <w:t>weld</w:t>
      </w:r>
      <w:r>
        <w:rPr>
          <w:spacing w:val="1"/>
        </w:rPr>
        <w:t xml:space="preserve"> </w:t>
      </w:r>
      <w:r>
        <w:t>r</w:t>
      </w:r>
      <w:r>
        <w:rPr>
          <w:spacing w:val="-3"/>
        </w:rPr>
        <w:t>e</w:t>
      </w:r>
      <w:r>
        <w:t>gion [8,</w:t>
      </w:r>
      <w:r>
        <w:rPr>
          <w:spacing w:val="3"/>
        </w:rPr>
        <w:t xml:space="preserve"> </w:t>
      </w:r>
      <w:r>
        <w:t xml:space="preserve">26]. </w:t>
      </w:r>
      <w:r>
        <w:rPr>
          <w:spacing w:val="6"/>
        </w:rPr>
        <w:t xml:space="preserve"> </w:t>
      </w:r>
      <w:r>
        <w:t>Since</w:t>
      </w:r>
      <w:r>
        <w:rPr>
          <w:spacing w:val="1"/>
        </w:rPr>
        <w:t xml:space="preserve"> </w:t>
      </w:r>
      <w:r>
        <w:t>most</w:t>
      </w:r>
      <w:r>
        <w:rPr>
          <w:spacing w:val="1"/>
        </w:rPr>
        <w:t xml:space="preserve"> </w:t>
      </w:r>
      <w:r>
        <w:t>weld</w:t>
      </w:r>
      <w:r>
        <w:rPr>
          <w:spacing w:val="1"/>
        </w:rPr>
        <w:t xml:space="preserve"> </w:t>
      </w:r>
      <w:r>
        <w:t>models only</w:t>
      </w:r>
      <w:r>
        <w:rPr>
          <w:spacing w:val="4"/>
        </w:rPr>
        <w:t xml:space="preserve"> </w:t>
      </w:r>
      <w:r>
        <w:t>account</w:t>
      </w:r>
      <w:r>
        <w:rPr>
          <w:spacing w:val="1"/>
        </w:rPr>
        <w:t xml:space="preserve"> </w:t>
      </w:r>
      <w:r>
        <w:t>for</w:t>
      </w:r>
      <w:r>
        <w:rPr>
          <w:spacing w:val="5"/>
        </w:rPr>
        <w:t xml:space="preserve"> </w:t>
      </w:r>
      <w:r>
        <w:t>yield</w:t>
      </w:r>
      <w:r>
        <w:rPr>
          <w:spacing w:val="3"/>
        </w:rPr>
        <w:t xml:space="preserve"> </w:t>
      </w:r>
      <w:r>
        <w:t>stress</w:t>
      </w:r>
      <w:r>
        <w:rPr>
          <w:spacing w:val="3"/>
        </w:rPr>
        <w:t xml:space="preserve"> </w:t>
      </w:r>
      <w:r>
        <w:rPr>
          <w:spacing w:val="-5"/>
        </w:rPr>
        <w:t>v</w:t>
      </w:r>
      <w:r>
        <w:t>ariation across</w:t>
      </w:r>
      <w:r>
        <w:rPr>
          <w:spacing w:val="2"/>
        </w:rPr>
        <w:t xml:space="preserve"> </w:t>
      </w:r>
      <w:r>
        <w:t>the</w:t>
      </w:r>
      <w:r>
        <w:rPr>
          <w:spacing w:val="5"/>
        </w:rPr>
        <w:t xml:space="preserve"> </w:t>
      </w:r>
      <w:r>
        <w:t>weld</w:t>
      </w:r>
      <w:r>
        <w:rPr>
          <w:spacing w:val="3"/>
        </w:rPr>
        <w:t xml:space="preserve"> </w:t>
      </w:r>
      <w:proofErr w:type="spellStart"/>
      <w:r>
        <w:t>impo</w:t>
      </w:r>
      <w:r>
        <w:rPr>
          <w:spacing w:val="-4"/>
        </w:rPr>
        <w:t>r</w:t>
      </w:r>
      <w:proofErr w:type="spellEnd"/>
      <w:r>
        <w:t xml:space="preserve">- </w:t>
      </w:r>
      <w:proofErr w:type="spellStart"/>
      <w:r>
        <w:t>tant</w:t>
      </w:r>
      <w:proofErr w:type="spellEnd"/>
      <w:r>
        <w:rPr>
          <w:spacing w:val="26"/>
        </w:rPr>
        <w:t xml:space="preserve"> </w:t>
      </w:r>
      <w:r>
        <w:rPr>
          <w:spacing w:val="-5"/>
        </w:rPr>
        <w:t>v</w:t>
      </w:r>
      <w:r>
        <w:t>ariation</w:t>
      </w:r>
      <w:r>
        <w:rPr>
          <w:spacing w:val="22"/>
        </w:rPr>
        <w:t xml:space="preserve"> </w:t>
      </w:r>
      <w:r>
        <w:t>in</w:t>
      </w:r>
      <w:r>
        <w:rPr>
          <w:spacing w:val="28"/>
        </w:rPr>
        <w:t xml:space="preserve"> </w:t>
      </w:r>
      <w:ins w:id="48" w:author="mcjssql" w:date="2015-06-13T10:34:00Z">
        <w:r w:rsidR="007F5384">
          <w:rPr>
            <w:spacing w:val="28"/>
          </w:rPr>
          <w:t xml:space="preserve">other </w:t>
        </w:r>
      </w:ins>
      <w:r>
        <w:t>material</w:t>
      </w:r>
      <w:r>
        <w:rPr>
          <w:spacing w:val="23"/>
        </w:rPr>
        <w:t xml:space="preserve"> </w:t>
      </w:r>
      <w:r>
        <w:t>properties</w:t>
      </w:r>
      <w:r>
        <w:rPr>
          <w:spacing w:val="21"/>
        </w:rPr>
        <w:t xml:space="preserve"> </w:t>
      </w:r>
      <w:r>
        <w:t>are</w:t>
      </w:r>
      <w:r>
        <w:rPr>
          <w:spacing w:val="27"/>
        </w:rPr>
        <w:t xml:space="preserve"> </w:t>
      </w:r>
      <w:r>
        <w:t>n</w:t>
      </w:r>
      <w:r>
        <w:rPr>
          <w:spacing w:val="-3"/>
        </w:rPr>
        <w:t>e</w:t>
      </w:r>
      <w:r>
        <w:t>glected.   As</w:t>
      </w:r>
      <w:r>
        <w:rPr>
          <w:spacing w:val="27"/>
        </w:rPr>
        <w:t xml:space="preserve"> </w:t>
      </w:r>
      <w:r>
        <w:t>a</w:t>
      </w:r>
      <w:r>
        <w:rPr>
          <w:spacing w:val="28"/>
        </w:rPr>
        <w:t xml:space="preserve"> </w:t>
      </w:r>
      <w:r>
        <w:t xml:space="preserve">re- </w:t>
      </w:r>
      <w:proofErr w:type="spellStart"/>
      <w:r>
        <w:t>sult</w:t>
      </w:r>
      <w:proofErr w:type="spellEnd"/>
      <w:r>
        <w:t>,</w:t>
      </w:r>
      <w:r>
        <w:rPr>
          <w:spacing w:val="-5"/>
        </w:rPr>
        <w:t xml:space="preserve"> </w:t>
      </w:r>
      <w:r>
        <w:t>strong</w:t>
      </w:r>
      <w:r>
        <w:rPr>
          <w:spacing w:val="-7"/>
        </w:rPr>
        <w:t xml:space="preserve"> </w:t>
      </w:r>
      <w:r>
        <w:t>material</w:t>
      </w:r>
      <w:r>
        <w:rPr>
          <w:spacing w:val="-9"/>
        </w:rPr>
        <w:t xml:space="preserve"> </w:t>
      </w:r>
      <w:r>
        <w:t>property</w:t>
      </w:r>
      <w:r>
        <w:rPr>
          <w:spacing w:val="-9"/>
        </w:rPr>
        <w:t xml:space="preserve"> </w:t>
      </w:r>
      <w:r>
        <w:t>gradients,</w:t>
      </w:r>
      <w:r>
        <w:rPr>
          <w:spacing w:val="-10"/>
        </w:rPr>
        <w:t xml:space="preserve"> </w:t>
      </w:r>
      <w:r>
        <w:t>which</w:t>
      </w:r>
      <w:r>
        <w:rPr>
          <w:spacing w:val="-7"/>
        </w:rPr>
        <w:t xml:space="preserve"> </w:t>
      </w:r>
      <w:r>
        <w:t>can</w:t>
      </w:r>
      <w:r>
        <w:rPr>
          <w:spacing w:val="-5"/>
        </w:rPr>
        <w:t xml:space="preserve"> </w:t>
      </w:r>
      <w:r>
        <w:t>be</w:t>
      </w:r>
      <w:r>
        <w:rPr>
          <w:spacing w:val="-4"/>
        </w:rPr>
        <w:t xml:space="preserve"> </w:t>
      </w:r>
      <w:r>
        <w:rPr>
          <w:w w:val="96"/>
        </w:rPr>
        <w:t>diffuse</w:t>
      </w:r>
      <w:r>
        <w:rPr>
          <w:spacing w:val="3"/>
          <w:w w:val="96"/>
        </w:rPr>
        <w:t xml:space="preserve"> </w:t>
      </w:r>
      <w:r>
        <w:t>in nature,</w:t>
      </w:r>
      <w:r>
        <w:rPr>
          <w:spacing w:val="15"/>
        </w:rPr>
        <w:t xml:space="preserve"> </w:t>
      </w:r>
      <w:r>
        <w:t>are</w:t>
      </w:r>
      <w:r>
        <w:rPr>
          <w:spacing w:val="13"/>
        </w:rPr>
        <w:t xml:space="preserve"> </w:t>
      </w:r>
      <w:r>
        <w:rPr>
          <w:spacing w:val="-3"/>
        </w:rPr>
        <w:t>ov</w:t>
      </w:r>
      <w:r>
        <w:t>er</w:t>
      </w:r>
      <w:r>
        <w:rPr>
          <w:spacing w:val="12"/>
        </w:rPr>
        <w:t xml:space="preserve"> </w:t>
      </w:r>
      <w:r>
        <w:t>simplified when</w:t>
      </w:r>
      <w:r>
        <w:rPr>
          <w:spacing w:val="11"/>
        </w:rPr>
        <w:t xml:space="preserve"> </w:t>
      </w:r>
      <w:r>
        <w:t>implementing</w:t>
      </w:r>
      <w:r>
        <w:rPr>
          <w:spacing w:val="5"/>
        </w:rPr>
        <w:t xml:space="preserve"> </w:t>
      </w:r>
      <w:r>
        <w:t>step</w:t>
      </w:r>
      <w:r>
        <w:rPr>
          <w:spacing w:val="12"/>
        </w:rPr>
        <w:t xml:space="preserve"> </w:t>
      </w:r>
      <w:r>
        <w:t>functions through</w:t>
      </w:r>
      <w:r>
        <w:rPr>
          <w:spacing w:val="-9"/>
        </w:rPr>
        <w:t xml:space="preserve"> </w:t>
      </w:r>
      <w:r>
        <w:t>the</w:t>
      </w:r>
      <w:r>
        <w:rPr>
          <w:spacing w:val="-5"/>
        </w:rPr>
        <w:t xml:space="preserve"> </w:t>
      </w:r>
      <w:r>
        <w:t>use</w:t>
      </w:r>
      <w:r>
        <w:rPr>
          <w:spacing w:val="-6"/>
        </w:rPr>
        <w:t xml:space="preserve"> </w:t>
      </w:r>
      <w:r>
        <w:t>of</w:t>
      </w:r>
      <w:r>
        <w:rPr>
          <w:spacing w:val="-5"/>
        </w:rPr>
        <w:t xml:space="preserve"> </w:t>
      </w:r>
      <w:r>
        <w:t>the</w:t>
      </w:r>
      <w:r>
        <w:rPr>
          <w:spacing w:val="-5"/>
        </w:rPr>
        <w:t xml:space="preserve"> </w:t>
      </w:r>
      <w:r>
        <w:t>lumped-mass</w:t>
      </w:r>
      <w:r>
        <w:rPr>
          <w:spacing w:val="-14"/>
        </w:rPr>
        <w:t xml:space="preserve"> </w:t>
      </w:r>
      <w:r>
        <w:t>method</w:t>
      </w:r>
      <w:r>
        <w:rPr>
          <w:spacing w:val="-9"/>
        </w:rPr>
        <w:t xml:space="preserve"> </w:t>
      </w:r>
      <w:r>
        <w:t>[7,</w:t>
      </w:r>
      <w:r>
        <w:rPr>
          <w:spacing w:val="-5"/>
        </w:rPr>
        <w:t xml:space="preserve"> </w:t>
      </w:r>
      <w:r>
        <w:t>8].</w:t>
      </w:r>
      <w:r>
        <w:rPr>
          <w:spacing w:val="9"/>
        </w:rPr>
        <w:t xml:space="preserve"> </w:t>
      </w:r>
      <w:r>
        <w:t>Furthe</w:t>
      </w:r>
      <w:r>
        <w:rPr>
          <w:spacing w:val="-8"/>
        </w:rPr>
        <w:t>r</w:t>
      </w:r>
      <w:r>
        <w:t>,</w:t>
      </w:r>
      <w:r>
        <w:rPr>
          <w:spacing w:val="-8"/>
        </w:rPr>
        <w:t xml:space="preserve"> </w:t>
      </w:r>
      <w:proofErr w:type="spellStart"/>
      <w:r>
        <w:t>im</w:t>
      </w:r>
      <w:proofErr w:type="spellEnd"/>
      <w:r>
        <w:t xml:space="preserve">- </w:t>
      </w:r>
      <w:proofErr w:type="spellStart"/>
      <w:r>
        <w:t>portant</w:t>
      </w:r>
      <w:proofErr w:type="spellEnd"/>
      <w:r>
        <w:rPr>
          <w:spacing w:val="-1"/>
        </w:rPr>
        <w:t xml:space="preserve"> </w:t>
      </w:r>
      <w:r>
        <w:t>material</w:t>
      </w:r>
      <w:r>
        <w:rPr>
          <w:spacing w:val="-2"/>
        </w:rPr>
        <w:t xml:space="preserve"> </w:t>
      </w:r>
      <w:r>
        <w:t>property</w:t>
      </w:r>
      <w:r>
        <w:rPr>
          <w:spacing w:val="-1"/>
        </w:rPr>
        <w:t xml:space="preserve"> </w:t>
      </w:r>
      <w:r>
        <w:t>gradients</w:t>
      </w:r>
      <w:r>
        <w:rPr>
          <w:spacing w:val="-2"/>
        </w:rPr>
        <w:t xml:space="preserve"> </w:t>
      </w:r>
      <w:r>
        <w:t>across the</w:t>
      </w:r>
      <w:r>
        <w:rPr>
          <w:spacing w:val="3"/>
        </w:rPr>
        <w:t xml:space="preserve"> </w:t>
      </w:r>
      <w:r>
        <w:t>weld,</w:t>
      </w:r>
      <w:r>
        <w:rPr>
          <w:spacing w:val="3"/>
        </w:rPr>
        <w:t xml:space="preserve"> </w:t>
      </w:r>
      <w:r>
        <w:t>in</w:t>
      </w:r>
      <w:r>
        <w:rPr>
          <w:spacing w:val="3"/>
        </w:rPr>
        <w:t xml:space="preserve"> </w:t>
      </w:r>
      <w:proofErr w:type="spellStart"/>
      <w:r>
        <w:t>particu</w:t>
      </w:r>
      <w:proofErr w:type="spellEnd"/>
      <w:r>
        <w:t xml:space="preserve">- </w:t>
      </w:r>
      <w:proofErr w:type="spellStart"/>
      <w:proofErr w:type="gramStart"/>
      <w:r>
        <w:t>lar</w:t>
      </w:r>
      <w:proofErr w:type="spellEnd"/>
      <w:proofErr w:type="gramEnd"/>
      <w:r>
        <w:rPr>
          <w:spacing w:val="6"/>
        </w:rPr>
        <w:t xml:space="preserve"> </w:t>
      </w:r>
      <w:r>
        <w:t>the</w:t>
      </w:r>
      <w:r>
        <w:rPr>
          <w:spacing w:val="6"/>
        </w:rPr>
        <w:t xml:space="preserve"> </w:t>
      </w:r>
      <w:r>
        <w:rPr>
          <w:spacing w:val="-2"/>
        </w:rPr>
        <w:t>w</w:t>
      </w:r>
      <w:r>
        <w:t>ork</w:t>
      </w:r>
      <w:r>
        <w:rPr>
          <w:spacing w:val="4"/>
        </w:rPr>
        <w:t xml:space="preserve"> </w:t>
      </w:r>
      <w:r>
        <w:t>hardening rate</w:t>
      </w:r>
      <w:r>
        <w:rPr>
          <w:spacing w:val="5"/>
        </w:rPr>
        <w:t xml:space="preserve"> </w:t>
      </w:r>
      <w:r>
        <w:t>are</w:t>
      </w:r>
      <w:r>
        <w:rPr>
          <w:spacing w:val="6"/>
        </w:rPr>
        <w:t xml:space="preserve"> </w:t>
      </w:r>
      <w:r>
        <w:t>ignored.</w:t>
      </w:r>
      <w:r>
        <w:rPr>
          <w:spacing w:val="33"/>
        </w:rPr>
        <w:t xml:space="preserve"> </w:t>
      </w:r>
      <w:r>
        <w:t>These</w:t>
      </w:r>
      <w:r>
        <w:rPr>
          <w:spacing w:val="3"/>
        </w:rPr>
        <w:t xml:space="preserve"> </w:t>
      </w:r>
      <w:r>
        <w:t>simplifications ma</w:t>
      </w:r>
      <w:r>
        <w:rPr>
          <w:spacing w:val="-2"/>
        </w:rPr>
        <w:t>k</w:t>
      </w:r>
      <w:r>
        <w:t>e</w:t>
      </w:r>
      <w:r>
        <w:rPr>
          <w:spacing w:val="-7"/>
        </w:rPr>
        <w:t xml:space="preserve"> </w:t>
      </w:r>
      <w:r>
        <w:t>it</w:t>
      </w:r>
      <w:r>
        <w:rPr>
          <w:spacing w:val="-4"/>
        </w:rPr>
        <w:t xml:space="preserve"> </w:t>
      </w:r>
      <w:r>
        <w:rPr>
          <w:w w:val="95"/>
        </w:rPr>
        <w:t>difficult</w:t>
      </w:r>
      <w:r>
        <w:rPr>
          <w:spacing w:val="3"/>
          <w:w w:val="95"/>
        </w:rPr>
        <w:t xml:space="preserve"> </w:t>
      </w:r>
      <w:r>
        <w:t>to</w:t>
      </w:r>
      <w:r>
        <w:rPr>
          <w:spacing w:val="-5"/>
        </w:rPr>
        <w:t xml:space="preserve"> </w:t>
      </w:r>
      <w:r>
        <w:t>obtain</w:t>
      </w:r>
      <w:r>
        <w:rPr>
          <w:spacing w:val="-8"/>
        </w:rPr>
        <w:t xml:space="preserve"> </w:t>
      </w:r>
      <w:r>
        <w:t>good</w:t>
      </w:r>
      <w:r>
        <w:rPr>
          <w:spacing w:val="-7"/>
        </w:rPr>
        <w:t xml:space="preserve"> </w:t>
      </w:r>
      <w:r>
        <w:t>matching</w:t>
      </w:r>
      <w:r>
        <w:rPr>
          <w:spacing w:val="-10"/>
        </w:rPr>
        <w:t xml:space="preserve"> </w:t>
      </w:r>
      <w:r>
        <w:t>between</w:t>
      </w:r>
      <w:r>
        <w:rPr>
          <w:spacing w:val="-10"/>
        </w:rPr>
        <w:t xml:space="preserve"> </w:t>
      </w:r>
      <w:r>
        <w:t>the</w:t>
      </w:r>
      <w:r>
        <w:rPr>
          <w:spacing w:val="-5"/>
        </w:rPr>
        <w:t xml:space="preserve"> </w:t>
      </w:r>
      <w:r>
        <w:t>predicted non-linear</w:t>
      </w:r>
      <w:r>
        <w:rPr>
          <w:spacing w:val="2"/>
        </w:rPr>
        <w:t xml:space="preserve"> </w:t>
      </w:r>
      <w:r>
        <w:t>structural</w:t>
      </w:r>
      <w:r>
        <w:rPr>
          <w:spacing w:val="3"/>
        </w:rPr>
        <w:t xml:space="preserve"> </w:t>
      </w:r>
      <w:r>
        <w:t>response</w:t>
      </w:r>
      <w:r>
        <w:rPr>
          <w:spacing w:val="3"/>
        </w:rPr>
        <w:t xml:space="preserve"> </w:t>
      </w:r>
      <w:r>
        <w:t>and</w:t>
      </w:r>
      <w:r>
        <w:rPr>
          <w:spacing w:val="8"/>
        </w:rPr>
        <w:t xml:space="preserve"> </w:t>
      </w:r>
      <w:r>
        <w:rPr>
          <w:spacing w:val="-3"/>
        </w:rPr>
        <w:t>e</w:t>
      </w:r>
      <w:r>
        <w:t>xperimental data,</w:t>
      </w:r>
      <w:r>
        <w:rPr>
          <w:spacing w:val="13"/>
        </w:rPr>
        <w:t xml:space="preserve"> </w:t>
      </w:r>
      <w:r>
        <w:t>local</w:t>
      </w:r>
      <w:r>
        <w:rPr>
          <w:spacing w:val="7"/>
        </w:rPr>
        <w:t xml:space="preserve"> </w:t>
      </w:r>
      <w:r>
        <w:t>to the</w:t>
      </w:r>
      <w:r>
        <w:rPr>
          <w:spacing w:val="6"/>
        </w:rPr>
        <w:t xml:space="preserve"> </w:t>
      </w:r>
      <w:r>
        <w:t>weld</w:t>
      </w:r>
      <w:r>
        <w:rPr>
          <w:spacing w:val="5"/>
        </w:rPr>
        <w:t xml:space="preserve"> </w:t>
      </w:r>
      <w:r>
        <w:t xml:space="preserve">zone. </w:t>
      </w:r>
      <w:r>
        <w:rPr>
          <w:spacing w:val="1"/>
        </w:rPr>
        <w:t xml:space="preserve"> </w:t>
      </w:r>
      <w:r>
        <w:t>Careful</w:t>
      </w:r>
      <w:r>
        <w:rPr>
          <w:spacing w:val="2"/>
        </w:rPr>
        <w:t xml:space="preserve"> </w:t>
      </w:r>
      <w:r>
        <w:t>calibration of</w:t>
      </w:r>
      <w:r>
        <w:rPr>
          <w:spacing w:val="7"/>
        </w:rPr>
        <w:t xml:space="preserve"> </w:t>
      </w:r>
      <w:r>
        <w:t>the</w:t>
      </w:r>
      <w:r>
        <w:rPr>
          <w:spacing w:val="6"/>
        </w:rPr>
        <w:t xml:space="preserve"> </w:t>
      </w:r>
      <w:r>
        <w:t>partitioned zones</w:t>
      </w:r>
      <w:r>
        <w:rPr>
          <w:spacing w:val="4"/>
        </w:rPr>
        <w:t xml:space="preserve"> </w:t>
      </w:r>
      <w:r>
        <w:t>is required</w:t>
      </w:r>
      <w:r>
        <w:rPr>
          <w:spacing w:val="23"/>
        </w:rPr>
        <w:t xml:space="preserve"> </w:t>
      </w:r>
      <w:r>
        <w:t>in</w:t>
      </w:r>
      <w:r>
        <w:rPr>
          <w:spacing w:val="28"/>
        </w:rPr>
        <w:t xml:space="preserve"> </w:t>
      </w:r>
      <w:r>
        <w:t>order</w:t>
      </w:r>
      <w:r>
        <w:rPr>
          <w:spacing w:val="26"/>
        </w:rPr>
        <w:t xml:space="preserve"> </w:t>
      </w:r>
      <w:r>
        <w:t>to</w:t>
      </w:r>
      <w:r>
        <w:rPr>
          <w:spacing w:val="28"/>
        </w:rPr>
        <w:t xml:space="preserve"> </w:t>
      </w:r>
      <w:r>
        <w:t>match</w:t>
      </w:r>
      <w:r>
        <w:rPr>
          <w:spacing w:val="25"/>
        </w:rPr>
        <w:t xml:space="preserve"> </w:t>
      </w:r>
      <w:r>
        <w:t>the</w:t>
      </w:r>
      <w:r>
        <w:rPr>
          <w:spacing w:val="28"/>
        </w:rPr>
        <w:t xml:space="preserve"> </w:t>
      </w:r>
      <w:r>
        <w:t>global</w:t>
      </w:r>
      <w:r>
        <w:rPr>
          <w:spacing w:val="25"/>
        </w:rPr>
        <w:t xml:space="preserve"> </w:t>
      </w:r>
      <w:r>
        <w:t>non-linear</w:t>
      </w:r>
      <w:r>
        <w:rPr>
          <w:spacing w:val="22"/>
        </w:rPr>
        <w:t xml:space="preserve"> </w:t>
      </w:r>
      <w:r>
        <w:t>response</w:t>
      </w:r>
      <w:r>
        <w:rPr>
          <w:spacing w:val="23"/>
        </w:rPr>
        <w:t xml:space="preserve"> </w:t>
      </w:r>
      <w:r>
        <w:t>of the</w:t>
      </w:r>
      <w:r>
        <w:rPr>
          <w:spacing w:val="4"/>
        </w:rPr>
        <w:t xml:space="preserve"> </w:t>
      </w:r>
      <w:r>
        <w:t>weld</w:t>
      </w:r>
      <w:r>
        <w:rPr>
          <w:spacing w:val="4"/>
        </w:rPr>
        <w:t xml:space="preserve"> </w:t>
      </w:r>
      <w:r>
        <w:t>[7,</w:t>
      </w:r>
      <w:r>
        <w:rPr>
          <w:spacing w:val="4"/>
        </w:rPr>
        <w:t xml:space="preserve"> </w:t>
      </w:r>
      <w:r>
        <w:t>8].  More</w:t>
      </w:r>
      <w:r>
        <w:rPr>
          <w:spacing w:val="-3"/>
        </w:rPr>
        <w:t>ov</w:t>
      </w:r>
      <w:r>
        <w:t>e</w:t>
      </w:r>
      <w:r>
        <w:rPr>
          <w:spacing w:val="-8"/>
        </w:rPr>
        <w:t>r</w:t>
      </w:r>
      <w:r>
        <w:t>,</w:t>
      </w:r>
      <w:r>
        <w:rPr>
          <w:spacing w:val="3"/>
        </w:rPr>
        <w:t xml:space="preserve"> </w:t>
      </w:r>
      <w:r>
        <w:t>it</w:t>
      </w:r>
      <w:r>
        <w:rPr>
          <w:spacing w:val="5"/>
        </w:rPr>
        <w:t xml:space="preserve"> </w:t>
      </w:r>
      <w:r>
        <w:t>is</w:t>
      </w:r>
      <w:r>
        <w:rPr>
          <w:spacing w:val="5"/>
        </w:rPr>
        <w:t xml:space="preserve"> </w:t>
      </w:r>
      <w:r>
        <w:t>unclear</w:t>
      </w:r>
      <w:r>
        <w:rPr>
          <w:spacing w:val="2"/>
        </w:rPr>
        <w:t xml:space="preserve"> </w:t>
      </w:r>
      <w:r>
        <w:t>whether a</w:t>
      </w:r>
      <w:r>
        <w:rPr>
          <w:spacing w:val="7"/>
        </w:rPr>
        <w:t xml:space="preserve"> </w:t>
      </w:r>
      <w:r>
        <w:t>model</w:t>
      </w:r>
      <w:r>
        <w:rPr>
          <w:spacing w:val="1"/>
        </w:rPr>
        <w:t xml:space="preserve"> </w:t>
      </w:r>
      <w:r>
        <w:t xml:space="preserve">cal- </w:t>
      </w:r>
      <w:proofErr w:type="spellStart"/>
      <w:r>
        <w:t>ibrated</w:t>
      </w:r>
      <w:proofErr w:type="spellEnd"/>
      <w:r>
        <w:rPr>
          <w:spacing w:val="13"/>
        </w:rPr>
        <w:t xml:space="preserve"> </w:t>
      </w:r>
      <w:r>
        <w:t>to</w:t>
      </w:r>
      <w:r>
        <w:rPr>
          <w:spacing w:val="17"/>
        </w:rPr>
        <w:t xml:space="preserve"> </w:t>
      </w:r>
      <w:r>
        <w:t>a</w:t>
      </w:r>
      <w:r>
        <w:rPr>
          <w:spacing w:val="18"/>
        </w:rPr>
        <w:t xml:space="preserve"> </w:t>
      </w:r>
      <w:r>
        <w:t>particular</w:t>
      </w:r>
      <w:r>
        <w:rPr>
          <w:spacing w:val="11"/>
        </w:rPr>
        <w:t xml:space="preserve"> </w:t>
      </w:r>
      <w:r>
        <w:t>loading</w:t>
      </w:r>
      <w:r>
        <w:rPr>
          <w:spacing w:val="12"/>
        </w:rPr>
        <w:t xml:space="preserve"> </w:t>
      </w:r>
      <w:r>
        <w:t>condition,</w:t>
      </w:r>
      <w:r>
        <w:rPr>
          <w:spacing w:val="16"/>
        </w:rPr>
        <w:t xml:space="preserve"> </w:t>
      </w:r>
      <w:r>
        <w:t>specifically uniaxial tension,</w:t>
      </w:r>
      <w:r>
        <w:rPr>
          <w:spacing w:val="9"/>
        </w:rPr>
        <w:t xml:space="preserve"> </w:t>
      </w:r>
      <w:r>
        <w:t>will</w:t>
      </w:r>
      <w:r>
        <w:rPr>
          <w:spacing w:val="5"/>
        </w:rPr>
        <w:t xml:space="preserve"> </w:t>
      </w:r>
      <w:r>
        <w:t>accurately</w:t>
      </w:r>
      <w:r>
        <w:rPr>
          <w:spacing w:val="1"/>
        </w:rPr>
        <w:t xml:space="preserve"> </w:t>
      </w:r>
      <w:r>
        <w:t>describe</w:t>
      </w:r>
      <w:r>
        <w:rPr>
          <w:spacing w:val="1"/>
        </w:rPr>
        <w:t xml:space="preserve"> </w:t>
      </w:r>
      <w:r>
        <w:t>the</w:t>
      </w:r>
      <w:r>
        <w:rPr>
          <w:spacing w:val="6"/>
        </w:rPr>
        <w:t xml:space="preserve"> </w:t>
      </w:r>
      <w:r>
        <w:t>structural</w:t>
      </w:r>
      <w:r>
        <w:rPr>
          <w:spacing w:val="1"/>
        </w:rPr>
        <w:t xml:space="preserve"> </w:t>
      </w:r>
      <w:proofErr w:type="spellStart"/>
      <w:r>
        <w:t>beh</w:t>
      </w:r>
      <w:r>
        <w:rPr>
          <w:spacing w:val="-4"/>
        </w:rPr>
        <w:t>a</w:t>
      </w:r>
      <w:r>
        <w:t>viour</w:t>
      </w:r>
      <w:proofErr w:type="spellEnd"/>
      <w:r>
        <w:t xml:space="preserve"> un- </w:t>
      </w:r>
      <w:proofErr w:type="spellStart"/>
      <w:r>
        <w:t>der</w:t>
      </w:r>
      <w:proofErr w:type="spellEnd"/>
      <w:r>
        <w:rPr>
          <w:spacing w:val="5"/>
        </w:rPr>
        <w:t xml:space="preserve"> </w:t>
      </w:r>
      <w:r>
        <w:t>more</w:t>
      </w:r>
      <w:r>
        <w:rPr>
          <w:spacing w:val="4"/>
        </w:rPr>
        <w:t xml:space="preserve"> </w:t>
      </w:r>
      <w:r>
        <w:t>compl</w:t>
      </w:r>
      <w:r>
        <w:rPr>
          <w:spacing w:val="-3"/>
        </w:rPr>
        <w:t>e</w:t>
      </w:r>
      <w:r>
        <w:t>x</w:t>
      </w:r>
      <w:r>
        <w:rPr>
          <w:spacing w:val="1"/>
        </w:rPr>
        <w:t xml:space="preserve"> </w:t>
      </w:r>
      <w:r>
        <w:t>loading</w:t>
      </w:r>
      <w:r>
        <w:rPr>
          <w:spacing w:val="2"/>
        </w:rPr>
        <w:t xml:space="preserve"> </w:t>
      </w:r>
      <w:r>
        <w:t>conditions,</w:t>
      </w:r>
      <w:r>
        <w:rPr>
          <w:spacing w:val="1"/>
        </w:rPr>
        <w:t xml:space="preserve"> </w:t>
      </w:r>
      <w:r>
        <w:t>such</w:t>
      </w:r>
      <w:r>
        <w:rPr>
          <w:spacing w:val="4"/>
        </w:rPr>
        <w:t xml:space="preserve"> </w:t>
      </w:r>
      <w:r>
        <w:t>as</w:t>
      </w:r>
      <w:r>
        <w:rPr>
          <w:spacing w:val="6"/>
        </w:rPr>
        <w:t xml:space="preserve"> </w:t>
      </w:r>
      <w:r>
        <w:t>blast</w:t>
      </w:r>
      <w:r>
        <w:rPr>
          <w:spacing w:val="4"/>
        </w:rPr>
        <w:t xml:space="preserve"> </w:t>
      </w:r>
      <w:r>
        <w:t>loading</w:t>
      </w:r>
      <w:r>
        <w:rPr>
          <w:spacing w:val="2"/>
        </w:rPr>
        <w:t xml:space="preserve"> </w:t>
      </w:r>
      <w:r>
        <w:t>of a</w:t>
      </w:r>
      <w:r>
        <w:rPr>
          <w:spacing w:val="7"/>
        </w:rPr>
        <w:t xml:space="preserve"> </w:t>
      </w:r>
      <w:r>
        <w:t>plate.</w:t>
      </w:r>
      <w:r>
        <w:rPr>
          <w:spacing w:val="42"/>
        </w:rPr>
        <w:t xml:space="preserve"> </w:t>
      </w:r>
      <w:r>
        <w:t>Data</w:t>
      </w:r>
      <w:r>
        <w:rPr>
          <w:spacing w:val="4"/>
        </w:rPr>
        <w:t xml:space="preserve"> </w:t>
      </w:r>
      <w:r>
        <w:t>in</w:t>
      </w:r>
      <w:r>
        <w:rPr>
          <w:spacing w:val="6"/>
        </w:rPr>
        <w:t xml:space="preserve"> </w:t>
      </w:r>
      <w:r>
        <w:t>the</w:t>
      </w:r>
      <w:r>
        <w:rPr>
          <w:spacing w:val="4"/>
        </w:rPr>
        <w:t xml:space="preserve"> </w:t>
      </w:r>
      <w:r>
        <w:t>public</w:t>
      </w:r>
      <w:r>
        <w:rPr>
          <w:spacing w:val="3"/>
        </w:rPr>
        <w:t xml:space="preserve"> </w:t>
      </w:r>
      <w:r>
        <w:t>domain</w:t>
      </w:r>
      <w:r>
        <w:rPr>
          <w:spacing w:val="1"/>
        </w:rPr>
        <w:t xml:space="preserve"> </w:t>
      </w:r>
      <w:r>
        <w:t>r</w:t>
      </w:r>
      <w:r>
        <w:rPr>
          <w:spacing w:val="-5"/>
        </w:rPr>
        <w:t>e</w:t>
      </w:r>
      <w:r>
        <w:rPr>
          <w:spacing w:val="-3"/>
        </w:rPr>
        <w:t>v</w:t>
      </w:r>
      <w:r>
        <w:t>eal</w:t>
      </w:r>
      <w:r>
        <w:rPr>
          <w:spacing w:val="3"/>
        </w:rPr>
        <w:t xml:space="preserve"> </w:t>
      </w:r>
      <w:r>
        <w:t>that</w:t>
      </w:r>
      <w:r>
        <w:rPr>
          <w:spacing w:val="4"/>
        </w:rPr>
        <w:t xml:space="preserve"> </w:t>
      </w:r>
      <w:r>
        <w:t xml:space="preserve">structural mod- </w:t>
      </w:r>
      <w:proofErr w:type="spellStart"/>
      <w:r>
        <w:t>els</w:t>
      </w:r>
      <w:proofErr w:type="spellEnd"/>
      <w:r>
        <w:rPr>
          <w:spacing w:val="8"/>
        </w:rPr>
        <w:t xml:space="preserve"> </w:t>
      </w:r>
      <w:r>
        <w:t>using</w:t>
      </w:r>
      <w:r>
        <w:rPr>
          <w:spacing w:val="6"/>
        </w:rPr>
        <w:t xml:space="preserve"> </w:t>
      </w:r>
      <w:r>
        <w:t>the</w:t>
      </w:r>
      <w:r>
        <w:rPr>
          <w:spacing w:val="8"/>
        </w:rPr>
        <w:t xml:space="preserve"> </w:t>
      </w:r>
      <w:r>
        <w:t>lumped-mass method</w:t>
      </w:r>
      <w:r>
        <w:rPr>
          <w:spacing w:val="5"/>
        </w:rPr>
        <w:t xml:space="preserve"> </w:t>
      </w:r>
      <w:r>
        <w:t>only</w:t>
      </w:r>
      <w:r>
        <w:rPr>
          <w:spacing w:val="7"/>
        </w:rPr>
        <w:t xml:space="preserve"> </w:t>
      </w:r>
      <w:r>
        <w:t>appear</w:t>
      </w:r>
      <w:r>
        <w:rPr>
          <w:spacing w:val="5"/>
        </w:rPr>
        <w:t xml:space="preserve"> </w:t>
      </w:r>
      <w:r>
        <w:t>to</w:t>
      </w:r>
      <w:r>
        <w:rPr>
          <w:spacing w:val="9"/>
        </w:rPr>
        <w:t xml:space="preserve"> </w:t>
      </w:r>
      <w:r>
        <w:t>sh</w:t>
      </w:r>
      <w:r>
        <w:rPr>
          <w:spacing w:val="-5"/>
        </w:rPr>
        <w:t>o</w:t>
      </w:r>
      <w:r>
        <w:t>w</w:t>
      </w:r>
      <w:r>
        <w:rPr>
          <w:spacing w:val="6"/>
        </w:rPr>
        <w:t xml:space="preserve"> </w:t>
      </w:r>
      <w:r>
        <w:t>good qualitat</w:t>
      </w:r>
      <w:r>
        <w:rPr>
          <w:spacing w:val="-5"/>
        </w:rPr>
        <w:t>i</w:t>
      </w:r>
      <w:r>
        <w:rPr>
          <w:spacing w:val="-3"/>
        </w:rPr>
        <w:t>v</w:t>
      </w:r>
      <w:r>
        <w:t>e</w:t>
      </w:r>
      <w:r>
        <w:rPr>
          <w:spacing w:val="-9"/>
        </w:rPr>
        <w:t xml:space="preserve"> </w:t>
      </w:r>
      <w:r>
        <w:t>correlation</w:t>
      </w:r>
      <w:r>
        <w:rPr>
          <w:spacing w:val="-10"/>
        </w:rPr>
        <w:t xml:space="preserve"> </w:t>
      </w:r>
      <w:r>
        <w:t>of</w:t>
      </w:r>
      <w:r>
        <w:rPr>
          <w:spacing w:val="-3"/>
        </w:rPr>
        <w:t xml:space="preserve"> </w:t>
      </w:r>
      <w:r>
        <w:t>structural</w:t>
      </w:r>
      <w:r>
        <w:rPr>
          <w:spacing w:val="-9"/>
        </w:rPr>
        <w:t xml:space="preserve"> </w:t>
      </w:r>
      <w:proofErr w:type="spellStart"/>
      <w:r>
        <w:t>beh</w:t>
      </w:r>
      <w:r>
        <w:rPr>
          <w:spacing w:val="-4"/>
        </w:rPr>
        <w:t>a</w:t>
      </w:r>
      <w:r>
        <w:t>viour</w:t>
      </w:r>
      <w:proofErr w:type="spellEnd"/>
      <w:r>
        <w:rPr>
          <w:spacing w:val="-9"/>
        </w:rPr>
        <w:t xml:space="preserve"> </w:t>
      </w:r>
      <w:r>
        <w:t>of</w:t>
      </w:r>
      <w:r>
        <w:rPr>
          <w:spacing w:val="-3"/>
        </w:rPr>
        <w:t xml:space="preserve"> </w:t>
      </w:r>
      <w:r>
        <w:t>compl</w:t>
      </w:r>
      <w:r>
        <w:rPr>
          <w:spacing w:val="-3"/>
        </w:rPr>
        <w:t>e</w:t>
      </w:r>
      <w:r>
        <w:t>x</w:t>
      </w:r>
      <w:r>
        <w:rPr>
          <w:spacing w:val="-8"/>
        </w:rPr>
        <w:t xml:space="preserve"> </w:t>
      </w:r>
      <w:r>
        <w:t xml:space="preserve">mod- </w:t>
      </w:r>
      <w:proofErr w:type="spellStart"/>
      <w:r>
        <w:t>els</w:t>
      </w:r>
      <w:proofErr w:type="spellEnd"/>
      <w:r>
        <w:rPr>
          <w:spacing w:val="-7"/>
        </w:rPr>
        <w:t xml:space="preserve"> </w:t>
      </w:r>
      <w:r>
        <w:t>calibrated</w:t>
      </w:r>
      <w:r>
        <w:rPr>
          <w:spacing w:val="-13"/>
        </w:rPr>
        <w:t xml:space="preserve"> </w:t>
      </w:r>
      <w:r>
        <w:t>to</w:t>
      </w:r>
      <w:r>
        <w:rPr>
          <w:spacing w:val="-7"/>
        </w:rPr>
        <w:t xml:space="preserve"> </w:t>
      </w:r>
      <w:r>
        <w:t>a</w:t>
      </w:r>
      <w:r>
        <w:rPr>
          <w:spacing w:val="-6"/>
        </w:rPr>
        <w:t xml:space="preserve"> </w:t>
      </w:r>
      <w:r>
        <w:t>more</w:t>
      </w:r>
      <w:r>
        <w:rPr>
          <w:spacing w:val="-9"/>
        </w:rPr>
        <w:t xml:space="preserve"> </w:t>
      </w:r>
      <w:r>
        <w:t>fundamental</w:t>
      </w:r>
      <w:r>
        <w:rPr>
          <w:spacing w:val="-15"/>
        </w:rPr>
        <w:t xml:space="preserve"> </w:t>
      </w:r>
      <w:r>
        <w:t>loading</w:t>
      </w:r>
      <w:r>
        <w:rPr>
          <w:spacing w:val="-11"/>
        </w:rPr>
        <w:t xml:space="preserve"> </w:t>
      </w:r>
      <w:r>
        <w:rPr>
          <w:w w:val="98"/>
        </w:rPr>
        <w:t>configuration;</w:t>
      </w:r>
      <w:r>
        <w:rPr>
          <w:spacing w:val="-2"/>
          <w:w w:val="98"/>
        </w:rPr>
        <w:t xml:space="preserve"> </w:t>
      </w:r>
      <w:r>
        <w:t>a</w:t>
      </w:r>
      <w:r>
        <w:rPr>
          <w:spacing w:val="-3"/>
        </w:rPr>
        <w:t>n</w:t>
      </w:r>
      <w:r>
        <w:t>y supporting</w:t>
      </w:r>
      <w:r>
        <w:rPr>
          <w:spacing w:val="-9"/>
        </w:rPr>
        <w:t xml:space="preserve"> </w:t>
      </w:r>
      <w:r>
        <w:t>quantitat</w:t>
      </w:r>
      <w:r>
        <w:rPr>
          <w:spacing w:val="-5"/>
        </w:rPr>
        <w:t>i</w:t>
      </w:r>
      <w:r>
        <w:rPr>
          <w:spacing w:val="-3"/>
        </w:rPr>
        <w:t>v</w:t>
      </w:r>
      <w:r>
        <w:t>e</w:t>
      </w:r>
      <w:r>
        <w:rPr>
          <w:spacing w:val="-9"/>
        </w:rPr>
        <w:t xml:space="preserve"> </w:t>
      </w:r>
      <w:r>
        <w:t>correlation</w:t>
      </w:r>
      <w:r>
        <w:rPr>
          <w:spacing w:val="-9"/>
        </w:rPr>
        <w:t xml:space="preserve"> </w:t>
      </w:r>
      <w:r>
        <w:t>is</w:t>
      </w:r>
      <w:r>
        <w:rPr>
          <w:spacing w:val="-1"/>
        </w:rPr>
        <w:t xml:space="preserve"> </w:t>
      </w:r>
      <w:r>
        <w:t>not</w:t>
      </w:r>
      <w:r>
        <w:rPr>
          <w:spacing w:val="-3"/>
        </w:rPr>
        <w:t xml:space="preserve"> </w:t>
      </w:r>
      <w:r>
        <w:t>reported</w:t>
      </w:r>
      <w:r>
        <w:rPr>
          <w:spacing w:val="-7"/>
        </w:rPr>
        <w:t xml:space="preserve"> </w:t>
      </w:r>
      <w:r>
        <w:t>[7,</w:t>
      </w:r>
      <w:r>
        <w:rPr>
          <w:spacing w:val="-2"/>
        </w:rPr>
        <w:t xml:space="preserve"> </w:t>
      </w:r>
      <w:r>
        <w:t>8].</w:t>
      </w:r>
    </w:p>
    <w:p w:rsidR="00731615" w:rsidRDefault="00731615">
      <w:pPr>
        <w:spacing w:before="19" w:line="220" w:lineRule="exact"/>
        <w:rPr>
          <w:sz w:val="22"/>
          <w:szCs w:val="22"/>
        </w:rPr>
      </w:pPr>
    </w:p>
    <w:p w:rsidR="00731615" w:rsidRDefault="00EE1D9C">
      <w:pPr>
        <w:ind w:left="112" w:right="3840"/>
        <w:jc w:val="both"/>
      </w:pPr>
      <w:commentRangeStart w:id="49"/>
      <w:r>
        <w:t>1.4.</w:t>
      </w:r>
      <w:r>
        <w:rPr>
          <w:spacing w:val="47"/>
        </w:rPr>
        <w:t xml:space="preserve"> </w:t>
      </w:r>
      <w:r>
        <w:t>Summary</w:t>
      </w:r>
    </w:p>
    <w:p w:rsidR="00731615" w:rsidRDefault="00EE1D9C">
      <w:pPr>
        <w:spacing w:before="69" w:line="249" w:lineRule="auto"/>
        <w:ind w:left="112" w:right="-34" w:firstLine="299"/>
        <w:jc w:val="both"/>
      </w:pPr>
      <w:r>
        <w:t>In</w:t>
      </w:r>
      <w:r>
        <w:rPr>
          <w:spacing w:val="35"/>
        </w:rPr>
        <w:t xml:space="preserve"> </w:t>
      </w:r>
      <w:r>
        <w:t>this</w:t>
      </w:r>
      <w:r>
        <w:rPr>
          <w:spacing w:val="34"/>
        </w:rPr>
        <w:t xml:space="preserve"> </w:t>
      </w:r>
      <w:r>
        <w:t>pape</w:t>
      </w:r>
      <w:r>
        <w:rPr>
          <w:spacing w:val="-8"/>
        </w:rPr>
        <w:t>r</w:t>
      </w:r>
      <w:r>
        <w:t>,</w:t>
      </w:r>
      <w:r>
        <w:rPr>
          <w:spacing w:val="42"/>
        </w:rPr>
        <w:t xml:space="preserve"> </w:t>
      </w:r>
      <w:r>
        <w:t>an</w:t>
      </w:r>
      <w:r>
        <w:rPr>
          <w:spacing w:val="35"/>
        </w:rPr>
        <w:t xml:space="preserve"> </w:t>
      </w:r>
      <w:r>
        <w:t>attempt</w:t>
      </w:r>
      <w:r>
        <w:rPr>
          <w:spacing w:val="31"/>
        </w:rPr>
        <w:t xml:space="preserve"> </w:t>
      </w:r>
      <w:r>
        <w:t>to</w:t>
      </w:r>
      <w:r>
        <w:rPr>
          <w:spacing w:val="35"/>
        </w:rPr>
        <w:t xml:space="preserve"> </w:t>
      </w:r>
      <w:r>
        <w:t>implement</w:t>
      </w:r>
      <w:r>
        <w:rPr>
          <w:spacing w:val="28"/>
        </w:rPr>
        <w:t xml:space="preserve"> </w:t>
      </w:r>
      <w:r>
        <w:t>the</w:t>
      </w:r>
      <w:r>
        <w:rPr>
          <w:spacing w:val="35"/>
        </w:rPr>
        <w:t xml:space="preserve"> </w:t>
      </w:r>
      <w:r>
        <w:t>strong</w:t>
      </w:r>
      <w:r>
        <w:rPr>
          <w:spacing w:val="32"/>
        </w:rPr>
        <w:t xml:space="preserve"> </w:t>
      </w:r>
      <w:r>
        <w:t xml:space="preserve">mate- </w:t>
      </w:r>
      <w:proofErr w:type="spellStart"/>
      <w:r>
        <w:t>rial</w:t>
      </w:r>
      <w:proofErr w:type="spellEnd"/>
      <w:r>
        <w:rPr>
          <w:spacing w:val="5"/>
        </w:rPr>
        <w:t xml:space="preserve"> </w:t>
      </w:r>
      <w:r>
        <w:t>property</w:t>
      </w:r>
      <w:r>
        <w:rPr>
          <w:spacing w:val="2"/>
        </w:rPr>
        <w:t xml:space="preserve"> </w:t>
      </w:r>
      <w:r>
        <w:t>gradients arising</w:t>
      </w:r>
      <w:r>
        <w:rPr>
          <w:spacing w:val="2"/>
        </w:rPr>
        <w:t xml:space="preserve"> </w:t>
      </w:r>
      <w:r>
        <w:t>due</w:t>
      </w:r>
      <w:r>
        <w:rPr>
          <w:spacing w:val="4"/>
        </w:rPr>
        <w:t xml:space="preserve"> </w:t>
      </w:r>
      <w:r>
        <w:t>to</w:t>
      </w:r>
      <w:r>
        <w:rPr>
          <w:spacing w:val="7"/>
        </w:rPr>
        <w:t xml:space="preserve"> </w:t>
      </w:r>
      <w:r>
        <w:t>changes</w:t>
      </w:r>
      <w:r>
        <w:rPr>
          <w:spacing w:val="1"/>
        </w:rPr>
        <w:t xml:space="preserve"> </w:t>
      </w:r>
      <w:r>
        <w:t>in</w:t>
      </w:r>
      <w:r>
        <w:rPr>
          <w:spacing w:val="6"/>
        </w:rPr>
        <w:t xml:space="preserve"> </w:t>
      </w:r>
      <w:r>
        <w:t>strengthening mechanism,</w:t>
      </w:r>
      <w:r>
        <w:rPr>
          <w:spacing w:val="3"/>
        </w:rPr>
        <w:t xml:space="preserve"> </w:t>
      </w:r>
      <w:r>
        <w:t>which</w:t>
      </w:r>
      <w:r>
        <w:rPr>
          <w:spacing w:val="2"/>
        </w:rPr>
        <w:t xml:space="preserve"> </w:t>
      </w:r>
      <w:r>
        <w:t>is</w:t>
      </w:r>
      <w:r>
        <w:rPr>
          <w:spacing w:val="6"/>
        </w:rPr>
        <w:t xml:space="preserve"> </w:t>
      </w:r>
      <w:r>
        <w:t>lin</w:t>
      </w:r>
      <w:r>
        <w:rPr>
          <w:spacing w:val="-2"/>
        </w:rPr>
        <w:t>k</w:t>
      </w:r>
      <w:r>
        <w:t>ed</w:t>
      </w:r>
      <w:r>
        <w:rPr>
          <w:spacing w:val="2"/>
        </w:rPr>
        <w:t xml:space="preserve"> </w:t>
      </w:r>
      <w:r>
        <w:t>to</w:t>
      </w:r>
      <w:r>
        <w:rPr>
          <w:spacing w:val="6"/>
        </w:rPr>
        <w:t xml:space="preserve"> </w:t>
      </w:r>
      <w:r>
        <w:rPr>
          <w:spacing w:val="-5"/>
        </w:rPr>
        <w:t>v</w:t>
      </w:r>
      <w:r>
        <w:t>ariation in</w:t>
      </w:r>
      <w:r>
        <w:rPr>
          <w:spacing w:val="6"/>
        </w:rPr>
        <w:t xml:space="preserve"> </w:t>
      </w:r>
      <w:r>
        <w:t>local</w:t>
      </w:r>
      <w:r>
        <w:rPr>
          <w:spacing w:val="3"/>
        </w:rPr>
        <w:t xml:space="preserve"> </w:t>
      </w:r>
      <w:r>
        <w:t>material</w:t>
      </w:r>
      <w:r>
        <w:rPr>
          <w:spacing w:val="1"/>
        </w:rPr>
        <w:t xml:space="preserve"> </w:t>
      </w:r>
      <w:r>
        <w:t xml:space="preserve">mi- </w:t>
      </w:r>
      <w:proofErr w:type="spellStart"/>
      <w:r>
        <w:t>crostructure</w:t>
      </w:r>
      <w:proofErr w:type="spellEnd"/>
      <w:r>
        <w:t>,</w:t>
      </w:r>
      <w:r>
        <w:rPr>
          <w:spacing w:val="-11"/>
        </w:rPr>
        <w:t xml:space="preserve"> </w:t>
      </w:r>
      <w:r>
        <w:t>is</w:t>
      </w:r>
      <w:r>
        <w:rPr>
          <w:spacing w:val="-2"/>
        </w:rPr>
        <w:t xml:space="preserve"> </w:t>
      </w:r>
      <w:r>
        <w:t>made.</w:t>
      </w:r>
      <w:r>
        <w:rPr>
          <w:spacing w:val="7"/>
        </w:rPr>
        <w:t xml:space="preserve"> </w:t>
      </w:r>
      <w:r>
        <w:t>In</w:t>
      </w:r>
      <w:r>
        <w:rPr>
          <w:spacing w:val="-3"/>
        </w:rPr>
        <w:t xml:space="preserve"> P</w:t>
      </w:r>
      <w:r>
        <w:t>art</w:t>
      </w:r>
      <w:r>
        <w:rPr>
          <w:spacing w:val="-4"/>
        </w:rPr>
        <w:t xml:space="preserve"> </w:t>
      </w:r>
      <w:r>
        <w:t>I,</w:t>
      </w:r>
      <w:r>
        <w:rPr>
          <w:spacing w:val="-2"/>
        </w:rPr>
        <w:t xml:space="preserve"> </w:t>
      </w:r>
      <w:r>
        <w:t>focus</w:t>
      </w:r>
      <w:r>
        <w:rPr>
          <w:spacing w:val="-5"/>
        </w:rPr>
        <w:t xml:space="preserve"> </w:t>
      </w:r>
      <w:proofErr w:type="gramStart"/>
      <w:r>
        <w:t>is</w:t>
      </w:r>
      <w:proofErr w:type="gramEnd"/>
      <w:r>
        <w:rPr>
          <w:spacing w:val="-2"/>
        </w:rPr>
        <w:t xml:space="preserve"> </w:t>
      </w:r>
      <w:r>
        <w:t>made</w:t>
      </w:r>
      <w:r>
        <w:rPr>
          <w:spacing w:val="-5"/>
        </w:rPr>
        <w:t xml:space="preserve"> </w:t>
      </w:r>
      <w:r>
        <w:t>on</w:t>
      </w:r>
      <w:r>
        <w:rPr>
          <w:spacing w:val="-3"/>
        </w:rPr>
        <w:t xml:space="preserve"> </w:t>
      </w:r>
      <w:r>
        <w:t>implementing local</w:t>
      </w:r>
      <w:r>
        <w:rPr>
          <w:spacing w:val="-6"/>
        </w:rPr>
        <w:t xml:space="preserve"> </w:t>
      </w:r>
      <w:r>
        <w:t>property</w:t>
      </w:r>
      <w:r>
        <w:rPr>
          <w:spacing w:val="-10"/>
        </w:rPr>
        <w:t xml:space="preserve"> </w:t>
      </w:r>
      <w:r>
        <w:t>gradients</w:t>
      </w:r>
      <w:r>
        <w:rPr>
          <w:spacing w:val="-9"/>
        </w:rPr>
        <w:t xml:space="preserve"> </w:t>
      </w:r>
      <w:r>
        <w:t>and</w:t>
      </w:r>
      <w:r>
        <w:rPr>
          <w:spacing w:val="-5"/>
        </w:rPr>
        <w:t xml:space="preserve"> </w:t>
      </w:r>
      <w:r>
        <w:t>the</w:t>
      </w:r>
      <w:r>
        <w:rPr>
          <w:spacing w:val="-5"/>
        </w:rPr>
        <w:t xml:space="preserve"> </w:t>
      </w:r>
      <w:r>
        <w:t>application</w:t>
      </w:r>
      <w:r>
        <w:rPr>
          <w:spacing w:val="-11"/>
        </w:rPr>
        <w:t xml:space="preserve"> </w:t>
      </w:r>
      <w:r>
        <w:t>of</w:t>
      </w:r>
      <w:r>
        <w:rPr>
          <w:spacing w:val="-4"/>
        </w:rPr>
        <w:t xml:space="preserve"> </w:t>
      </w:r>
      <w:r>
        <w:t>this</w:t>
      </w:r>
      <w:r>
        <w:rPr>
          <w:spacing w:val="-6"/>
        </w:rPr>
        <w:t xml:space="preserve"> </w:t>
      </w:r>
      <w:r>
        <w:t>technique</w:t>
      </w:r>
      <w:r>
        <w:rPr>
          <w:spacing w:val="-10"/>
        </w:rPr>
        <w:t xml:space="preserve"> </w:t>
      </w:r>
      <w:r>
        <w:t>to simulate</w:t>
      </w:r>
      <w:r>
        <w:rPr>
          <w:spacing w:val="-18"/>
        </w:rPr>
        <w:t xml:space="preserve"> </w:t>
      </w:r>
      <w:r>
        <w:t>the</w:t>
      </w:r>
      <w:r>
        <w:rPr>
          <w:spacing w:val="-13"/>
        </w:rPr>
        <w:t xml:space="preserve"> </w:t>
      </w:r>
      <w:proofErr w:type="spellStart"/>
      <w:r>
        <w:t>beh</w:t>
      </w:r>
      <w:r>
        <w:rPr>
          <w:spacing w:val="-4"/>
        </w:rPr>
        <w:t>a</w:t>
      </w:r>
      <w:r>
        <w:t>viour</w:t>
      </w:r>
      <w:proofErr w:type="spellEnd"/>
      <w:r>
        <w:rPr>
          <w:spacing w:val="-19"/>
        </w:rPr>
        <w:t xml:space="preserve"> </w:t>
      </w:r>
      <w:r>
        <w:t>of</w:t>
      </w:r>
      <w:r>
        <w:rPr>
          <w:spacing w:val="-13"/>
        </w:rPr>
        <w:t xml:space="preserve"> </w:t>
      </w:r>
      <w:r>
        <w:t>FSW</w:t>
      </w:r>
      <w:r>
        <w:rPr>
          <w:spacing w:val="-15"/>
        </w:rPr>
        <w:t xml:space="preserve"> </w:t>
      </w:r>
      <w:r>
        <w:t>2139-T8</w:t>
      </w:r>
      <w:r>
        <w:rPr>
          <w:spacing w:val="-18"/>
        </w:rPr>
        <w:t xml:space="preserve"> </w:t>
      </w:r>
      <w:r>
        <w:t>under</w:t>
      </w:r>
      <w:r>
        <w:rPr>
          <w:spacing w:val="-16"/>
        </w:rPr>
        <w:t xml:space="preserve"> </w:t>
      </w:r>
      <w:r>
        <w:t>compl</w:t>
      </w:r>
      <w:r>
        <w:rPr>
          <w:spacing w:val="-3"/>
        </w:rPr>
        <w:t>e</w:t>
      </w:r>
      <w:r>
        <w:t>x</w:t>
      </w:r>
      <w:r>
        <w:rPr>
          <w:spacing w:val="-18"/>
        </w:rPr>
        <w:t xml:space="preserve"> </w:t>
      </w:r>
      <w:r>
        <w:t>loading configurations</w:t>
      </w:r>
      <w:r>
        <w:rPr>
          <w:spacing w:val="-7"/>
        </w:rPr>
        <w:t xml:space="preserve"> </w:t>
      </w:r>
      <w:r>
        <w:t>including</w:t>
      </w:r>
      <w:r>
        <w:rPr>
          <w:spacing w:val="8"/>
        </w:rPr>
        <w:t xml:space="preserve"> </w:t>
      </w:r>
      <w:r>
        <w:rPr>
          <w:spacing w:val="-3"/>
        </w:rPr>
        <w:t>e</w:t>
      </w:r>
      <w:r>
        <w:t>xplos</w:t>
      </w:r>
      <w:r>
        <w:rPr>
          <w:spacing w:val="-5"/>
        </w:rPr>
        <w:t>i</w:t>
      </w:r>
      <w:r>
        <w:rPr>
          <w:spacing w:val="-3"/>
        </w:rPr>
        <w:t>v</w:t>
      </w:r>
      <w:r>
        <w:t>e</w:t>
      </w:r>
      <w:r>
        <w:rPr>
          <w:spacing w:val="8"/>
        </w:rPr>
        <w:t xml:space="preserve"> </w:t>
      </w:r>
      <w:r>
        <w:t>air</w:t>
      </w:r>
      <w:r>
        <w:rPr>
          <w:spacing w:val="14"/>
        </w:rPr>
        <w:t xml:space="preserve"> </w:t>
      </w:r>
      <w:r>
        <w:t xml:space="preserve">blast. </w:t>
      </w:r>
      <w:r>
        <w:rPr>
          <w:spacing w:val="5"/>
        </w:rPr>
        <w:t xml:space="preserve"> </w:t>
      </w:r>
      <w:r>
        <w:t>Furthermore,</w:t>
      </w:r>
      <w:r>
        <w:rPr>
          <w:spacing w:val="9"/>
        </w:rPr>
        <w:t xml:space="preserve"> </w:t>
      </w:r>
      <w:r>
        <w:rPr>
          <w:spacing w:val="-3"/>
        </w:rPr>
        <w:t>e</w:t>
      </w:r>
      <w:r>
        <w:t xml:space="preserve">x- </w:t>
      </w:r>
      <w:proofErr w:type="spellStart"/>
      <w:r>
        <w:t>perimental</w:t>
      </w:r>
      <w:proofErr w:type="spellEnd"/>
      <w:r>
        <w:t xml:space="preserve"> </w:t>
      </w:r>
      <w:r>
        <w:rPr>
          <w:spacing w:val="-5"/>
        </w:rPr>
        <w:t>e</w:t>
      </w:r>
      <w:r>
        <w:t>vidence</w:t>
      </w:r>
      <w:r>
        <w:rPr>
          <w:spacing w:val="2"/>
        </w:rPr>
        <w:t xml:space="preserve"> </w:t>
      </w:r>
      <w:r>
        <w:t>that</w:t>
      </w:r>
      <w:r>
        <w:rPr>
          <w:spacing w:val="6"/>
        </w:rPr>
        <w:t xml:space="preserve"> </w:t>
      </w:r>
      <w:r>
        <w:t>supports</w:t>
      </w:r>
      <w:r>
        <w:rPr>
          <w:spacing w:val="2"/>
        </w:rPr>
        <w:t xml:space="preserve"> </w:t>
      </w:r>
      <w:r>
        <w:t>the</w:t>
      </w:r>
      <w:r>
        <w:rPr>
          <w:spacing w:val="6"/>
        </w:rPr>
        <w:t xml:space="preserve"> </w:t>
      </w:r>
      <w:r>
        <w:t>predictions made</w:t>
      </w:r>
      <w:r>
        <w:rPr>
          <w:spacing w:val="5"/>
        </w:rPr>
        <w:t xml:space="preserve"> </w:t>
      </w:r>
      <w:r>
        <w:t>is</w:t>
      </w:r>
      <w:r>
        <w:rPr>
          <w:spacing w:val="8"/>
        </w:rPr>
        <w:t xml:space="preserve"> </w:t>
      </w:r>
      <w:r>
        <w:t>also presented</w:t>
      </w:r>
      <w:r>
        <w:rPr>
          <w:spacing w:val="5"/>
        </w:rPr>
        <w:t xml:space="preserve"> </w:t>
      </w:r>
      <w:r>
        <w:t xml:space="preserve">here. </w:t>
      </w:r>
      <w:r>
        <w:rPr>
          <w:spacing w:val="2"/>
        </w:rPr>
        <w:t xml:space="preserve"> </w:t>
      </w:r>
      <w:r>
        <w:rPr>
          <w:spacing w:val="-8"/>
        </w:rPr>
        <w:t>W</w:t>
      </w:r>
      <w:r>
        <w:t>ith</w:t>
      </w:r>
      <w:r>
        <w:rPr>
          <w:spacing w:val="8"/>
        </w:rPr>
        <w:t xml:space="preserve"> </w:t>
      </w:r>
      <w:r>
        <w:t>respect</w:t>
      </w:r>
      <w:r>
        <w:rPr>
          <w:spacing w:val="7"/>
        </w:rPr>
        <w:t xml:space="preserve"> </w:t>
      </w:r>
      <w:r>
        <w:t>to</w:t>
      </w:r>
      <w:r>
        <w:rPr>
          <w:spacing w:val="11"/>
        </w:rPr>
        <w:t xml:space="preserve"> </w:t>
      </w:r>
      <w:r>
        <w:t>d</w:t>
      </w:r>
      <w:r>
        <w:rPr>
          <w:spacing w:val="-5"/>
        </w:rPr>
        <w:t>e</w:t>
      </w:r>
      <w:r>
        <w:rPr>
          <w:spacing w:val="-3"/>
        </w:rPr>
        <w:t>v</w:t>
      </w:r>
      <w:r>
        <w:t>eloping</w:t>
      </w:r>
      <w:r>
        <w:rPr>
          <w:spacing w:val="4"/>
        </w:rPr>
        <w:t xml:space="preserve"> </w:t>
      </w:r>
      <w:r>
        <w:t>the</w:t>
      </w:r>
      <w:r>
        <w:rPr>
          <w:spacing w:val="10"/>
        </w:rPr>
        <w:t xml:space="preserve"> </w:t>
      </w:r>
      <w:r>
        <w:t xml:space="preserve">specific mate- </w:t>
      </w:r>
      <w:proofErr w:type="spellStart"/>
      <w:r>
        <w:t>rial</w:t>
      </w:r>
      <w:proofErr w:type="spellEnd"/>
      <w:r>
        <w:rPr>
          <w:spacing w:val="-14"/>
        </w:rPr>
        <w:t xml:space="preserve"> </w:t>
      </w:r>
      <w:r>
        <w:t>models,</w:t>
      </w:r>
      <w:r>
        <w:rPr>
          <w:spacing w:val="-15"/>
        </w:rPr>
        <w:t xml:space="preserve"> </w:t>
      </w:r>
      <w:r>
        <w:t>namely</w:t>
      </w:r>
      <w:r>
        <w:rPr>
          <w:spacing w:val="-17"/>
        </w:rPr>
        <w:t xml:space="preserve"> </w:t>
      </w:r>
      <w:r>
        <w:t>the</w:t>
      </w:r>
      <w:r>
        <w:rPr>
          <w:spacing w:val="-13"/>
        </w:rPr>
        <w:t xml:space="preserve"> </w:t>
      </w:r>
      <w:r>
        <w:rPr>
          <w:w w:val="99"/>
        </w:rPr>
        <w:t>Johnson-Cook</w:t>
      </w:r>
      <w:r>
        <w:rPr>
          <w:spacing w:val="-10"/>
          <w:w w:val="99"/>
        </w:rPr>
        <w:t xml:space="preserve"> </w:t>
      </w:r>
      <w:r>
        <w:t>model,</w:t>
      </w:r>
      <w:r>
        <w:rPr>
          <w:spacing w:val="-14"/>
        </w:rPr>
        <w:t xml:space="preserve"> </w:t>
      </w:r>
      <w:r>
        <w:t>these</w:t>
      </w:r>
      <w:r>
        <w:rPr>
          <w:spacing w:val="-15"/>
        </w:rPr>
        <w:t xml:space="preserve"> </w:t>
      </w:r>
      <w:r>
        <w:t>are</w:t>
      </w:r>
      <w:r>
        <w:rPr>
          <w:spacing w:val="-13"/>
        </w:rPr>
        <w:t xml:space="preserve"> </w:t>
      </w:r>
      <w:r>
        <w:t>detailed specifically</w:t>
      </w:r>
      <w:r>
        <w:rPr>
          <w:spacing w:val="-18"/>
        </w:rPr>
        <w:t xml:space="preserve"> </w:t>
      </w:r>
      <w:r>
        <w:t>in</w:t>
      </w:r>
      <w:r>
        <w:rPr>
          <w:spacing w:val="-2"/>
        </w:rPr>
        <w:t xml:space="preserve"> </w:t>
      </w:r>
      <w:r>
        <w:rPr>
          <w:spacing w:val="-3"/>
        </w:rPr>
        <w:t>P</w:t>
      </w:r>
      <w:r>
        <w:t>art</w:t>
      </w:r>
      <w:r>
        <w:rPr>
          <w:spacing w:val="-3"/>
        </w:rPr>
        <w:t xml:space="preserve"> </w:t>
      </w:r>
      <w:r>
        <w:t>II.</w:t>
      </w:r>
    </w:p>
    <w:commentRangeEnd w:id="49"/>
    <w:p w:rsidR="00731615" w:rsidRDefault="007F5384">
      <w:pPr>
        <w:spacing w:before="9" w:line="140" w:lineRule="exact"/>
        <w:rPr>
          <w:sz w:val="15"/>
          <w:szCs w:val="15"/>
        </w:rPr>
      </w:pPr>
      <w:r>
        <w:rPr>
          <w:rStyle w:val="CommentReference"/>
        </w:rPr>
        <w:commentReference w:id="49"/>
      </w:r>
    </w:p>
    <w:p w:rsidR="00731615" w:rsidRDefault="00731615">
      <w:pPr>
        <w:spacing w:line="200" w:lineRule="exact"/>
      </w:pPr>
    </w:p>
    <w:p w:rsidR="00731615" w:rsidRDefault="00EE1D9C">
      <w:pPr>
        <w:ind w:left="112" w:right="2639"/>
        <w:jc w:val="both"/>
      </w:pPr>
      <w:r>
        <w:t>2.</w:t>
      </w:r>
      <w:r>
        <w:rPr>
          <w:spacing w:val="48"/>
        </w:rPr>
        <w:t xml:space="preserve"> </w:t>
      </w:r>
      <w:r>
        <w:t>Finite</w:t>
      </w:r>
      <w:r>
        <w:rPr>
          <w:spacing w:val="28"/>
        </w:rPr>
        <w:t xml:space="preserve"> </w:t>
      </w:r>
      <w:r>
        <w:t>element</w:t>
      </w:r>
      <w:r>
        <w:rPr>
          <w:spacing w:val="32"/>
        </w:rPr>
        <w:t xml:space="preserve"> </w:t>
      </w:r>
      <w:r>
        <w:rPr>
          <w:w w:val="103"/>
        </w:rPr>
        <w:t>modelling</w:t>
      </w:r>
    </w:p>
    <w:p w:rsidR="00731615" w:rsidRDefault="00731615">
      <w:pPr>
        <w:spacing w:before="8" w:line="180" w:lineRule="exact"/>
        <w:rPr>
          <w:sz w:val="18"/>
          <w:szCs w:val="18"/>
        </w:rPr>
      </w:pPr>
    </w:p>
    <w:p w:rsidR="00731615" w:rsidRDefault="00EE1D9C">
      <w:pPr>
        <w:spacing w:line="249" w:lineRule="auto"/>
        <w:ind w:left="112" w:right="-34" w:firstLine="299"/>
        <w:jc w:val="both"/>
      </w:pPr>
      <w:commentRangeStart w:id="50"/>
      <w:r>
        <w:t>Numerical</w:t>
      </w:r>
      <w:r>
        <w:rPr>
          <w:spacing w:val="-3"/>
        </w:rPr>
        <w:t xml:space="preserve"> </w:t>
      </w:r>
      <w:r>
        <w:t>modelling</w:t>
      </w:r>
      <w:r>
        <w:rPr>
          <w:spacing w:val="-3"/>
        </w:rPr>
        <w:t xml:space="preserve"> </w:t>
      </w:r>
      <w:r>
        <w:t>and</w:t>
      </w:r>
      <w:r>
        <w:rPr>
          <w:spacing w:val="2"/>
        </w:rPr>
        <w:t xml:space="preserve"> </w:t>
      </w:r>
      <w:r>
        <w:t>simulation</w:t>
      </w:r>
      <w:r>
        <w:rPr>
          <w:spacing w:val="-3"/>
        </w:rPr>
        <w:t xml:space="preserve"> </w:t>
      </w:r>
      <w:r>
        <w:t>of</w:t>
      </w:r>
      <w:r>
        <w:rPr>
          <w:spacing w:val="3"/>
        </w:rPr>
        <w:t xml:space="preserve"> </w:t>
      </w:r>
      <w:r>
        <w:t>welded</w:t>
      </w:r>
      <w:r>
        <w:rPr>
          <w:spacing w:val="-1"/>
        </w:rPr>
        <w:t xml:space="preserve"> </w:t>
      </w:r>
      <w:r>
        <w:t xml:space="preserve">panels </w:t>
      </w:r>
      <w:r>
        <w:rPr>
          <w:spacing w:val="-2"/>
        </w:rPr>
        <w:t>w</w:t>
      </w:r>
      <w:r>
        <w:t>as carried</w:t>
      </w:r>
      <w:r>
        <w:rPr>
          <w:spacing w:val="2"/>
        </w:rPr>
        <w:t xml:space="preserve"> </w:t>
      </w:r>
      <w:r>
        <w:t>out</w:t>
      </w:r>
      <w:r>
        <w:rPr>
          <w:spacing w:val="5"/>
        </w:rPr>
        <w:t xml:space="preserve"> </w:t>
      </w:r>
      <w:r>
        <w:t>using</w:t>
      </w:r>
      <w:r>
        <w:rPr>
          <w:spacing w:val="4"/>
        </w:rPr>
        <w:t xml:space="preserve"> </w:t>
      </w:r>
      <w:r>
        <w:t>the</w:t>
      </w:r>
      <w:r>
        <w:rPr>
          <w:spacing w:val="6"/>
        </w:rPr>
        <w:t xml:space="preserve"> </w:t>
      </w:r>
      <w:r>
        <w:t>commercial</w:t>
      </w:r>
      <w:r>
        <w:rPr>
          <w:spacing w:val="-1"/>
        </w:rPr>
        <w:t xml:space="preserve"> </w:t>
      </w:r>
      <w:r>
        <w:t>soft</w:t>
      </w:r>
      <w:r>
        <w:rPr>
          <w:spacing w:val="-2"/>
        </w:rPr>
        <w:t>w</w:t>
      </w:r>
      <w:r>
        <w:t>are</w:t>
      </w:r>
      <w:r>
        <w:rPr>
          <w:spacing w:val="1"/>
        </w:rPr>
        <w:t xml:space="preserve"> </w:t>
      </w:r>
      <w:r>
        <w:t>package</w:t>
      </w:r>
      <w:r>
        <w:rPr>
          <w:spacing w:val="1"/>
        </w:rPr>
        <w:t xml:space="preserve"> </w:t>
      </w:r>
      <w:r>
        <w:t>LS-</w:t>
      </w:r>
      <w:r>
        <w:rPr>
          <w:spacing w:val="-11"/>
        </w:rPr>
        <w:t>D</w:t>
      </w:r>
      <w:r>
        <w:t>Y</w:t>
      </w:r>
      <w:r>
        <w:rPr>
          <w:spacing w:val="-7"/>
        </w:rPr>
        <w:t>N</w:t>
      </w:r>
      <w:r>
        <w:t xml:space="preserve">A </w:t>
      </w:r>
      <w:r>
        <w:rPr>
          <w:spacing w:val="-3"/>
        </w:rPr>
        <w:t>v</w:t>
      </w:r>
      <w:r>
        <w:t>ersion</w:t>
      </w:r>
      <w:r>
        <w:rPr>
          <w:spacing w:val="-11"/>
        </w:rPr>
        <w:t xml:space="preserve"> </w:t>
      </w:r>
      <w:r>
        <w:t>971.</w:t>
      </w:r>
      <w:r>
        <w:rPr>
          <w:spacing w:val="6"/>
        </w:rPr>
        <w:t xml:space="preserve"> </w:t>
      </w:r>
      <w:r>
        <w:t>In</w:t>
      </w:r>
      <w:r>
        <w:rPr>
          <w:spacing w:val="-7"/>
        </w:rPr>
        <w:t xml:space="preserve"> </w:t>
      </w:r>
      <w:r>
        <w:t>this</w:t>
      </w:r>
      <w:r>
        <w:rPr>
          <w:spacing w:val="-8"/>
        </w:rPr>
        <w:t xml:space="preserve"> </w:t>
      </w:r>
      <w:r>
        <w:t>stud</w:t>
      </w:r>
      <w:r>
        <w:rPr>
          <w:spacing w:val="-13"/>
        </w:rPr>
        <w:t>y</w:t>
      </w:r>
      <w:r>
        <w:t>,</w:t>
      </w:r>
      <w:r>
        <w:rPr>
          <w:spacing w:val="-9"/>
        </w:rPr>
        <w:t xml:space="preserve"> </w:t>
      </w:r>
      <w:r>
        <w:t>the</w:t>
      </w:r>
      <w:r>
        <w:rPr>
          <w:spacing w:val="-7"/>
        </w:rPr>
        <w:t xml:space="preserve"> </w:t>
      </w:r>
      <w:r>
        <w:t>structural</w:t>
      </w:r>
      <w:r>
        <w:rPr>
          <w:spacing w:val="-13"/>
        </w:rPr>
        <w:t xml:space="preserve"> </w:t>
      </w:r>
      <w:r>
        <w:t>performance</w:t>
      </w:r>
      <w:r>
        <w:rPr>
          <w:spacing w:val="-15"/>
        </w:rPr>
        <w:t xml:space="preserve"> </w:t>
      </w:r>
      <w:r>
        <w:t>of</w:t>
      </w:r>
      <w:r>
        <w:rPr>
          <w:spacing w:val="-7"/>
        </w:rPr>
        <w:t xml:space="preserve"> </w:t>
      </w:r>
      <w:r>
        <w:t xml:space="preserve">welded </w:t>
      </w:r>
      <w:r>
        <w:lastRenderedPageBreak/>
        <w:t>material</w:t>
      </w:r>
      <w:r>
        <w:rPr>
          <w:spacing w:val="16"/>
        </w:rPr>
        <w:t xml:space="preserve"> </w:t>
      </w:r>
      <w:r>
        <w:t>in</w:t>
      </w:r>
      <w:r>
        <w:rPr>
          <w:spacing w:val="21"/>
        </w:rPr>
        <w:t xml:space="preserve"> </w:t>
      </w:r>
      <w:r>
        <w:t>t</w:t>
      </w:r>
      <w:r>
        <w:rPr>
          <w:spacing w:val="-2"/>
        </w:rPr>
        <w:t>w</w:t>
      </w:r>
      <w:r>
        <w:t>o</w:t>
      </w:r>
      <w:r>
        <w:rPr>
          <w:spacing w:val="20"/>
        </w:rPr>
        <w:t xml:space="preserve"> </w:t>
      </w:r>
      <w:r>
        <w:t>loading</w:t>
      </w:r>
      <w:r>
        <w:rPr>
          <w:spacing w:val="17"/>
        </w:rPr>
        <w:t xml:space="preserve"> </w:t>
      </w:r>
      <w:r>
        <w:t xml:space="preserve">configurations </w:t>
      </w:r>
      <w:r>
        <w:rPr>
          <w:spacing w:val="-2"/>
        </w:rPr>
        <w:t>w</w:t>
      </w:r>
      <w:r>
        <w:t>as</w:t>
      </w:r>
      <w:r>
        <w:rPr>
          <w:spacing w:val="20"/>
        </w:rPr>
        <w:t xml:space="preserve"> </w:t>
      </w:r>
      <w:r>
        <w:rPr>
          <w:spacing w:val="-3"/>
        </w:rPr>
        <w:t>e</w:t>
      </w:r>
      <w:r>
        <w:t>xamined;</w:t>
      </w:r>
      <w:r>
        <w:rPr>
          <w:spacing w:val="27"/>
        </w:rPr>
        <w:t xml:space="preserve"> </w:t>
      </w:r>
      <w:r>
        <w:t>tensile specimens</w:t>
      </w:r>
      <w:r>
        <w:rPr>
          <w:spacing w:val="-3"/>
        </w:rPr>
        <w:t xml:space="preserve"> </w:t>
      </w:r>
      <w:r>
        <w:t>loaded in</w:t>
      </w:r>
      <w:r>
        <w:rPr>
          <w:spacing w:val="3"/>
        </w:rPr>
        <w:t xml:space="preserve"> </w:t>
      </w:r>
      <w:r>
        <w:t>uniaxial (cross weld) tension,</w:t>
      </w:r>
      <w:r>
        <w:rPr>
          <w:spacing w:val="1"/>
        </w:rPr>
        <w:t xml:space="preserve"> </w:t>
      </w:r>
      <w:r>
        <w:t>and</w:t>
      </w:r>
      <w:r>
        <w:rPr>
          <w:spacing w:val="2"/>
        </w:rPr>
        <w:t xml:space="preserve"> </w:t>
      </w:r>
      <w:r>
        <w:t>welded</w:t>
      </w:r>
    </w:p>
    <w:p w:rsidR="00731615" w:rsidRDefault="00EE1D9C">
      <w:pPr>
        <w:spacing w:before="59" w:line="249" w:lineRule="auto"/>
        <w:ind w:right="178"/>
        <w:jc w:val="both"/>
      </w:pPr>
      <w:r>
        <w:br w:type="column"/>
      </w:r>
      <w:proofErr w:type="gramStart"/>
      <w:r>
        <w:lastRenderedPageBreak/>
        <w:t>panels</w:t>
      </w:r>
      <w:proofErr w:type="gramEnd"/>
      <w:r>
        <w:rPr>
          <w:spacing w:val="2"/>
        </w:rPr>
        <w:t xml:space="preserve"> </w:t>
      </w:r>
      <w:r>
        <w:t>subject</w:t>
      </w:r>
      <w:r>
        <w:rPr>
          <w:spacing w:val="1"/>
        </w:rPr>
        <w:t xml:space="preserve"> </w:t>
      </w:r>
      <w:r>
        <w:t>to</w:t>
      </w:r>
      <w:r>
        <w:rPr>
          <w:spacing w:val="5"/>
        </w:rPr>
        <w:t xml:space="preserve"> </w:t>
      </w:r>
      <w:r>
        <w:t>blast</w:t>
      </w:r>
      <w:r>
        <w:rPr>
          <w:spacing w:val="3"/>
        </w:rPr>
        <w:t xml:space="preserve"> </w:t>
      </w:r>
      <w:r>
        <w:t>loading.</w:t>
      </w:r>
      <w:r>
        <w:rPr>
          <w:spacing w:val="31"/>
        </w:rPr>
        <w:t xml:space="preserve"> </w:t>
      </w:r>
      <w:r>
        <w:t>In</w:t>
      </w:r>
      <w:r>
        <w:rPr>
          <w:spacing w:val="5"/>
        </w:rPr>
        <w:t xml:space="preserve"> </w:t>
      </w:r>
      <w:r>
        <w:t>all</w:t>
      </w:r>
      <w:r>
        <w:rPr>
          <w:spacing w:val="5"/>
        </w:rPr>
        <w:t xml:space="preserve"> </w:t>
      </w:r>
      <w:r>
        <w:t>models,</w:t>
      </w:r>
      <w:r>
        <w:rPr>
          <w:spacing w:val="4"/>
        </w:rPr>
        <w:t xml:space="preserve"> </w:t>
      </w:r>
      <w:r>
        <w:t>the</w:t>
      </w:r>
      <w:r>
        <w:rPr>
          <w:spacing w:val="4"/>
        </w:rPr>
        <w:t xml:space="preserve"> </w:t>
      </w:r>
      <w:r>
        <w:t xml:space="preserve">dynamic re- </w:t>
      </w:r>
      <w:proofErr w:type="spellStart"/>
      <w:r>
        <w:t>sponse</w:t>
      </w:r>
      <w:proofErr w:type="spellEnd"/>
      <w:r>
        <w:rPr>
          <w:spacing w:val="-14"/>
        </w:rPr>
        <w:t xml:space="preserve"> </w:t>
      </w:r>
      <w:r>
        <w:t>of</w:t>
      </w:r>
      <w:r>
        <w:rPr>
          <w:spacing w:val="-11"/>
        </w:rPr>
        <w:t xml:space="preserve"> </w:t>
      </w:r>
      <w:r>
        <w:t>the</w:t>
      </w:r>
      <w:r>
        <w:rPr>
          <w:spacing w:val="-11"/>
        </w:rPr>
        <w:t xml:space="preserve"> </w:t>
      </w:r>
      <w:r>
        <w:t>structure</w:t>
      </w:r>
      <w:r>
        <w:rPr>
          <w:spacing w:val="-16"/>
        </w:rPr>
        <w:t xml:space="preserve"> </w:t>
      </w:r>
      <w:r>
        <w:rPr>
          <w:spacing w:val="-2"/>
        </w:rPr>
        <w:t>w</w:t>
      </w:r>
      <w:r>
        <w:t>as</w:t>
      </w:r>
      <w:r>
        <w:rPr>
          <w:spacing w:val="-12"/>
        </w:rPr>
        <w:t xml:space="preserve"> </w:t>
      </w:r>
      <w:proofErr w:type="spellStart"/>
      <w:r>
        <w:t>analysed</w:t>
      </w:r>
      <w:proofErr w:type="spellEnd"/>
      <w:r>
        <w:rPr>
          <w:spacing w:val="-16"/>
        </w:rPr>
        <w:t xml:space="preserve"> </w:t>
      </w:r>
      <w:r>
        <w:t>using</w:t>
      </w:r>
      <w:r>
        <w:rPr>
          <w:spacing w:val="-13"/>
        </w:rPr>
        <w:t xml:space="preserve"> </w:t>
      </w:r>
      <w:r>
        <w:rPr>
          <w:spacing w:val="-3"/>
        </w:rPr>
        <w:t>e</w:t>
      </w:r>
      <w:r>
        <w:t>xplicit</w:t>
      </w:r>
      <w:r>
        <w:rPr>
          <w:spacing w:val="-15"/>
        </w:rPr>
        <w:t xml:space="preserve"> </w:t>
      </w:r>
      <w:r>
        <w:t>time</w:t>
      </w:r>
      <w:r>
        <w:rPr>
          <w:spacing w:val="-13"/>
        </w:rPr>
        <w:t xml:space="preserve"> </w:t>
      </w:r>
      <w:proofErr w:type="spellStart"/>
      <w:r>
        <w:t>int</w:t>
      </w:r>
      <w:r>
        <w:rPr>
          <w:spacing w:val="-3"/>
        </w:rPr>
        <w:t>e</w:t>
      </w:r>
      <w:r>
        <w:t>gra</w:t>
      </w:r>
      <w:proofErr w:type="spellEnd"/>
      <w:r>
        <w:t xml:space="preserve">- </w:t>
      </w:r>
      <w:proofErr w:type="spellStart"/>
      <w:r>
        <w:t>tion</w:t>
      </w:r>
      <w:proofErr w:type="spellEnd"/>
      <w:r>
        <w:rPr>
          <w:spacing w:val="-15"/>
        </w:rPr>
        <w:t xml:space="preserve"> </w:t>
      </w:r>
      <w:r>
        <w:t>methodolog</w:t>
      </w:r>
      <w:r>
        <w:rPr>
          <w:spacing w:val="-13"/>
        </w:rPr>
        <w:t>y</w:t>
      </w:r>
      <w:r>
        <w:t>.</w:t>
      </w:r>
      <w:r>
        <w:rPr>
          <w:spacing w:val="-3"/>
        </w:rPr>
        <w:t xml:space="preserve"> </w:t>
      </w:r>
      <w:r>
        <w:t>A</w:t>
      </w:r>
      <w:r>
        <w:rPr>
          <w:spacing w:val="-13"/>
        </w:rPr>
        <w:t xml:space="preserve"> </w:t>
      </w:r>
      <w:r>
        <w:rPr>
          <w:w w:val="98"/>
        </w:rPr>
        <w:t>displacement-based</w:t>
      </w:r>
      <w:r>
        <w:rPr>
          <w:spacing w:val="5"/>
          <w:w w:val="98"/>
        </w:rPr>
        <w:t xml:space="preserve"> </w:t>
      </w:r>
      <w:r>
        <w:rPr>
          <w:w w:val="98"/>
        </w:rPr>
        <w:t>(</w:t>
      </w:r>
      <w:proofErr w:type="spellStart"/>
      <w:r>
        <w:rPr>
          <w:w w:val="98"/>
        </w:rPr>
        <w:t>Lagrangian</w:t>
      </w:r>
      <w:proofErr w:type="spellEnd"/>
      <w:r>
        <w:rPr>
          <w:w w:val="98"/>
        </w:rPr>
        <w:t>)</w:t>
      </w:r>
      <w:r>
        <w:rPr>
          <w:spacing w:val="-1"/>
          <w:w w:val="98"/>
        </w:rPr>
        <w:t xml:space="preserve"> </w:t>
      </w:r>
      <w:r>
        <w:rPr>
          <w:w w:val="98"/>
        </w:rPr>
        <w:t>finite</w:t>
      </w:r>
      <w:r>
        <w:rPr>
          <w:spacing w:val="-15"/>
          <w:w w:val="98"/>
        </w:rPr>
        <w:t xml:space="preserve"> </w:t>
      </w:r>
      <w:r>
        <w:t xml:space="preserve">el- </w:t>
      </w:r>
      <w:proofErr w:type="spellStart"/>
      <w:r>
        <w:t>ement</w:t>
      </w:r>
      <w:proofErr w:type="spellEnd"/>
      <w:r>
        <w:rPr>
          <w:spacing w:val="-2"/>
        </w:rPr>
        <w:t xml:space="preserve"> </w:t>
      </w:r>
      <w:r>
        <w:t>analysis</w:t>
      </w:r>
      <w:r>
        <w:rPr>
          <w:spacing w:val="-3"/>
        </w:rPr>
        <w:t xml:space="preserve"> </w:t>
      </w:r>
      <w:r>
        <w:t>based</w:t>
      </w:r>
      <w:r>
        <w:rPr>
          <w:spacing w:val="-2"/>
        </w:rPr>
        <w:t xml:space="preserve"> </w:t>
      </w:r>
      <w:r>
        <w:t>on</w:t>
      </w:r>
      <w:r>
        <w:rPr>
          <w:spacing w:val="1"/>
        </w:rPr>
        <w:t xml:space="preserve"> </w:t>
      </w:r>
      <w:r>
        <w:t>the</w:t>
      </w:r>
      <w:r>
        <w:rPr>
          <w:spacing w:val="1"/>
        </w:rPr>
        <w:t xml:space="preserve"> </w:t>
      </w:r>
      <w:r>
        <w:t>virtual</w:t>
      </w:r>
      <w:r>
        <w:rPr>
          <w:spacing w:val="-2"/>
        </w:rPr>
        <w:t xml:space="preserve"> w</w:t>
      </w:r>
      <w:r>
        <w:t>ork</w:t>
      </w:r>
      <w:r>
        <w:rPr>
          <w:spacing w:val="-1"/>
        </w:rPr>
        <w:t xml:space="preserve"> </w:t>
      </w:r>
      <w:r>
        <w:t>principle</w:t>
      </w:r>
      <w:r>
        <w:rPr>
          <w:spacing w:val="-4"/>
        </w:rPr>
        <w:t xml:space="preserve"> </w:t>
      </w:r>
      <w:r>
        <w:rPr>
          <w:spacing w:val="-2"/>
        </w:rPr>
        <w:t>w</w:t>
      </w:r>
      <w:r>
        <w:t>as used</w:t>
      </w:r>
      <w:r>
        <w:rPr>
          <w:spacing w:val="-1"/>
        </w:rPr>
        <w:t xml:space="preserve"> </w:t>
      </w:r>
      <w:r>
        <w:t>to model</w:t>
      </w:r>
      <w:r>
        <w:rPr>
          <w:spacing w:val="-4"/>
        </w:rPr>
        <w:t xml:space="preserve"> </w:t>
      </w:r>
      <w:r>
        <w:t>the</w:t>
      </w:r>
      <w:r>
        <w:rPr>
          <w:spacing w:val="-1"/>
        </w:rPr>
        <w:t xml:space="preserve"> </w:t>
      </w:r>
      <w:r>
        <w:t>equations</w:t>
      </w:r>
      <w:r>
        <w:rPr>
          <w:spacing w:val="-7"/>
        </w:rPr>
        <w:t xml:space="preserve"> </w:t>
      </w:r>
      <w:r>
        <w:t>of</w:t>
      </w:r>
      <w:r>
        <w:rPr>
          <w:spacing w:val="-1"/>
        </w:rPr>
        <w:t xml:space="preserve"> </w:t>
      </w:r>
      <w:r>
        <w:t>motion.</w:t>
      </w:r>
      <w:r>
        <w:rPr>
          <w:spacing w:val="8"/>
        </w:rPr>
        <w:t xml:space="preserve"> </w:t>
      </w:r>
      <w:r>
        <w:t>By</w:t>
      </w:r>
      <w:r>
        <w:rPr>
          <w:spacing w:val="-1"/>
        </w:rPr>
        <w:t xml:space="preserve"> </w:t>
      </w:r>
      <w:r>
        <w:t>int</w:t>
      </w:r>
      <w:r>
        <w:rPr>
          <w:spacing w:val="-3"/>
        </w:rPr>
        <w:t>e</w:t>
      </w:r>
      <w:r>
        <w:t>grating</w:t>
      </w:r>
      <w:r>
        <w:rPr>
          <w:spacing w:val="-8"/>
        </w:rPr>
        <w:t xml:space="preserve"> </w:t>
      </w:r>
      <w:r>
        <w:t>the</w:t>
      </w:r>
      <w:r>
        <w:rPr>
          <w:spacing w:val="-1"/>
        </w:rPr>
        <w:t xml:space="preserve"> </w:t>
      </w:r>
      <w:r>
        <w:t>equations</w:t>
      </w:r>
      <w:r>
        <w:rPr>
          <w:spacing w:val="-7"/>
        </w:rPr>
        <w:t xml:space="preserve"> </w:t>
      </w:r>
      <w:r>
        <w:t>of motion</w:t>
      </w:r>
      <w:r>
        <w:rPr>
          <w:spacing w:val="-5"/>
        </w:rPr>
        <w:t xml:space="preserve"> </w:t>
      </w:r>
      <w:r>
        <w:t>through</w:t>
      </w:r>
      <w:r>
        <w:rPr>
          <w:spacing w:val="-5"/>
        </w:rPr>
        <w:t xml:space="preserve"> </w:t>
      </w:r>
      <w:r>
        <w:t>time,</w:t>
      </w:r>
      <w:r>
        <w:rPr>
          <w:spacing w:val="-2"/>
        </w:rPr>
        <w:t xml:space="preserve"> </w:t>
      </w:r>
      <w:r>
        <w:t>the</w:t>
      </w:r>
      <w:r>
        <w:rPr>
          <w:spacing w:val="-1"/>
        </w:rPr>
        <w:t xml:space="preserve"> </w:t>
      </w:r>
      <w:r>
        <w:t>conditions</w:t>
      </w:r>
      <w:r>
        <w:rPr>
          <w:spacing w:val="-7"/>
        </w:rPr>
        <w:t xml:space="preserve"> </w:t>
      </w:r>
      <w:r>
        <w:t>within</w:t>
      </w:r>
      <w:r>
        <w:rPr>
          <w:spacing w:val="-4"/>
        </w:rPr>
        <w:t xml:space="preserve"> </w:t>
      </w:r>
      <w:r>
        <w:t xml:space="preserve">a </w:t>
      </w:r>
      <w:proofErr w:type="spellStart"/>
      <w:r>
        <w:t>discretised</w:t>
      </w:r>
      <w:proofErr w:type="spellEnd"/>
      <w:r>
        <w:rPr>
          <w:spacing w:val="-8"/>
        </w:rPr>
        <w:t xml:space="preserve"> </w:t>
      </w:r>
      <w:r>
        <w:t>model of</w:t>
      </w:r>
      <w:r>
        <w:rPr>
          <w:spacing w:val="4"/>
        </w:rPr>
        <w:t xml:space="preserve"> </w:t>
      </w:r>
      <w:r>
        <w:t>the</w:t>
      </w:r>
      <w:r>
        <w:rPr>
          <w:spacing w:val="3"/>
        </w:rPr>
        <w:t xml:space="preserve"> </w:t>
      </w:r>
      <w:r>
        <w:t>system were</w:t>
      </w:r>
      <w:r>
        <w:rPr>
          <w:spacing w:val="2"/>
        </w:rPr>
        <w:t xml:space="preserve"> </w:t>
      </w:r>
      <w:r>
        <w:t xml:space="preserve">determined. </w:t>
      </w:r>
      <w:r>
        <w:rPr>
          <w:spacing w:val="13"/>
        </w:rPr>
        <w:t xml:space="preserve"> </w:t>
      </w:r>
      <w:r>
        <w:t>In</w:t>
      </w:r>
      <w:r>
        <w:rPr>
          <w:spacing w:val="4"/>
        </w:rPr>
        <w:t xml:space="preserve"> </w:t>
      </w:r>
      <w:r>
        <w:t>particula</w:t>
      </w:r>
      <w:r>
        <w:rPr>
          <w:spacing w:val="-8"/>
        </w:rPr>
        <w:t>r</w:t>
      </w:r>
      <w:r>
        <w:t>,</w:t>
      </w:r>
      <w:r>
        <w:rPr>
          <w:spacing w:val="4"/>
        </w:rPr>
        <w:t xml:space="preserve"> </w:t>
      </w:r>
      <w:r>
        <w:t>the</w:t>
      </w:r>
      <w:r>
        <w:rPr>
          <w:spacing w:val="3"/>
        </w:rPr>
        <w:t xml:space="preserve"> </w:t>
      </w:r>
      <w:r>
        <w:t xml:space="preserve">non-linear </w:t>
      </w:r>
      <w:r>
        <w:rPr>
          <w:spacing w:val="-5"/>
        </w:rPr>
        <w:t>e</w:t>
      </w:r>
      <w:r>
        <w:rPr>
          <w:spacing w:val="-4"/>
        </w:rPr>
        <w:t>v</w:t>
      </w:r>
      <w:r>
        <w:t>olution</w:t>
      </w:r>
      <w:r>
        <w:rPr>
          <w:spacing w:val="-13"/>
        </w:rPr>
        <w:t xml:space="preserve"> </w:t>
      </w:r>
      <w:r>
        <w:t>of</w:t>
      </w:r>
      <w:r>
        <w:rPr>
          <w:spacing w:val="-7"/>
        </w:rPr>
        <w:t xml:space="preserve"> </w:t>
      </w:r>
      <w:r>
        <w:t>plastic</w:t>
      </w:r>
      <w:r>
        <w:rPr>
          <w:spacing w:val="-10"/>
        </w:rPr>
        <w:t xml:space="preserve"> </w:t>
      </w:r>
      <w:r>
        <w:t>strain</w:t>
      </w:r>
      <w:r>
        <w:rPr>
          <w:spacing w:val="-9"/>
        </w:rPr>
        <w:t xml:space="preserve"> </w:t>
      </w:r>
      <w:r>
        <w:t>across</w:t>
      </w:r>
      <w:r>
        <w:rPr>
          <w:spacing w:val="-10"/>
        </w:rPr>
        <w:t xml:space="preserve"> </w:t>
      </w:r>
      <w:r>
        <w:t>the</w:t>
      </w:r>
      <w:r>
        <w:rPr>
          <w:spacing w:val="-7"/>
        </w:rPr>
        <w:t xml:space="preserve"> </w:t>
      </w:r>
      <w:r>
        <w:t>weld</w:t>
      </w:r>
      <w:r>
        <w:rPr>
          <w:spacing w:val="-9"/>
        </w:rPr>
        <w:t xml:space="preserve"> </w:t>
      </w:r>
      <w:r>
        <w:t>r</w:t>
      </w:r>
      <w:r>
        <w:rPr>
          <w:spacing w:val="-3"/>
        </w:rPr>
        <w:t>e</w:t>
      </w:r>
      <w:r>
        <w:t>gion</w:t>
      </w:r>
      <w:r>
        <w:rPr>
          <w:spacing w:val="-10"/>
        </w:rPr>
        <w:t xml:space="preserve"> </w:t>
      </w:r>
      <w:r>
        <w:rPr>
          <w:spacing w:val="-2"/>
        </w:rPr>
        <w:t>w</w:t>
      </w:r>
      <w:r>
        <w:t>as</w:t>
      </w:r>
      <w:r>
        <w:rPr>
          <w:spacing w:val="-8"/>
        </w:rPr>
        <w:t xml:space="preserve"> </w:t>
      </w:r>
      <w:r>
        <w:t>of</w:t>
      </w:r>
      <w:r>
        <w:rPr>
          <w:spacing w:val="-7"/>
        </w:rPr>
        <w:t xml:space="preserve"> </w:t>
      </w:r>
      <w:r>
        <w:t>interest as</w:t>
      </w:r>
      <w:r>
        <w:rPr>
          <w:spacing w:val="-2"/>
        </w:rPr>
        <w:t xml:space="preserve"> </w:t>
      </w:r>
      <w:r>
        <w:t>it</w:t>
      </w:r>
      <w:r>
        <w:rPr>
          <w:spacing w:val="-1"/>
        </w:rPr>
        <w:t xml:space="preserve"> </w:t>
      </w:r>
      <w:r>
        <w:t>is</w:t>
      </w:r>
      <w:r>
        <w:rPr>
          <w:spacing w:val="-1"/>
        </w:rPr>
        <w:t xml:space="preserve"> </w:t>
      </w:r>
      <w:r>
        <w:t>lin</w:t>
      </w:r>
      <w:r>
        <w:rPr>
          <w:spacing w:val="-2"/>
        </w:rPr>
        <w:t>k</w:t>
      </w:r>
      <w:r>
        <w:t>ed</w:t>
      </w:r>
      <w:r>
        <w:rPr>
          <w:spacing w:val="-5"/>
        </w:rPr>
        <w:t xml:space="preserve"> </w:t>
      </w:r>
      <w:r>
        <w:t>to</w:t>
      </w:r>
      <w:r>
        <w:rPr>
          <w:spacing w:val="-2"/>
        </w:rPr>
        <w:t xml:space="preserve"> f</w:t>
      </w:r>
      <w:r>
        <w:t>ailure</w:t>
      </w:r>
      <w:r>
        <w:rPr>
          <w:spacing w:val="-5"/>
        </w:rPr>
        <w:t xml:space="preserve"> </w:t>
      </w:r>
      <w:r>
        <w:t>[</w:t>
      </w:r>
      <w:proofErr w:type="gramStart"/>
      <w:r>
        <w:t>?</w:t>
      </w:r>
      <w:r>
        <w:rPr>
          <w:spacing w:val="22"/>
        </w:rPr>
        <w:t xml:space="preserve"> </w:t>
      </w:r>
      <w:r>
        <w:t>]</w:t>
      </w:r>
      <w:proofErr w:type="gramEnd"/>
      <w:r>
        <w:t>.</w:t>
      </w:r>
    </w:p>
    <w:commentRangeEnd w:id="50"/>
    <w:p w:rsidR="00731615" w:rsidRDefault="007F5384">
      <w:pPr>
        <w:spacing w:before="19" w:line="220" w:lineRule="exact"/>
        <w:rPr>
          <w:sz w:val="22"/>
          <w:szCs w:val="22"/>
        </w:rPr>
      </w:pPr>
      <w:r>
        <w:rPr>
          <w:rStyle w:val="CommentReference"/>
        </w:rPr>
        <w:commentReference w:id="50"/>
      </w:r>
    </w:p>
    <w:p w:rsidR="00731615" w:rsidRDefault="00EE1D9C">
      <w:pPr>
        <w:ind w:right="3460"/>
        <w:jc w:val="both"/>
      </w:pPr>
      <w:r>
        <w:t>2.1.</w:t>
      </w:r>
      <w:r>
        <w:rPr>
          <w:spacing w:val="47"/>
        </w:rPr>
        <w:t xml:space="preserve"> </w:t>
      </w:r>
      <w:r>
        <w:t>Model</w:t>
      </w:r>
      <w:r>
        <w:rPr>
          <w:spacing w:val="-16"/>
        </w:rPr>
        <w:t xml:space="preserve"> </w:t>
      </w:r>
      <w:r>
        <w:t>Geometry</w:t>
      </w:r>
    </w:p>
    <w:p w:rsidR="00731615" w:rsidRDefault="00EE1D9C">
      <w:pPr>
        <w:spacing w:before="69" w:line="249" w:lineRule="auto"/>
        <w:ind w:right="178" w:firstLine="299"/>
        <w:jc w:val="both"/>
      </w:pPr>
      <w:r>
        <w:t>In</w:t>
      </w:r>
      <w:r>
        <w:rPr>
          <w:spacing w:val="6"/>
        </w:rPr>
        <w:t xml:space="preserve"> </w:t>
      </w:r>
      <w:r>
        <w:t>this</w:t>
      </w:r>
      <w:r>
        <w:rPr>
          <w:spacing w:val="5"/>
        </w:rPr>
        <w:t xml:space="preserve"> </w:t>
      </w:r>
      <w:r>
        <w:t>stud</w:t>
      </w:r>
      <w:r>
        <w:rPr>
          <w:spacing w:val="-13"/>
        </w:rPr>
        <w:t>y</w:t>
      </w:r>
      <w:r>
        <w:t>,</w:t>
      </w:r>
      <w:r>
        <w:rPr>
          <w:spacing w:val="6"/>
        </w:rPr>
        <w:t xml:space="preserve"> </w:t>
      </w:r>
      <w:r>
        <w:t>1:1</w:t>
      </w:r>
      <w:r>
        <w:rPr>
          <w:spacing w:val="5"/>
        </w:rPr>
        <w:t xml:space="preserve"> </w:t>
      </w:r>
      <w:r>
        <w:t>scale</w:t>
      </w:r>
      <w:r>
        <w:rPr>
          <w:spacing w:val="4"/>
        </w:rPr>
        <w:t xml:space="preserve"> </w:t>
      </w:r>
      <w:r>
        <w:t>models</w:t>
      </w:r>
      <w:r>
        <w:rPr>
          <w:spacing w:val="2"/>
        </w:rPr>
        <w:t xml:space="preserve"> </w:t>
      </w:r>
      <w:r>
        <w:t>of</w:t>
      </w:r>
      <w:r>
        <w:rPr>
          <w:spacing w:val="6"/>
        </w:rPr>
        <w:t xml:space="preserve"> </w:t>
      </w:r>
      <w:r>
        <w:t>the</w:t>
      </w:r>
      <w:r>
        <w:rPr>
          <w:spacing w:val="6"/>
        </w:rPr>
        <w:t xml:space="preserve"> </w:t>
      </w:r>
      <w:r>
        <w:rPr>
          <w:spacing w:val="-3"/>
        </w:rPr>
        <w:t>e</w:t>
      </w:r>
      <w:r>
        <w:t>xperimental</w:t>
      </w:r>
      <w:r>
        <w:rPr>
          <w:spacing w:val="-2"/>
        </w:rPr>
        <w:t xml:space="preserve"> </w:t>
      </w:r>
      <w:proofErr w:type="spellStart"/>
      <w:r>
        <w:t>appara</w:t>
      </w:r>
      <w:proofErr w:type="spellEnd"/>
      <w:r>
        <w:t xml:space="preserve">- </w:t>
      </w:r>
      <w:proofErr w:type="spellStart"/>
      <w:r>
        <w:t>tus</w:t>
      </w:r>
      <w:proofErr w:type="spellEnd"/>
      <w:r>
        <w:rPr>
          <w:spacing w:val="7"/>
        </w:rPr>
        <w:t xml:space="preserve"> </w:t>
      </w:r>
      <w:r>
        <w:t>were</w:t>
      </w:r>
      <w:r>
        <w:rPr>
          <w:spacing w:val="6"/>
        </w:rPr>
        <w:t xml:space="preserve"> </w:t>
      </w:r>
      <w:r>
        <w:rPr>
          <w:spacing w:val="-4"/>
        </w:rPr>
        <w:t>b</w:t>
      </w:r>
      <w:r>
        <w:t>uilt</w:t>
      </w:r>
      <w:r>
        <w:rPr>
          <w:spacing w:val="6"/>
        </w:rPr>
        <w:t xml:space="preserve"> </w:t>
      </w:r>
      <w:r>
        <w:t>manually</w:t>
      </w:r>
      <w:r>
        <w:rPr>
          <w:spacing w:val="2"/>
        </w:rPr>
        <w:t xml:space="preserve"> </w:t>
      </w:r>
      <w:r>
        <w:t>using</w:t>
      </w:r>
      <w:r>
        <w:rPr>
          <w:spacing w:val="5"/>
        </w:rPr>
        <w:t xml:space="preserve"> </w:t>
      </w:r>
      <w:proofErr w:type="spellStart"/>
      <w:r>
        <w:t>HyperMesh</w:t>
      </w:r>
      <w:proofErr w:type="spellEnd"/>
      <w:r>
        <w:t xml:space="preserve"> (Figure</w:t>
      </w:r>
      <w:r>
        <w:rPr>
          <w:spacing w:val="4"/>
        </w:rPr>
        <w:t xml:space="preserve"> </w:t>
      </w:r>
      <w:r>
        <w:t xml:space="preserve">1). </w:t>
      </w:r>
      <w:r>
        <w:rPr>
          <w:spacing w:val="4"/>
        </w:rPr>
        <w:t xml:space="preserve"> </w:t>
      </w:r>
      <w:r>
        <w:rPr>
          <w:spacing w:val="-3"/>
        </w:rPr>
        <w:t>F</w:t>
      </w:r>
      <w:r>
        <w:t>or</w:t>
      </w:r>
      <w:r>
        <w:rPr>
          <w:spacing w:val="7"/>
        </w:rPr>
        <w:t xml:space="preserve"> </w:t>
      </w:r>
      <w:r>
        <w:t>all simulations,</w:t>
      </w:r>
      <w:r>
        <w:rPr>
          <w:spacing w:val="-11"/>
        </w:rPr>
        <w:t xml:space="preserve"> </w:t>
      </w:r>
      <w:r>
        <w:t>the</w:t>
      </w:r>
      <w:r>
        <w:rPr>
          <w:spacing w:val="-3"/>
        </w:rPr>
        <w:t xml:space="preserve"> </w:t>
      </w:r>
      <w:r>
        <w:t>welded</w:t>
      </w:r>
      <w:r>
        <w:rPr>
          <w:spacing w:val="-7"/>
        </w:rPr>
        <w:t xml:space="preserve"> </w:t>
      </w:r>
      <w:r>
        <w:t>structures</w:t>
      </w:r>
      <w:r>
        <w:rPr>
          <w:spacing w:val="-9"/>
        </w:rPr>
        <w:t xml:space="preserve"> </w:t>
      </w:r>
      <w:r>
        <w:t>were</w:t>
      </w:r>
      <w:r>
        <w:rPr>
          <w:spacing w:val="-5"/>
        </w:rPr>
        <w:t xml:space="preserve"> </w:t>
      </w:r>
      <w:r>
        <w:t>assumed</w:t>
      </w:r>
      <w:r>
        <w:rPr>
          <w:spacing w:val="-8"/>
        </w:rPr>
        <w:t xml:space="preserve"> </w:t>
      </w:r>
      <w:r>
        <w:t>not</w:t>
      </w:r>
      <w:r>
        <w:rPr>
          <w:spacing w:val="-4"/>
        </w:rPr>
        <w:t xml:space="preserve"> </w:t>
      </w:r>
      <w:r>
        <w:t>to</w:t>
      </w:r>
      <w:r>
        <w:rPr>
          <w:spacing w:val="-3"/>
        </w:rPr>
        <w:t xml:space="preserve"> </w:t>
      </w:r>
      <w:r>
        <w:t>contain a</w:t>
      </w:r>
      <w:r>
        <w:rPr>
          <w:spacing w:val="-3"/>
        </w:rPr>
        <w:t>n</w:t>
      </w:r>
      <w:r>
        <w:t>y</w:t>
      </w:r>
      <w:r>
        <w:rPr>
          <w:spacing w:val="3"/>
        </w:rPr>
        <w:t xml:space="preserve"> </w:t>
      </w:r>
      <w:r>
        <w:t>weld</w:t>
      </w:r>
      <w:r>
        <w:rPr>
          <w:spacing w:val="2"/>
        </w:rPr>
        <w:t xml:space="preserve"> </w:t>
      </w:r>
      <w:r>
        <w:t>defects,</w:t>
      </w:r>
      <w:r>
        <w:rPr>
          <w:spacing w:val="3"/>
        </w:rPr>
        <w:t xml:space="preserve"> </w:t>
      </w:r>
      <w:r>
        <w:t>such</w:t>
      </w:r>
      <w:r>
        <w:rPr>
          <w:spacing w:val="2"/>
        </w:rPr>
        <w:t xml:space="preserve"> </w:t>
      </w:r>
      <w:r>
        <w:t>as</w:t>
      </w:r>
      <w:r>
        <w:rPr>
          <w:spacing w:val="4"/>
        </w:rPr>
        <w:t xml:space="preserve"> </w:t>
      </w:r>
      <w:r>
        <w:t>porosit</w:t>
      </w:r>
      <w:r>
        <w:rPr>
          <w:spacing w:val="-13"/>
        </w:rPr>
        <w:t>y</w:t>
      </w:r>
      <w:r>
        <w:t>,</w:t>
      </w:r>
      <w:r>
        <w:rPr>
          <w:spacing w:val="3"/>
        </w:rPr>
        <w:t xml:space="preserve"> </w:t>
      </w:r>
      <w:r>
        <w:t>kissing bonds,</w:t>
      </w:r>
      <w:r>
        <w:rPr>
          <w:spacing w:val="4"/>
        </w:rPr>
        <w:t xml:space="preserve"> </w:t>
      </w:r>
      <w:r>
        <w:t>or</w:t>
      </w:r>
      <w:r>
        <w:rPr>
          <w:spacing w:val="4"/>
        </w:rPr>
        <w:t xml:space="preserve"> </w:t>
      </w:r>
      <w:r>
        <w:t>root</w:t>
      </w:r>
      <w:r>
        <w:rPr>
          <w:spacing w:val="2"/>
        </w:rPr>
        <w:t xml:space="preserve"> </w:t>
      </w:r>
      <w:r>
        <w:t xml:space="preserve">de- </w:t>
      </w:r>
      <w:proofErr w:type="spellStart"/>
      <w:r>
        <w:t>fects</w:t>
      </w:r>
      <w:proofErr w:type="spellEnd"/>
      <w:r>
        <w:t>.</w:t>
      </w:r>
      <w:r>
        <w:rPr>
          <w:spacing w:val="27"/>
        </w:rPr>
        <w:t xml:space="preserve"> </w:t>
      </w:r>
      <w:r>
        <w:t>Furthermore,</w:t>
      </w:r>
      <w:r>
        <w:rPr>
          <w:spacing w:val="-3"/>
        </w:rPr>
        <w:t xml:space="preserve"> </w:t>
      </w:r>
      <w:r>
        <w:t>it</w:t>
      </w:r>
      <w:r>
        <w:rPr>
          <w:spacing w:val="5"/>
        </w:rPr>
        <w:t xml:space="preserve"> </w:t>
      </w:r>
      <w:r>
        <w:rPr>
          <w:spacing w:val="-2"/>
        </w:rPr>
        <w:t>w</w:t>
      </w:r>
      <w:r>
        <w:t>as</w:t>
      </w:r>
      <w:r>
        <w:rPr>
          <w:spacing w:val="3"/>
        </w:rPr>
        <w:t xml:space="preserve"> </w:t>
      </w:r>
      <w:r>
        <w:t>assumed</w:t>
      </w:r>
      <w:r>
        <w:rPr>
          <w:spacing w:val="-1"/>
        </w:rPr>
        <w:t xml:space="preserve"> </w:t>
      </w:r>
      <w:r>
        <w:t>that</w:t>
      </w:r>
      <w:r>
        <w:rPr>
          <w:spacing w:val="3"/>
        </w:rPr>
        <w:t xml:space="preserve"> </w:t>
      </w:r>
      <w:r>
        <w:t>there</w:t>
      </w:r>
      <w:r>
        <w:rPr>
          <w:spacing w:val="2"/>
        </w:rPr>
        <w:t xml:space="preserve"> </w:t>
      </w:r>
      <w:r>
        <w:rPr>
          <w:spacing w:val="-2"/>
        </w:rPr>
        <w:t>w</w:t>
      </w:r>
      <w:r>
        <w:t>as</w:t>
      </w:r>
      <w:r>
        <w:rPr>
          <w:spacing w:val="3"/>
        </w:rPr>
        <w:t xml:space="preserve"> </w:t>
      </w:r>
      <w:r>
        <w:t xml:space="preserve">neither </w:t>
      </w:r>
      <w:proofErr w:type="spellStart"/>
      <w:r>
        <w:t>mis</w:t>
      </w:r>
      <w:proofErr w:type="spellEnd"/>
      <w:r>
        <w:t>- alignment of</w:t>
      </w:r>
      <w:r>
        <w:rPr>
          <w:spacing w:val="6"/>
        </w:rPr>
        <w:t xml:space="preserve"> </w:t>
      </w:r>
      <w:r>
        <w:t>geometry arising</w:t>
      </w:r>
      <w:r>
        <w:rPr>
          <w:spacing w:val="2"/>
        </w:rPr>
        <w:t xml:space="preserve"> </w:t>
      </w:r>
      <w:r>
        <w:t>from</w:t>
      </w:r>
      <w:r>
        <w:rPr>
          <w:spacing w:val="4"/>
        </w:rPr>
        <w:t xml:space="preserve"> </w:t>
      </w:r>
      <w:r>
        <w:t>the</w:t>
      </w:r>
      <w:r>
        <w:rPr>
          <w:spacing w:val="6"/>
        </w:rPr>
        <w:t xml:space="preserve"> </w:t>
      </w:r>
      <w:r>
        <w:t>welding</w:t>
      </w:r>
      <w:r>
        <w:rPr>
          <w:spacing w:val="2"/>
        </w:rPr>
        <w:t xml:space="preserve"> </w:t>
      </w:r>
      <w:r>
        <w:t>process,</w:t>
      </w:r>
      <w:r>
        <w:rPr>
          <w:spacing w:val="7"/>
        </w:rPr>
        <w:t xml:space="preserve"> </w:t>
      </w:r>
      <w:r>
        <w:t>nor a</w:t>
      </w:r>
      <w:r>
        <w:rPr>
          <w:spacing w:val="-3"/>
        </w:rPr>
        <w:t>n</w:t>
      </w:r>
      <w:r>
        <w:t>y</w:t>
      </w:r>
      <w:r>
        <w:rPr>
          <w:spacing w:val="7"/>
        </w:rPr>
        <w:t xml:space="preserve"> </w:t>
      </w:r>
      <w:r>
        <w:t>local</w:t>
      </w:r>
      <w:r>
        <w:rPr>
          <w:spacing w:val="6"/>
        </w:rPr>
        <w:t xml:space="preserve"> </w:t>
      </w:r>
      <w:r>
        <w:t>weld</w:t>
      </w:r>
      <w:r>
        <w:rPr>
          <w:spacing w:val="6"/>
        </w:rPr>
        <w:t xml:space="preserve"> </w:t>
      </w:r>
      <w:r>
        <w:t>flash.  These</w:t>
      </w:r>
      <w:r>
        <w:rPr>
          <w:spacing w:val="5"/>
        </w:rPr>
        <w:t xml:space="preserve"> </w:t>
      </w:r>
      <w:r>
        <w:t>assumptions were</w:t>
      </w:r>
      <w:r>
        <w:rPr>
          <w:spacing w:val="6"/>
        </w:rPr>
        <w:t xml:space="preserve"> </w:t>
      </w:r>
      <w:r>
        <w:t>appropriate</w:t>
      </w:r>
      <w:r>
        <w:rPr>
          <w:spacing w:val="1"/>
        </w:rPr>
        <w:t xml:space="preserve"> </w:t>
      </w:r>
      <w:r>
        <w:t>as care</w:t>
      </w:r>
      <w:r>
        <w:rPr>
          <w:spacing w:val="3"/>
        </w:rPr>
        <w:t xml:space="preserve"> </w:t>
      </w:r>
      <w:r>
        <w:rPr>
          <w:spacing w:val="-2"/>
        </w:rPr>
        <w:t>w</w:t>
      </w:r>
      <w:r>
        <w:t>as</w:t>
      </w:r>
      <w:r>
        <w:rPr>
          <w:spacing w:val="4"/>
        </w:rPr>
        <w:t xml:space="preserve"> </w:t>
      </w:r>
      <w:r>
        <w:t>ta</w:t>
      </w:r>
      <w:r>
        <w:rPr>
          <w:spacing w:val="-2"/>
        </w:rPr>
        <w:t>k</w:t>
      </w:r>
      <w:r>
        <w:t>en</w:t>
      </w:r>
      <w:r>
        <w:rPr>
          <w:spacing w:val="2"/>
        </w:rPr>
        <w:t xml:space="preserve"> </w:t>
      </w:r>
      <w:r>
        <w:t>to</w:t>
      </w:r>
      <w:r>
        <w:rPr>
          <w:spacing w:val="5"/>
        </w:rPr>
        <w:t xml:space="preserve"> </w:t>
      </w:r>
      <w:r>
        <w:t>ensure</w:t>
      </w:r>
      <w:r>
        <w:rPr>
          <w:spacing w:val="2"/>
        </w:rPr>
        <w:t xml:space="preserve"> </w:t>
      </w:r>
      <w:r>
        <w:t>samples were</w:t>
      </w:r>
      <w:r>
        <w:rPr>
          <w:spacing w:val="3"/>
        </w:rPr>
        <w:t xml:space="preserve"> </w:t>
      </w:r>
      <w:r>
        <w:t>properly aligned</w:t>
      </w:r>
      <w:r>
        <w:rPr>
          <w:spacing w:val="1"/>
        </w:rPr>
        <w:t xml:space="preserve"> </w:t>
      </w:r>
      <w:proofErr w:type="spellStart"/>
      <w:r>
        <w:t>du</w:t>
      </w:r>
      <w:r>
        <w:rPr>
          <w:spacing w:val="-4"/>
        </w:rPr>
        <w:t>r</w:t>
      </w:r>
      <w:proofErr w:type="spellEnd"/>
      <w:r>
        <w:t xml:space="preserve">- </w:t>
      </w:r>
      <w:proofErr w:type="spellStart"/>
      <w:r>
        <w:t>ing</w:t>
      </w:r>
      <w:proofErr w:type="spellEnd"/>
      <w:r>
        <w:rPr>
          <w:spacing w:val="-9"/>
        </w:rPr>
        <w:t xml:space="preserve"> </w:t>
      </w:r>
      <w:r>
        <w:t>the</w:t>
      </w:r>
      <w:r>
        <w:rPr>
          <w:spacing w:val="-8"/>
        </w:rPr>
        <w:t xml:space="preserve"> </w:t>
      </w:r>
      <w:r>
        <w:t>welding</w:t>
      </w:r>
      <w:r>
        <w:rPr>
          <w:spacing w:val="-12"/>
        </w:rPr>
        <w:t xml:space="preserve"> </w:t>
      </w:r>
      <w:r>
        <w:t>process</w:t>
      </w:r>
      <w:r>
        <w:rPr>
          <w:spacing w:val="-12"/>
        </w:rPr>
        <w:t xml:space="preserve"> </w:t>
      </w:r>
      <w:r>
        <w:t>and</w:t>
      </w:r>
      <w:r>
        <w:rPr>
          <w:spacing w:val="-9"/>
        </w:rPr>
        <w:t xml:space="preserve"> </w:t>
      </w:r>
      <w:r>
        <w:t>the</w:t>
      </w:r>
      <w:r>
        <w:rPr>
          <w:spacing w:val="-8"/>
        </w:rPr>
        <w:t xml:space="preserve"> </w:t>
      </w:r>
      <w:r>
        <w:t>samples</w:t>
      </w:r>
      <w:r>
        <w:rPr>
          <w:spacing w:val="-12"/>
        </w:rPr>
        <w:t xml:space="preserve"> </w:t>
      </w:r>
      <w:r>
        <w:t>were</w:t>
      </w:r>
      <w:r>
        <w:rPr>
          <w:spacing w:val="-10"/>
        </w:rPr>
        <w:t xml:space="preserve"> </w:t>
      </w:r>
      <w:r>
        <w:t>machined</w:t>
      </w:r>
      <w:r>
        <w:rPr>
          <w:spacing w:val="-14"/>
        </w:rPr>
        <w:t xml:space="preserve"> </w:t>
      </w:r>
      <w:r>
        <w:t>to</w:t>
      </w:r>
      <w:r>
        <w:rPr>
          <w:spacing w:val="-8"/>
        </w:rPr>
        <w:t xml:space="preserve"> </w:t>
      </w:r>
      <w:r>
        <w:t>final geometry</w:t>
      </w:r>
      <w:r>
        <w:rPr>
          <w:spacing w:val="-2"/>
        </w:rPr>
        <w:t xml:space="preserve"> </w:t>
      </w:r>
      <w:r>
        <w:t>before</w:t>
      </w:r>
      <w:r>
        <w:rPr>
          <w:spacing w:val="1"/>
        </w:rPr>
        <w:t xml:space="preserve"> </w:t>
      </w:r>
      <w:r>
        <w:t>testing.</w:t>
      </w:r>
      <w:r>
        <w:rPr>
          <w:spacing w:val="25"/>
        </w:rPr>
        <w:t xml:space="preserve"> </w:t>
      </w:r>
      <w:r>
        <w:t>In</w:t>
      </w:r>
      <w:r>
        <w:rPr>
          <w:spacing w:val="4"/>
        </w:rPr>
        <w:t xml:space="preserve"> </w:t>
      </w:r>
      <w:r>
        <w:t>all</w:t>
      </w:r>
      <w:r>
        <w:rPr>
          <w:spacing w:val="4"/>
        </w:rPr>
        <w:t xml:space="preserve"> </w:t>
      </w:r>
      <w:r>
        <w:t>cases,</w:t>
      </w:r>
      <w:r>
        <w:rPr>
          <w:spacing w:val="3"/>
        </w:rPr>
        <w:t xml:space="preserve"> </w:t>
      </w:r>
      <w:r>
        <w:t>8-node solid</w:t>
      </w:r>
      <w:r>
        <w:rPr>
          <w:spacing w:val="2"/>
        </w:rPr>
        <w:t xml:space="preserve"> </w:t>
      </w:r>
      <w:r>
        <w:t>h</w:t>
      </w:r>
      <w:r>
        <w:rPr>
          <w:spacing w:val="-3"/>
        </w:rPr>
        <w:t>e</w:t>
      </w:r>
      <w:r>
        <w:t>xahedron elements</w:t>
      </w:r>
      <w:r>
        <w:rPr>
          <w:spacing w:val="-2"/>
        </w:rPr>
        <w:t xml:space="preserve"> </w:t>
      </w:r>
      <w:r>
        <w:t>were</w:t>
      </w:r>
      <w:r>
        <w:rPr>
          <w:spacing w:val="1"/>
        </w:rPr>
        <w:t xml:space="preserve"> </w:t>
      </w:r>
      <w:r>
        <w:t>used.</w:t>
      </w:r>
      <w:r>
        <w:rPr>
          <w:spacing w:val="24"/>
        </w:rPr>
        <w:t xml:space="preserve"> </w:t>
      </w:r>
      <w:r>
        <w:t>In</w:t>
      </w:r>
      <w:r>
        <w:rPr>
          <w:spacing w:val="3"/>
        </w:rPr>
        <w:t xml:space="preserve"> </w:t>
      </w:r>
      <w:r>
        <w:t>the</w:t>
      </w:r>
      <w:r>
        <w:rPr>
          <w:spacing w:val="3"/>
        </w:rPr>
        <w:t xml:space="preserve"> </w:t>
      </w:r>
      <w:r>
        <w:t>weld</w:t>
      </w:r>
      <w:r>
        <w:rPr>
          <w:spacing w:val="1"/>
        </w:rPr>
        <w:t xml:space="preserve"> </w:t>
      </w:r>
      <w:r>
        <w:t>r</w:t>
      </w:r>
      <w:r>
        <w:rPr>
          <w:spacing w:val="-3"/>
        </w:rPr>
        <w:t>e</w:t>
      </w:r>
      <w:r>
        <w:t>gion, the</w:t>
      </w:r>
      <w:r>
        <w:rPr>
          <w:spacing w:val="3"/>
        </w:rPr>
        <w:t xml:space="preserve"> </w:t>
      </w:r>
      <w:r>
        <w:t>element</w:t>
      </w:r>
      <w:r>
        <w:rPr>
          <w:spacing w:val="-1"/>
        </w:rPr>
        <w:t xml:space="preserve"> </w:t>
      </w:r>
      <w:r>
        <w:t>mesh</w:t>
      </w:r>
      <w:r>
        <w:rPr>
          <w:spacing w:val="1"/>
        </w:rPr>
        <w:t xml:space="preserve"> </w:t>
      </w:r>
      <w:r>
        <w:t>had a</w:t>
      </w:r>
      <w:r>
        <w:rPr>
          <w:spacing w:val="28"/>
        </w:rPr>
        <w:t xml:space="preserve"> </w:t>
      </w:r>
      <w:r>
        <w:t>resolution</w:t>
      </w:r>
      <w:r>
        <w:rPr>
          <w:spacing w:val="21"/>
        </w:rPr>
        <w:t xml:space="preserve"> </w:t>
      </w:r>
      <w:r>
        <w:t>equ</w:t>
      </w:r>
      <w:r>
        <w:rPr>
          <w:spacing w:val="-5"/>
        </w:rPr>
        <w:t>iv</w:t>
      </w:r>
      <w:r>
        <w:t>alent</w:t>
      </w:r>
      <w:r>
        <w:rPr>
          <w:spacing w:val="21"/>
        </w:rPr>
        <w:t xml:space="preserve"> </w:t>
      </w:r>
      <w:r>
        <w:t>to</w:t>
      </w:r>
      <w:r>
        <w:rPr>
          <w:spacing w:val="27"/>
        </w:rPr>
        <w:t xml:space="preserve"> </w:t>
      </w:r>
      <w:r>
        <w:t>1x1x1</w:t>
      </w:r>
      <w:r>
        <w:rPr>
          <w:spacing w:val="24"/>
        </w:rPr>
        <w:t xml:space="preserve"> </w:t>
      </w:r>
      <w:r>
        <w:t xml:space="preserve">mm. </w:t>
      </w:r>
      <w:r>
        <w:rPr>
          <w:spacing w:val="44"/>
        </w:rPr>
        <w:t xml:space="preserve"> </w:t>
      </w:r>
      <w:r>
        <w:rPr>
          <w:spacing w:val="-3"/>
        </w:rPr>
        <w:t>F</w:t>
      </w:r>
      <w:r>
        <w:t>or</w:t>
      </w:r>
      <w:r>
        <w:rPr>
          <w:spacing w:val="26"/>
        </w:rPr>
        <w:t xml:space="preserve"> </w:t>
      </w:r>
      <w:r>
        <w:t>the</w:t>
      </w:r>
      <w:r>
        <w:rPr>
          <w:spacing w:val="27"/>
        </w:rPr>
        <w:t xml:space="preserve"> </w:t>
      </w:r>
      <w:r>
        <w:t>simulation</w:t>
      </w:r>
      <w:r>
        <w:rPr>
          <w:spacing w:val="21"/>
        </w:rPr>
        <w:t xml:space="preserve"> </w:t>
      </w:r>
      <w:r>
        <w:t>of</w:t>
      </w:r>
    </w:p>
    <w:p w:rsidR="00731615" w:rsidRDefault="00EE1D9C">
      <w:pPr>
        <w:spacing w:line="260" w:lineRule="exact"/>
        <w:ind w:right="174"/>
        <w:jc w:val="both"/>
      </w:pPr>
      <w:proofErr w:type="gramStart"/>
      <w:r>
        <w:rPr>
          <w:position w:val="3"/>
        </w:rPr>
        <w:t>structures</w:t>
      </w:r>
      <w:proofErr w:type="gramEnd"/>
      <w:r>
        <w:rPr>
          <w:spacing w:val="-5"/>
          <w:position w:val="3"/>
        </w:rPr>
        <w:t xml:space="preserve"> </w:t>
      </w:r>
      <w:r>
        <w:rPr>
          <w:position w:val="3"/>
        </w:rPr>
        <w:t>under</w:t>
      </w:r>
      <w:r>
        <w:rPr>
          <w:spacing w:val="-2"/>
          <w:position w:val="3"/>
        </w:rPr>
        <w:t xml:space="preserve"> </w:t>
      </w:r>
      <w:r>
        <w:rPr>
          <w:position w:val="3"/>
        </w:rPr>
        <w:t>blast</w:t>
      </w:r>
      <w:r>
        <w:rPr>
          <w:spacing w:val="-1"/>
          <w:position w:val="3"/>
        </w:rPr>
        <w:t xml:space="preserve"> </w:t>
      </w:r>
      <w:r>
        <w:rPr>
          <w:position w:val="3"/>
        </w:rPr>
        <w:t>loading</w:t>
      </w:r>
      <w:r>
        <w:rPr>
          <w:spacing w:val="-3"/>
          <w:position w:val="3"/>
        </w:rPr>
        <w:t xml:space="preserve"> </w:t>
      </w:r>
      <w:r>
        <w:rPr>
          <w:w w:val="95"/>
          <w:position w:val="3"/>
        </w:rPr>
        <w:t>(</w:t>
      </w:r>
      <w:r>
        <w:rPr>
          <w:rFonts w:ascii="Meiryo" w:eastAsia="Meiryo" w:hAnsi="Meiryo" w:cs="Meiryo"/>
          <w:w w:val="95"/>
          <w:position w:val="3"/>
        </w:rPr>
        <w:t>§</w:t>
      </w:r>
      <w:r>
        <w:rPr>
          <w:w w:val="95"/>
          <w:position w:val="3"/>
        </w:rPr>
        <w:t>2.3.2),</w:t>
      </w:r>
      <w:r>
        <w:rPr>
          <w:spacing w:val="10"/>
          <w:w w:val="95"/>
          <w:position w:val="3"/>
        </w:rPr>
        <w:t xml:space="preserve"> </w:t>
      </w:r>
      <w:r>
        <w:rPr>
          <w:position w:val="3"/>
        </w:rPr>
        <w:t>the</w:t>
      </w:r>
      <w:r>
        <w:rPr>
          <w:spacing w:val="1"/>
          <w:position w:val="3"/>
        </w:rPr>
        <w:t xml:space="preserve"> </w:t>
      </w:r>
      <w:r>
        <w:rPr>
          <w:position w:val="3"/>
        </w:rPr>
        <w:t>welded</w:t>
      </w:r>
      <w:r>
        <w:rPr>
          <w:spacing w:val="-3"/>
          <w:position w:val="3"/>
        </w:rPr>
        <w:t xml:space="preserve"> </w:t>
      </w:r>
      <w:r>
        <w:rPr>
          <w:position w:val="3"/>
        </w:rPr>
        <w:t>panels</w:t>
      </w:r>
      <w:r>
        <w:rPr>
          <w:spacing w:val="-2"/>
          <w:position w:val="3"/>
        </w:rPr>
        <w:t xml:space="preserve"> </w:t>
      </w:r>
      <w:r>
        <w:rPr>
          <w:position w:val="3"/>
        </w:rPr>
        <w:t>were</w:t>
      </w:r>
    </w:p>
    <w:p w:rsidR="00731615" w:rsidRDefault="00EE1D9C">
      <w:pPr>
        <w:spacing w:line="180" w:lineRule="exact"/>
        <w:ind w:right="182"/>
        <w:jc w:val="both"/>
      </w:pPr>
      <w:proofErr w:type="gramStart"/>
      <w:r>
        <w:t>bolted</w:t>
      </w:r>
      <w:proofErr w:type="gramEnd"/>
      <w:r>
        <w:rPr>
          <w:spacing w:val="13"/>
        </w:rPr>
        <w:t xml:space="preserve"> </w:t>
      </w:r>
      <w:r>
        <w:t>to</w:t>
      </w:r>
      <w:r>
        <w:rPr>
          <w:spacing w:val="16"/>
        </w:rPr>
        <w:t xml:space="preserve"> </w:t>
      </w:r>
      <w:r>
        <w:t>a</w:t>
      </w:r>
      <w:r>
        <w:rPr>
          <w:spacing w:val="17"/>
        </w:rPr>
        <w:t xml:space="preserve"> </w:t>
      </w:r>
      <w:r>
        <w:t>steel</w:t>
      </w:r>
      <w:r>
        <w:rPr>
          <w:spacing w:val="14"/>
        </w:rPr>
        <w:t xml:space="preserve"> </w:t>
      </w:r>
      <w:r>
        <w:t xml:space="preserve">rig. </w:t>
      </w:r>
      <w:r>
        <w:rPr>
          <w:spacing w:val="12"/>
        </w:rPr>
        <w:t xml:space="preserve"> </w:t>
      </w:r>
      <w:r>
        <w:t>These</w:t>
      </w:r>
      <w:r>
        <w:rPr>
          <w:spacing w:val="13"/>
        </w:rPr>
        <w:t xml:space="preserve"> </w:t>
      </w:r>
      <w:r>
        <w:t>structures</w:t>
      </w:r>
      <w:r>
        <w:rPr>
          <w:spacing w:val="10"/>
        </w:rPr>
        <w:t xml:space="preserve"> </w:t>
      </w:r>
      <w:r>
        <w:t>were</w:t>
      </w:r>
      <w:r>
        <w:rPr>
          <w:spacing w:val="14"/>
        </w:rPr>
        <w:t xml:space="preserve"> </w:t>
      </w:r>
      <w:r>
        <w:t>meshed</w:t>
      </w:r>
      <w:r>
        <w:rPr>
          <w:spacing w:val="12"/>
        </w:rPr>
        <w:t xml:space="preserve"> </w:t>
      </w:r>
      <w:r>
        <w:t>manually</w:t>
      </w:r>
    </w:p>
    <w:p w:rsidR="00731615" w:rsidRDefault="00EE1D9C">
      <w:pPr>
        <w:spacing w:before="9" w:line="249" w:lineRule="auto"/>
        <w:ind w:right="178"/>
        <w:jc w:val="both"/>
      </w:pPr>
      <w:proofErr w:type="gramStart"/>
      <w:r>
        <w:t>and</w:t>
      </w:r>
      <w:proofErr w:type="gramEnd"/>
      <w:r>
        <w:rPr>
          <w:spacing w:val="6"/>
        </w:rPr>
        <w:t xml:space="preserve"> </w:t>
      </w:r>
      <w:r>
        <w:t>were</w:t>
      </w:r>
      <w:r>
        <w:rPr>
          <w:spacing w:val="5"/>
        </w:rPr>
        <w:t xml:space="preserve"> </w:t>
      </w:r>
      <w:r>
        <w:t>modelled</w:t>
      </w:r>
      <w:r>
        <w:rPr>
          <w:spacing w:val="2"/>
        </w:rPr>
        <w:t xml:space="preserve"> </w:t>
      </w:r>
      <w:r>
        <w:t>using</w:t>
      </w:r>
      <w:r>
        <w:rPr>
          <w:spacing w:val="5"/>
        </w:rPr>
        <w:t xml:space="preserve"> </w:t>
      </w:r>
      <w:r>
        <w:t>r</w:t>
      </w:r>
      <w:r>
        <w:rPr>
          <w:spacing w:val="-3"/>
        </w:rPr>
        <w:t>e</w:t>
      </w:r>
      <w:r>
        <w:t>gular</w:t>
      </w:r>
      <w:r>
        <w:rPr>
          <w:spacing w:val="4"/>
        </w:rPr>
        <w:t xml:space="preserve"> </w:t>
      </w:r>
      <w:r>
        <w:t>8-node</w:t>
      </w:r>
      <w:r>
        <w:rPr>
          <w:spacing w:val="4"/>
        </w:rPr>
        <w:t xml:space="preserve"> </w:t>
      </w:r>
      <w:r>
        <w:t>solid</w:t>
      </w:r>
      <w:r>
        <w:rPr>
          <w:spacing w:val="5"/>
        </w:rPr>
        <w:t xml:space="preserve"> </w:t>
      </w:r>
      <w:r>
        <w:t>h</w:t>
      </w:r>
      <w:r>
        <w:rPr>
          <w:spacing w:val="-3"/>
        </w:rPr>
        <w:t>e</w:t>
      </w:r>
      <w:r>
        <w:t xml:space="preserve">xahedron el- </w:t>
      </w:r>
      <w:proofErr w:type="spellStart"/>
      <w:r>
        <w:t>ements</w:t>
      </w:r>
      <w:proofErr w:type="spellEnd"/>
      <w:r>
        <w:t>;</w:t>
      </w:r>
      <w:r>
        <w:rPr>
          <w:spacing w:val="16"/>
        </w:rPr>
        <w:t xml:space="preserve"> </w:t>
      </w:r>
      <w:r>
        <w:t>element</w:t>
      </w:r>
      <w:r>
        <w:rPr>
          <w:spacing w:val="2"/>
        </w:rPr>
        <w:t xml:space="preserve"> </w:t>
      </w:r>
      <w:r>
        <w:t>distortion</w:t>
      </w:r>
      <w:r>
        <w:rPr>
          <w:spacing w:val="1"/>
        </w:rPr>
        <w:t xml:space="preserve"> </w:t>
      </w:r>
      <w:r>
        <w:rPr>
          <w:spacing w:val="-2"/>
        </w:rPr>
        <w:t>w</w:t>
      </w:r>
      <w:r>
        <w:t>as</w:t>
      </w:r>
      <w:r>
        <w:rPr>
          <w:spacing w:val="5"/>
        </w:rPr>
        <w:t xml:space="preserve"> </w:t>
      </w:r>
      <w:proofErr w:type="spellStart"/>
      <w:r>
        <w:t>minimised</w:t>
      </w:r>
      <w:proofErr w:type="spellEnd"/>
      <w:r>
        <w:t xml:space="preserve"> where</w:t>
      </w:r>
      <w:r>
        <w:rPr>
          <w:spacing w:val="4"/>
        </w:rPr>
        <w:t xml:space="preserve"> </w:t>
      </w:r>
      <w:r>
        <w:t>possible</w:t>
      </w:r>
      <w:r>
        <w:rPr>
          <w:spacing w:val="2"/>
        </w:rPr>
        <w:t xml:space="preserve"> </w:t>
      </w:r>
      <w:r>
        <w:t>in order</w:t>
      </w:r>
      <w:r>
        <w:rPr>
          <w:spacing w:val="4"/>
        </w:rPr>
        <w:t xml:space="preserve"> </w:t>
      </w:r>
      <w:r>
        <w:t>to</w:t>
      </w:r>
      <w:r>
        <w:rPr>
          <w:spacing w:val="7"/>
        </w:rPr>
        <w:t xml:space="preserve"> </w:t>
      </w:r>
      <w:r>
        <w:rPr>
          <w:spacing w:val="-4"/>
        </w:rPr>
        <w:t>av</w:t>
      </w:r>
      <w:r>
        <w:t>oid</w:t>
      </w:r>
      <w:r>
        <w:rPr>
          <w:spacing w:val="4"/>
        </w:rPr>
        <w:t xml:space="preserve"> </w:t>
      </w:r>
      <w:r>
        <w:rPr>
          <w:spacing w:val="-4"/>
        </w:rPr>
        <w:t>v</w:t>
      </w:r>
      <w:r>
        <w:t>olumetric locking</w:t>
      </w:r>
      <w:r>
        <w:rPr>
          <w:spacing w:val="3"/>
        </w:rPr>
        <w:t xml:space="preserve"> </w:t>
      </w:r>
      <w:r>
        <w:t>during</w:t>
      </w:r>
      <w:r>
        <w:rPr>
          <w:spacing w:val="3"/>
        </w:rPr>
        <w:t xml:space="preserve"> </w:t>
      </w:r>
      <w:r>
        <w:t xml:space="preserve">simulation. </w:t>
      </w:r>
      <w:r>
        <w:rPr>
          <w:spacing w:val="5"/>
        </w:rPr>
        <w:t xml:space="preserve"> </w:t>
      </w:r>
      <w:r>
        <w:rPr>
          <w:spacing w:val="-3"/>
        </w:rPr>
        <w:t>F</w:t>
      </w:r>
      <w:r>
        <w:t>or</w:t>
      </w:r>
      <w:r>
        <w:rPr>
          <w:spacing w:val="6"/>
        </w:rPr>
        <w:t xml:space="preserve"> </w:t>
      </w:r>
      <w:r>
        <w:t xml:space="preserve">the </w:t>
      </w:r>
      <w:r>
        <w:rPr>
          <w:spacing w:val="-2"/>
        </w:rPr>
        <w:t>w</w:t>
      </w:r>
      <w:r>
        <w:t>ashers,</w:t>
      </w:r>
      <w:r>
        <w:rPr>
          <w:spacing w:val="7"/>
        </w:rPr>
        <w:t xml:space="preserve"> </w:t>
      </w:r>
      <w:r>
        <w:t>4-node</w:t>
      </w:r>
      <w:r>
        <w:rPr>
          <w:spacing w:val="2"/>
        </w:rPr>
        <w:t xml:space="preserve"> </w:t>
      </w:r>
      <w:r>
        <w:t>shell</w:t>
      </w:r>
      <w:r>
        <w:rPr>
          <w:spacing w:val="3"/>
        </w:rPr>
        <w:t xml:space="preserve"> </w:t>
      </w:r>
      <w:r>
        <w:t>elements were</w:t>
      </w:r>
      <w:r>
        <w:rPr>
          <w:spacing w:val="3"/>
        </w:rPr>
        <w:t xml:space="preserve"> </w:t>
      </w:r>
      <w:r>
        <w:t xml:space="preserve">used. </w:t>
      </w:r>
      <w:r>
        <w:rPr>
          <w:spacing w:val="21"/>
        </w:rPr>
        <w:t xml:space="preserve"> </w:t>
      </w:r>
      <w:r>
        <w:t>Contact</w:t>
      </w:r>
      <w:r>
        <w:rPr>
          <w:spacing w:val="1"/>
        </w:rPr>
        <w:t xml:space="preserve"> </w:t>
      </w:r>
      <w:r>
        <w:t>sur</w:t>
      </w:r>
      <w:r>
        <w:rPr>
          <w:spacing w:val="-2"/>
        </w:rPr>
        <w:t>f</w:t>
      </w:r>
      <w:r>
        <w:t>aces pairs</w:t>
      </w:r>
      <w:r>
        <w:rPr>
          <w:spacing w:val="-11"/>
        </w:rPr>
        <w:t xml:space="preserve"> </w:t>
      </w:r>
      <w:r>
        <w:t>were</w:t>
      </w:r>
      <w:r>
        <w:rPr>
          <w:spacing w:val="-11"/>
        </w:rPr>
        <w:t xml:space="preserve"> </w:t>
      </w:r>
      <w:r>
        <w:rPr>
          <w:w w:val="97"/>
        </w:rPr>
        <w:t>defined</w:t>
      </w:r>
      <w:r>
        <w:rPr>
          <w:spacing w:val="-5"/>
          <w:w w:val="97"/>
        </w:rPr>
        <w:t xml:space="preserve"> </w:t>
      </w:r>
      <w:r>
        <w:t>using</w:t>
      </w:r>
      <w:r>
        <w:rPr>
          <w:spacing w:val="-11"/>
        </w:rPr>
        <w:t xml:space="preserve"> </w:t>
      </w:r>
      <w:r>
        <w:t>the</w:t>
      </w:r>
      <w:r>
        <w:rPr>
          <w:spacing w:val="-9"/>
        </w:rPr>
        <w:t xml:space="preserve"> </w:t>
      </w:r>
      <w:r>
        <w:t>*CON</w:t>
      </w:r>
      <w:r>
        <w:rPr>
          <w:spacing w:val="-19"/>
        </w:rPr>
        <w:t>T</w:t>
      </w:r>
      <w:r>
        <w:rPr>
          <w:spacing w:val="-8"/>
        </w:rPr>
        <w:t>A</w:t>
      </w:r>
      <w:r>
        <w:t>CT</w:t>
      </w:r>
      <w:r>
        <w:rPr>
          <w:spacing w:val="-17"/>
        </w:rPr>
        <w:t xml:space="preserve"> </w:t>
      </w:r>
      <w:r>
        <w:t>function</w:t>
      </w:r>
      <w:r>
        <w:rPr>
          <w:spacing w:val="-14"/>
        </w:rPr>
        <w:t xml:space="preserve"> </w:t>
      </w:r>
      <w:r>
        <w:t>between</w:t>
      </w:r>
      <w:r>
        <w:rPr>
          <w:spacing w:val="-14"/>
        </w:rPr>
        <w:t xml:space="preserve"> </w:t>
      </w:r>
      <w:proofErr w:type="spellStart"/>
      <w:r>
        <w:t>ele</w:t>
      </w:r>
      <w:proofErr w:type="spellEnd"/>
      <w:r>
        <w:t xml:space="preserve">- </w:t>
      </w:r>
      <w:proofErr w:type="spellStart"/>
      <w:r>
        <w:t>ments</w:t>
      </w:r>
      <w:proofErr w:type="spellEnd"/>
      <w:r>
        <w:rPr>
          <w:spacing w:val="-14"/>
        </w:rPr>
        <w:t xml:space="preserve"> </w:t>
      </w:r>
      <w:r>
        <w:t>in</w:t>
      </w:r>
      <w:r>
        <w:rPr>
          <w:spacing w:val="-11"/>
        </w:rPr>
        <w:t xml:space="preserve"> </w:t>
      </w:r>
      <w:r>
        <w:t>direct</w:t>
      </w:r>
      <w:r>
        <w:rPr>
          <w:spacing w:val="-14"/>
        </w:rPr>
        <w:t xml:space="preserve"> </w:t>
      </w:r>
      <w:r>
        <w:t>contact</w:t>
      </w:r>
      <w:r>
        <w:rPr>
          <w:spacing w:val="-15"/>
        </w:rPr>
        <w:t xml:space="preserve"> </w:t>
      </w:r>
      <w:r>
        <w:t>with</w:t>
      </w:r>
      <w:r>
        <w:rPr>
          <w:spacing w:val="-13"/>
        </w:rPr>
        <w:t xml:space="preserve"> </w:t>
      </w:r>
      <w:r>
        <w:t>each</w:t>
      </w:r>
      <w:r>
        <w:rPr>
          <w:spacing w:val="-13"/>
        </w:rPr>
        <w:t xml:space="preserve"> </w:t>
      </w:r>
      <w:r>
        <w:t>othe</w:t>
      </w:r>
      <w:r>
        <w:rPr>
          <w:spacing w:val="-8"/>
        </w:rPr>
        <w:t>r</w:t>
      </w:r>
      <w:r>
        <w:t>,</w:t>
      </w:r>
      <w:r>
        <w:rPr>
          <w:spacing w:val="-13"/>
        </w:rPr>
        <w:t xml:space="preserve"> </w:t>
      </w:r>
      <w:r>
        <w:t>such</w:t>
      </w:r>
      <w:r>
        <w:rPr>
          <w:spacing w:val="-13"/>
        </w:rPr>
        <w:t xml:space="preserve"> </w:t>
      </w:r>
      <w:r>
        <w:t>as</w:t>
      </w:r>
      <w:r>
        <w:rPr>
          <w:spacing w:val="-11"/>
        </w:rPr>
        <w:t xml:space="preserve"> </w:t>
      </w:r>
      <w:r>
        <w:t>the</w:t>
      </w:r>
      <w:r>
        <w:rPr>
          <w:spacing w:val="-11"/>
        </w:rPr>
        <w:t xml:space="preserve"> </w:t>
      </w:r>
      <w:r>
        <w:t>bolt,</w:t>
      </w:r>
      <w:r>
        <w:rPr>
          <w:spacing w:val="-12"/>
        </w:rPr>
        <w:t xml:space="preserve"> </w:t>
      </w:r>
      <w:r>
        <w:rPr>
          <w:spacing w:val="-2"/>
        </w:rPr>
        <w:t>w</w:t>
      </w:r>
      <w:r>
        <w:t>ashe</w:t>
      </w:r>
      <w:r>
        <w:rPr>
          <w:spacing w:val="-8"/>
        </w:rPr>
        <w:t>r</w:t>
      </w:r>
      <w:r>
        <w:t>, locking</w:t>
      </w:r>
      <w:r>
        <w:rPr>
          <w:spacing w:val="-1"/>
        </w:rPr>
        <w:t xml:space="preserve"> </w:t>
      </w:r>
      <w:r>
        <w:t>nut,</w:t>
      </w:r>
      <w:r>
        <w:rPr>
          <w:spacing w:val="4"/>
        </w:rPr>
        <w:t xml:space="preserve"> </w:t>
      </w:r>
      <w:r>
        <w:t>welded</w:t>
      </w:r>
      <w:r>
        <w:rPr>
          <w:spacing w:val="-1"/>
        </w:rPr>
        <w:t xml:space="preserve"> </w:t>
      </w:r>
      <w:r>
        <w:t>plate,</w:t>
      </w:r>
      <w:r>
        <w:rPr>
          <w:spacing w:val="3"/>
        </w:rPr>
        <w:t xml:space="preserve"> </w:t>
      </w:r>
      <w:r>
        <w:t>and</w:t>
      </w:r>
      <w:r>
        <w:rPr>
          <w:spacing w:val="2"/>
        </w:rPr>
        <w:t xml:space="preserve"> </w:t>
      </w:r>
      <w:r>
        <w:t>the</w:t>
      </w:r>
      <w:r>
        <w:rPr>
          <w:spacing w:val="4"/>
        </w:rPr>
        <w:t xml:space="preserve"> </w:t>
      </w:r>
      <w:r>
        <w:t>supporting</w:t>
      </w:r>
      <w:r>
        <w:rPr>
          <w:spacing w:val="-4"/>
        </w:rPr>
        <w:t xml:space="preserve"> </w:t>
      </w:r>
      <w:r>
        <w:t>rig.</w:t>
      </w:r>
      <w:r>
        <w:rPr>
          <w:spacing w:val="26"/>
        </w:rPr>
        <w:t xml:space="preserve"> </w:t>
      </w:r>
      <w:r>
        <w:rPr>
          <w:spacing w:val="-3"/>
        </w:rPr>
        <w:t>F</w:t>
      </w:r>
      <w:r>
        <w:t>or</w:t>
      </w:r>
      <w:r>
        <w:rPr>
          <w:spacing w:val="2"/>
        </w:rPr>
        <w:t xml:space="preserve"> </w:t>
      </w:r>
      <w:r>
        <w:t>both</w:t>
      </w:r>
      <w:r>
        <w:rPr>
          <w:spacing w:val="1"/>
        </w:rPr>
        <w:t xml:space="preserve"> </w:t>
      </w:r>
      <w:r>
        <w:t>the normal</w:t>
      </w:r>
      <w:r>
        <w:rPr>
          <w:spacing w:val="10"/>
        </w:rPr>
        <w:t xml:space="preserve"> </w:t>
      </w:r>
      <w:r>
        <w:t>and</w:t>
      </w:r>
      <w:r>
        <w:rPr>
          <w:spacing w:val="13"/>
        </w:rPr>
        <w:t xml:space="preserve"> </w:t>
      </w:r>
      <w:r>
        <w:t>tangential</w:t>
      </w:r>
      <w:r>
        <w:rPr>
          <w:spacing w:val="8"/>
        </w:rPr>
        <w:t xml:space="preserve"> </w:t>
      </w:r>
      <w:r>
        <w:t>contact</w:t>
      </w:r>
      <w:r>
        <w:rPr>
          <w:spacing w:val="10"/>
        </w:rPr>
        <w:t xml:space="preserve"> </w:t>
      </w:r>
      <w:r>
        <w:t>forces,</w:t>
      </w:r>
      <w:r>
        <w:rPr>
          <w:spacing w:val="15"/>
        </w:rPr>
        <w:t xml:space="preserve"> </w:t>
      </w:r>
      <w:r>
        <w:t>these</w:t>
      </w:r>
      <w:r>
        <w:rPr>
          <w:spacing w:val="12"/>
        </w:rPr>
        <w:t xml:space="preserve"> </w:t>
      </w:r>
      <w:r>
        <w:t>are</w:t>
      </w:r>
      <w:r>
        <w:rPr>
          <w:spacing w:val="14"/>
        </w:rPr>
        <w:t xml:space="preserve"> </w:t>
      </w:r>
      <w:r>
        <w:t>defined</w:t>
      </w:r>
      <w:r>
        <w:rPr>
          <w:spacing w:val="-2"/>
        </w:rPr>
        <w:t xml:space="preserve"> </w:t>
      </w:r>
      <w:r>
        <w:t>by</w:t>
      </w:r>
      <w:r>
        <w:rPr>
          <w:spacing w:val="14"/>
        </w:rPr>
        <w:t xml:space="preserve"> </w:t>
      </w:r>
      <w:r>
        <w:t xml:space="preserve">as- </w:t>
      </w:r>
      <w:proofErr w:type="spellStart"/>
      <w:r>
        <w:t>suming</w:t>
      </w:r>
      <w:proofErr w:type="spellEnd"/>
      <w:r>
        <w:rPr>
          <w:spacing w:val="-6"/>
        </w:rPr>
        <w:t xml:space="preserve"> </w:t>
      </w:r>
      <w:r>
        <w:t>frictionless</w:t>
      </w:r>
      <w:r>
        <w:rPr>
          <w:spacing w:val="-9"/>
        </w:rPr>
        <w:t xml:space="preserve"> </w:t>
      </w:r>
      <w:r>
        <w:t>contact</w:t>
      </w:r>
      <w:r>
        <w:rPr>
          <w:spacing w:val="-6"/>
        </w:rPr>
        <w:t xml:space="preserve"> </w:t>
      </w:r>
      <w:r>
        <w:t>force.</w:t>
      </w:r>
    </w:p>
    <w:p w:rsidR="00731615" w:rsidRDefault="00731615">
      <w:pPr>
        <w:spacing w:before="10" w:line="220" w:lineRule="exact"/>
        <w:rPr>
          <w:sz w:val="22"/>
          <w:szCs w:val="22"/>
        </w:rPr>
      </w:pPr>
    </w:p>
    <w:p w:rsidR="00731615" w:rsidRDefault="00C3652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30.7pt">
            <v:imagedata r:id="rId10" o:title=""/>
          </v:shape>
        </w:pict>
      </w:r>
    </w:p>
    <w:p w:rsidR="00731615" w:rsidRDefault="00731615">
      <w:pPr>
        <w:spacing w:before="19" w:line="220" w:lineRule="exact"/>
        <w:rPr>
          <w:sz w:val="22"/>
          <w:szCs w:val="22"/>
        </w:rPr>
      </w:pPr>
    </w:p>
    <w:p w:rsidR="00731615" w:rsidRDefault="00EE1D9C">
      <w:pPr>
        <w:ind w:right="188"/>
        <w:jc w:val="both"/>
        <w:rPr>
          <w:sz w:val="16"/>
          <w:szCs w:val="16"/>
        </w:rPr>
      </w:pPr>
      <w:commentRangeStart w:id="51"/>
      <w:r>
        <w:rPr>
          <w:sz w:val="16"/>
          <w:szCs w:val="16"/>
        </w:rPr>
        <w:t>Figure</w:t>
      </w:r>
      <w:r>
        <w:rPr>
          <w:spacing w:val="-3"/>
          <w:sz w:val="16"/>
          <w:szCs w:val="16"/>
        </w:rPr>
        <w:t xml:space="preserve"> </w:t>
      </w:r>
      <w:r>
        <w:rPr>
          <w:sz w:val="16"/>
          <w:szCs w:val="16"/>
        </w:rPr>
        <w:t>1:</w:t>
      </w:r>
      <w:r>
        <w:rPr>
          <w:spacing w:val="10"/>
          <w:sz w:val="16"/>
          <w:szCs w:val="16"/>
        </w:rPr>
        <w:t xml:space="preserve"> </w:t>
      </w:r>
      <w:r>
        <w:rPr>
          <w:sz w:val="16"/>
          <w:szCs w:val="16"/>
        </w:rPr>
        <w:t>Example</w:t>
      </w:r>
      <w:r>
        <w:rPr>
          <w:spacing w:val="-5"/>
          <w:sz w:val="16"/>
          <w:szCs w:val="16"/>
        </w:rPr>
        <w:t xml:space="preserve"> </w:t>
      </w:r>
      <w:r>
        <w:rPr>
          <w:sz w:val="16"/>
          <w:szCs w:val="16"/>
        </w:rPr>
        <w:t>finite</w:t>
      </w:r>
      <w:r>
        <w:rPr>
          <w:spacing w:val="-9"/>
          <w:sz w:val="16"/>
          <w:szCs w:val="16"/>
        </w:rPr>
        <w:t xml:space="preserve"> </w:t>
      </w:r>
      <w:r>
        <w:rPr>
          <w:sz w:val="16"/>
          <w:szCs w:val="16"/>
        </w:rPr>
        <w:t>element</w:t>
      </w:r>
      <w:r>
        <w:rPr>
          <w:spacing w:val="-4"/>
          <w:sz w:val="16"/>
          <w:szCs w:val="16"/>
        </w:rPr>
        <w:t xml:space="preserve"> </w:t>
      </w:r>
      <w:r>
        <w:rPr>
          <w:sz w:val="16"/>
          <w:szCs w:val="16"/>
        </w:rPr>
        <w:t>mesh</w:t>
      </w:r>
      <w:r>
        <w:rPr>
          <w:spacing w:val="-3"/>
          <w:sz w:val="16"/>
          <w:szCs w:val="16"/>
        </w:rPr>
        <w:t xml:space="preserve"> </w:t>
      </w:r>
      <w:r>
        <w:rPr>
          <w:sz w:val="16"/>
          <w:szCs w:val="16"/>
        </w:rPr>
        <w:t>that</w:t>
      </w:r>
      <w:r>
        <w:rPr>
          <w:spacing w:val="-1"/>
          <w:sz w:val="16"/>
          <w:szCs w:val="16"/>
        </w:rPr>
        <w:t xml:space="preserve"> </w:t>
      </w:r>
      <w:r>
        <w:rPr>
          <w:spacing w:val="-2"/>
          <w:sz w:val="16"/>
          <w:szCs w:val="16"/>
        </w:rPr>
        <w:t>w</w:t>
      </w:r>
      <w:r>
        <w:rPr>
          <w:sz w:val="16"/>
          <w:szCs w:val="16"/>
        </w:rPr>
        <w:t>as</w:t>
      </w:r>
      <w:r>
        <w:rPr>
          <w:spacing w:val="-1"/>
          <w:sz w:val="16"/>
          <w:szCs w:val="16"/>
        </w:rPr>
        <w:t xml:space="preserve"> </w:t>
      </w:r>
      <w:r>
        <w:rPr>
          <w:sz w:val="16"/>
          <w:szCs w:val="16"/>
        </w:rPr>
        <w:t>generated</w:t>
      </w:r>
      <w:r>
        <w:rPr>
          <w:spacing w:val="-5"/>
          <w:sz w:val="16"/>
          <w:szCs w:val="16"/>
        </w:rPr>
        <w:t xml:space="preserve"> </w:t>
      </w:r>
      <w:r>
        <w:rPr>
          <w:sz w:val="16"/>
          <w:szCs w:val="16"/>
        </w:rPr>
        <w:t>using</w:t>
      </w:r>
      <w:r>
        <w:rPr>
          <w:spacing w:val="-2"/>
          <w:sz w:val="16"/>
          <w:szCs w:val="16"/>
        </w:rPr>
        <w:t xml:space="preserve"> </w:t>
      </w:r>
      <w:r>
        <w:rPr>
          <w:sz w:val="16"/>
          <w:szCs w:val="16"/>
        </w:rPr>
        <w:t>the</w:t>
      </w:r>
      <w:r>
        <w:rPr>
          <w:spacing w:val="-1"/>
          <w:sz w:val="16"/>
          <w:szCs w:val="16"/>
        </w:rPr>
        <w:t xml:space="preserve"> </w:t>
      </w:r>
      <w:r>
        <w:rPr>
          <w:sz w:val="16"/>
          <w:szCs w:val="16"/>
        </w:rPr>
        <w:t>method</w:t>
      </w:r>
      <w:r>
        <w:rPr>
          <w:spacing w:val="-4"/>
          <w:sz w:val="16"/>
          <w:szCs w:val="16"/>
        </w:rPr>
        <w:t xml:space="preserve"> </w:t>
      </w:r>
      <w:r>
        <w:rPr>
          <w:sz w:val="16"/>
          <w:szCs w:val="16"/>
        </w:rPr>
        <w:t>in</w:t>
      </w:r>
    </w:p>
    <w:p w:rsidR="00731615" w:rsidRDefault="00EE1D9C">
      <w:pPr>
        <w:spacing w:line="220" w:lineRule="exact"/>
        <w:ind w:right="181"/>
        <w:jc w:val="both"/>
        <w:rPr>
          <w:sz w:val="16"/>
          <w:szCs w:val="16"/>
        </w:rPr>
      </w:pPr>
      <w:r>
        <w:rPr>
          <w:rFonts w:ascii="Meiryo" w:eastAsia="Meiryo" w:hAnsi="Meiryo" w:cs="Meiryo"/>
          <w:w w:val="90"/>
          <w:position w:val="2"/>
          <w:sz w:val="16"/>
          <w:szCs w:val="16"/>
        </w:rPr>
        <w:t>§</w:t>
      </w:r>
      <w:r>
        <w:rPr>
          <w:w w:val="90"/>
          <w:position w:val="2"/>
          <w:sz w:val="16"/>
          <w:szCs w:val="16"/>
        </w:rPr>
        <w:t>2.</w:t>
      </w:r>
      <w:r>
        <w:rPr>
          <w:spacing w:val="32"/>
          <w:w w:val="90"/>
          <w:position w:val="2"/>
          <w:sz w:val="16"/>
          <w:szCs w:val="16"/>
        </w:rPr>
        <w:t xml:space="preserve"> </w:t>
      </w:r>
      <w:r>
        <w:rPr>
          <w:position w:val="2"/>
          <w:sz w:val="16"/>
          <w:szCs w:val="16"/>
        </w:rPr>
        <w:t>Each</w:t>
      </w:r>
      <w:r>
        <w:rPr>
          <w:spacing w:val="3"/>
          <w:position w:val="2"/>
          <w:sz w:val="16"/>
          <w:szCs w:val="16"/>
        </w:rPr>
        <w:t xml:space="preserve"> </w:t>
      </w:r>
      <w:proofErr w:type="spellStart"/>
      <w:r>
        <w:rPr>
          <w:position w:val="2"/>
          <w:sz w:val="16"/>
          <w:szCs w:val="16"/>
        </w:rPr>
        <w:t>colour</w:t>
      </w:r>
      <w:proofErr w:type="spellEnd"/>
      <w:r>
        <w:rPr>
          <w:spacing w:val="2"/>
          <w:position w:val="2"/>
          <w:sz w:val="16"/>
          <w:szCs w:val="16"/>
        </w:rPr>
        <w:t xml:space="preserve"> </w:t>
      </w:r>
      <w:r>
        <w:rPr>
          <w:position w:val="2"/>
          <w:sz w:val="16"/>
          <w:szCs w:val="16"/>
        </w:rPr>
        <w:t>code</w:t>
      </w:r>
      <w:r>
        <w:rPr>
          <w:spacing w:val="3"/>
          <w:position w:val="2"/>
          <w:sz w:val="16"/>
          <w:szCs w:val="16"/>
        </w:rPr>
        <w:t xml:space="preserve"> </w:t>
      </w:r>
      <w:r>
        <w:rPr>
          <w:position w:val="2"/>
          <w:sz w:val="16"/>
          <w:szCs w:val="16"/>
        </w:rPr>
        <w:t>is</w:t>
      </w:r>
      <w:r>
        <w:rPr>
          <w:spacing w:val="5"/>
          <w:position w:val="2"/>
          <w:sz w:val="16"/>
          <w:szCs w:val="16"/>
        </w:rPr>
        <w:t xml:space="preserve"> </w:t>
      </w:r>
      <w:r>
        <w:rPr>
          <w:position w:val="2"/>
          <w:sz w:val="16"/>
          <w:szCs w:val="16"/>
        </w:rPr>
        <w:t>ind</w:t>
      </w:r>
      <w:r>
        <w:rPr>
          <w:spacing w:val="-2"/>
          <w:position w:val="2"/>
          <w:sz w:val="16"/>
          <w:szCs w:val="16"/>
        </w:rPr>
        <w:t>ex</w:t>
      </w:r>
      <w:r>
        <w:rPr>
          <w:position w:val="2"/>
          <w:sz w:val="16"/>
          <w:szCs w:val="16"/>
        </w:rPr>
        <w:t>ed</w:t>
      </w:r>
      <w:r>
        <w:rPr>
          <w:spacing w:val="1"/>
          <w:position w:val="2"/>
          <w:sz w:val="16"/>
          <w:szCs w:val="16"/>
        </w:rPr>
        <w:t xml:space="preserve"> </w:t>
      </w:r>
      <w:r>
        <w:rPr>
          <w:position w:val="2"/>
          <w:sz w:val="16"/>
          <w:szCs w:val="16"/>
        </w:rPr>
        <w:t>to</w:t>
      </w:r>
      <w:r>
        <w:rPr>
          <w:spacing w:val="5"/>
          <w:position w:val="2"/>
          <w:sz w:val="16"/>
          <w:szCs w:val="16"/>
        </w:rPr>
        <w:t xml:space="preserve"> </w:t>
      </w:r>
      <w:r>
        <w:rPr>
          <w:position w:val="2"/>
          <w:sz w:val="16"/>
          <w:szCs w:val="16"/>
        </w:rPr>
        <w:t>a</w:t>
      </w:r>
      <w:r>
        <w:rPr>
          <w:spacing w:val="5"/>
          <w:position w:val="2"/>
          <w:sz w:val="16"/>
          <w:szCs w:val="16"/>
        </w:rPr>
        <w:t xml:space="preserve"> </w:t>
      </w:r>
      <w:r>
        <w:rPr>
          <w:position w:val="2"/>
          <w:sz w:val="16"/>
          <w:szCs w:val="16"/>
        </w:rPr>
        <w:t>unique</w:t>
      </w:r>
      <w:r>
        <w:rPr>
          <w:spacing w:val="2"/>
          <w:position w:val="2"/>
          <w:sz w:val="16"/>
          <w:szCs w:val="16"/>
        </w:rPr>
        <w:t xml:space="preserve"> </w:t>
      </w:r>
      <w:r>
        <w:rPr>
          <w:position w:val="2"/>
          <w:sz w:val="16"/>
          <w:szCs w:val="16"/>
        </w:rPr>
        <w:t>Johnson-Cook</w:t>
      </w:r>
      <w:r>
        <w:rPr>
          <w:spacing w:val="-3"/>
          <w:position w:val="2"/>
          <w:sz w:val="16"/>
          <w:szCs w:val="16"/>
        </w:rPr>
        <w:t xml:space="preserve"> </w:t>
      </w:r>
      <w:r>
        <w:rPr>
          <w:position w:val="2"/>
          <w:sz w:val="16"/>
          <w:szCs w:val="16"/>
        </w:rPr>
        <w:t>material</w:t>
      </w:r>
      <w:r>
        <w:rPr>
          <w:spacing w:val="1"/>
          <w:position w:val="2"/>
          <w:sz w:val="16"/>
          <w:szCs w:val="16"/>
        </w:rPr>
        <w:t xml:space="preserve"> </w:t>
      </w:r>
      <w:r>
        <w:rPr>
          <w:position w:val="2"/>
          <w:sz w:val="16"/>
          <w:szCs w:val="16"/>
        </w:rPr>
        <w:t>model</w:t>
      </w:r>
      <w:del w:id="52" w:author="mcjssql" w:date="2015-06-13T10:42:00Z">
        <w:r w:rsidDel="007F5384">
          <w:rPr>
            <w:position w:val="2"/>
            <w:sz w:val="16"/>
            <w:szCs w:val="16"/>
          </w:rPr>
          <w:delText>led</w:delText>
        </w:r>
      </w:del>
    </w:p>
    <w:p w:rsidR="00731615" w:rsidRDefault="00EE1D9C">
      <w:pPr>
        <w:spacing w:before="40" w:line="128" w:lineRule="auto"/>
        <w:ind w:right="166"/>
        <w:jc w:val="both"/>
        <w:rPr>
          <w:sz w:val="16"/>
          <w:szCs w:val="16"/>
        </w:rPr>
      </w:pPr>
      <w:proofErr w:type="gramStart"/>
      <w:r>
        <w:rPr>
          <w:sz w:val="16"/>
          <w:szCs w:val="16"/>
        </w:rPr>
        <w:t>interpolated</w:t>
      </w:r>
      <w:proofErr w:type="gramEnd"/>
      <w:r>
        <w:rPr>
          <w:spacing w:val="-14"/>
          <w:sz w:val="16"/>
          <w:szCs w:val="16"/>
        </w:rPr>
        <w:t xml:space="preserve"> </w:t>
      </w:r>
      <w:r>
        <w:rPr>
          <w:sz w:val="16"/>
          <w:szCs w:val="16"/>
        </w:rPr>
        <w:t>for</w:t>
      </w:r>
      <w:r>
        <w:rPr>
          <w:spacing w:val="-8"/>
          <w:sz w:val="16"/>
          <w:szCs w:val="16"/>
        </w:rPr>
        <w:t xml:space="preserve"> </w:t>
      </w:r>
      <w:r>
        <w:rPr>
          <w:sz w:val="16"/>
          <w:szCs w:val="16"/>
        </w:rPr>
        <w:t>the</w:t>
      </w:r>
      <w:r>
        <w:rPr>
          <w:spacing w:val="-8"/>
          <w:sz w:val="16"/>
          <w:szCs w:val="16"/>
        </w:rPr>
        <w:t xml:space="preserve"> </w:t>
      </w:r>
      <w:r>
        <w:rPr>
          <w:sz w:val="16"/>
          <w:szCs w:val="16"/>
        </w:rPr>
        <w:t>centroid</w:t>
      </w:r>
      <w:r>
        <w:rPr>
          <w:spacing w:val="-11"/>
          <w:sz w:val="16"/>
          <w:szCs w:val="16"/>
        </w:rPr>
        <w:t xml:space="preserve"> </w:t>
      </w:r>
      <w:r>
        <w:rPr>
          <w:sz w:val="16"/>
          <w:szCs w:val="16"/>
        </w:rPr>
        <w:t>of</w:t>
      </w:r>
      <w:r>
        <w:rPr>
          <w:spacing w:val="-7"/>
          <w:sz w:val="16"/>
          <w:szCs w:val="16"/>
        </w:rPr>
        <w:t xml:space="preserve"> </w:t>
      </w:r>
      <w:r>
        <w:rPr>
          <w:sz w:val="16"/>
          <w:szCs w:val="16"/>
        </w:rPr>
        <w:t>that</w:t>
      </w:r>
      <w:r>
        <w:rPr>
          <w:spacing w:val="-8"/>
          <w:sz w:val="16"/>
          <w:szCs w:val="16"/>
        </w:rPr>
        <w:t xml:space="preserve"> </w:t>
      </w:r>
      <w:r>
        <w:rPr>
          <w:sz w:val="16"/>
          <w:szCs w:val="16"/>
        </w:rPr>
        <w:t>element.</w:t>
      </w:r>
      <w:r>
        <w:rPr>
          <w:spacing w:val="3"/>
          <w:sz w:val="16"/>
          <w:szCs w:val="16"/>
        </w:rPr>
        <w:t xml:space="preserve"> </w:t>
      </w:r>
      <w:r>
        <w:rPr>
          <w:sz w:val="16"/>
          <w:szCs w:val="16"/>
        </w:rPr>
        <w:t>The</w:t>
      </w:r>
      <w:r>
        <w:rPr>
          <w:spacing w:val="-8"/>
          <w:sz w:val="16"/>
          <w:szCs w:val="16"/>
        </w:rPr>
        <w:t xml:space="preserve"> </w:t>
      </w:r>
      <w:r>
        <w:rPr>
          <w:w w:val="97"/>
          <w:sz w:val="16"/>
          <w:szCs w:val="16"/>
        </w:rPr>
        <w:t>figure</w:t>
      </w:r>
      <w:r>
        <w:rPr>
          <w:spacing w:val="-5"/>
          <w:w w:val="97"/>
          <w:sz w:val="16"/>
          <w:szCs w:val="16"/>
        </w:rPr>
        <w:t xml:space="preserve"> </w:t>
      </w:r>
      <w:r>
        <w:rPr>
          <w:sz w:val="16"/>
          <w:szCs w:val="16"/>
        </w:rPr>
        <w:t>also</w:t>
      </w:r>
      <w:r>
        <w:rPr>
          <w:spacing w:val="-9"/>
          <w:sz w:val="16"/>
          <w:szCs w:val="16"/>
        </w:rPr>
        <w:t xml:space="preserve"> </w:t>
      </w:r>
      <w:r>
        <w:rPr>
          <w:sz w:val="16"/>
          <w:szCs w:val="16"/>
        </w:rPr>
        <w:t>highlights</w:t>
      </w:r>
      <w:r>
        <w:rPr>
          <w:spacing w:val="-12"/>
          <w:sz w:val="16"/>
          <w:szCs w:val="16"/>
        </w:rPr>
        <w:t xml:space="preserve"> </w:t>
      </w:r>
      <w:r>
        <w:rPr>
          <w:sz w:val="16"/>
          <w:szCs w:val="16"/>
        </w:rPr>
        <w:t>the</w:t>
      </w:r>
      <w:r>
        <w:rPr>
          <w:spacing w:val="-8"/>
          <w:sz w:val="16"/>
          <w:szCs w:val="16"/>
        </w:rPr>
        <w:t xml:space="preserve"> </w:t>
      </w:r>
      <w:r>
        <w:rPr>
          <w:sz w:val="16"/>
          <w:szCs w:val="16"/>
        </w:rPr>
        <w:t>node sets</w:t>
      </w:r>
      <w:r>
        <w:rPr>
          <w:spacing w:val="-2"/>
          <w:sz w:val="16"/>
          <w:szCs w:val="16"/>
        </w:rPr>
        <w:t xml:space="preserve"> </w:t>
      </w:r>
      <w:r>
        <w:rPr>
          <w:sz w:val="16"/>
          <w:szCs w:val="16"/>
        </w:rPr>
        <w:t>with</w:t>
      </w:r>
      <w:r>
        <w:rPr>
          <w:spacing w:val="-3"/>
          <w:sz w:val="16"/>
          <w:szCs w:val="16"/>
        </w:rPr>
        <w:t xml:space="preserve"> </w:t>
      </w:r>
      <w:r>
        <w:rPr>
          <w:sz w:val="16"/>
          <w:szCs w:val="16"/>
        </w:rPr>
        <w:t>boundary</w:t>
      </w:r>
      <w:r>
        <w:rPr>
          <w:spacing w:val="-6"/>
          <w:sz w:val="16"/>
          <w:szCs w:val="16"/>
        </w:rPr>
        <w:t xml:space="preserve"> </w:t>
      </w:r>
      <w:r>
        <w:rPr>
          <w:sz w:val="16"/>
          <w:szCs w:val="16"/>
        </w:rPr>
        <w:t>conditions</w:t>
      </w:r>
      <w:r>
        <w:rPr>
          <w:spacing w:val="-7"/>
          <w:sz w:val="16"/>
          <w:szCs w:val="16"/>
        </w:rPr>
        <w:t xml:space="preserve"> </w:t>
      </w:r>
      <w:r>
        <w:rPr>
          <w:sz w:val="16"/>
          <w:szCs w:val="16"/>
        </w:rPr>
        <w:t>specified</w:t>
      </w:r>
      <w:r>
        <w:rPr>
          <w:spacing w:val="-12"/>
          <w:sz w:val="16"/>
          <w:szCs w:val="16"/>
        </w:rPr>
        <w:t xml:space="preserve"> </w:t>
      </w:r>
      <w:r>
        <w:rPr>
          <w:sz w:val="16"/>
          <w:szCs w:val="16"/>
        </w:rPr>
        <w:t>in</w:t>
      </w:r>
      <w:r>
        <w:rPr>
          <w:spacing w:val="-1"/>
          <w:sz w:val="16"/>
          <w:szCs w:val="16"/>
        </w:rPr>
        <w:t xml:space="preserve"> </w:t>
      </w:r>
      <w:r>
        <w:rPr>
          <w:rFonts w:ascii="Meiryo" w:eastAsia="Meiryo" w:hAnsi="Meiryo" w:cs="Meiryo"/>
          <w:w w:val="80"/>
          <w:sz w:val="16"/>
          <w:szCs w:val="16"/>
        </w:rPr>
        <w:t>§</w:t>
      </w:r>
      <w:r>
        <w:rPr>
          <w:w w:val="99"/>
          <w:sz w:val="16"/>
          <w:szCs w:val="16"/>
        </w:rPr>
        <w:t>2.4</w:t>
      </w:r>
    </w:p>
    <w:commentRangeEnd w:id="51"/>
    <w:p w:rsidR="00731615" w:rsidRDefault="00C36524">
      <w:pPr>
        <w:spacing w:line="200" w:lineRule="exact"/>
      </w:pPr>
      <w:r>
        <w:rPr>
          <w:rStyle w:val="CommentReference"/>
        </w:rPr>
        <w:commentReference w:id="51"/>
      </w:r>
    </w:p>
    <w:p w:rsidR="00731615" w:rsidRDefault="00731615">
      <w:pPr>
        <w:spacing w:before="4" w:line="280" w:lineRule="exact"/>
        <w:rPr>
          <w:sz w:val="28"/>
          <w:szCs w:val="28"/>
        </w:rPr>
      </w:pPr>
    </w:p>
    <w:p w:rsidR="00731615" w:rsidRDefault="00EE1D9C">
      <w:pPr>
        <w:ind w:right="3226"/>
        <w:jc w:val="both"/>
      </w:pPr>
      <w:r>
        <w:t>2.2.</w:t>
      </w:r>
      <w:r>
        <w:rPr>
          <w:spacing w:val="47"/>
        </w:rPr>
        <w:t xml:space="preserve"> </w:t>
      </w:r>
      <w:r>
        <w:t>Material</w:t>
      </w:r>
      <w:r>
        <w:rPr>
          <w:spacing w:val="20"/>
        </w:rPr>
        <w:t xml:space="preserve"> </w:t>
      </w:r>
      <w:r>
        <w:rPr>
          <w:w w:val="112"/>
        </w:rPr>
        <w:t>P</w:t>
      </w:r>
      <w:r>
        <w:rPr>
          <w:spacing w:val="-9"/>
          <w:w w:val="112"/>
        </w:rPr>
        <w:t>r</w:t>
      </w:r>
      <w:r>
        <w:rPr>
          <w:w w:val="101"/>
        </w:rPr>
        <w:t>operties</w:t>
      </w:r>
    </w:p>
    <w:p w:rsidR="00731615" w:rsidRDefault="00EE1D9C">
      <w:pPr>
        <w:spacing w:before="69" w:line="249" w:lineRule="auto"/>
        <w:ind w:right="71" w:firstLine="299"/>
        <w:sectPr w:rsidR="00731615">
          <w:pgSz w:w="11920" w:h="16840"/>
          <w:pgMar w:top="1560" w:right="540" w:bottom="280" w:left="640" w:header="0" w:footer="1079" w:gutter="0"/>
          <w:cols w:num="2" w:space="720" w:equalWidth="0">
            <w:col w:w="5134" w:space="358"/>
            <w:col w:w="5248"/>
          </w:cols>
        </w:sectPr>
      </w:pPr>
      <w:r>
        <w:rPr>
          <w:spacing w:val="-3"/>
        </w:rPr>
        <w:t>F</w:t>
      </w:r>
      <w:r>
        <w:t>or</w:t>
      </w:r>
      <w:r>
        <w:rPr>
          <w:spacing w:val="-10"/>
        </w:rPr>
        <w:t xml:space="preserve"> </w:t>
      </w:r>
      <w:r>
        <w:t>all</w:t>
      </w:r>
      <w:r>
        <w:rPr>
          <w:spacing w:val="-9"/>
        </w:rPr>
        <w:t xml:space="preserve"> </w:t>
      </w:r>
      <w:r>
        <w:t>modelled</w:t>
      </w:r>
      <w:r>
        <w:rPr>
          <w:spacing w:val="-14"/>
        </w:rPr>
        <w:t xml:space="preserve"> </w:t>
      </w:r>
      <w:r>
        <w:t>parts,</w:t>
      </w:r>
      <w:r>
        <w:rPr>
          <w:spacing w:val="-10"/>
        </w:rPr>
        <w:t xml:space="preserve"> </w:t>
      </w:r>
      <w:r>
        <w:t>Johnson-Cook</w:t>
      </w:r>
      <w:r>
        <w:rPr>
          <w:spacing w:val="-19"/>
        </w:rPr>
        <w:t xml:space="preserve"> </w:t>
      </w:r>
      <w:r>
        <w:t>material</w:t>
      </w:r>
      <w:r>
        <w:rPr>
          <w:spacing w:val="-14"/>
        </w:rPr>
        <w:t xml:space="preserve"> </w:t>
      </w:r>
      <w:r>
        <w:t>models</w:t>
      </w:r>
      <w:r>
        <w:rPr>
          <w:spacing w:val="-13"/>
        </w:rPr>
        <w:t xml:space="preserve"> </w:t>
      </w:r>
      <w:r>
        <w:t>were used</w:t>
      </w:r>
      <w:r>
        <w:rPr>
          <w:spacing w:val="9"/>
        </w:rPr>
        <w:t xml:space="preserve"> </w:t>
      </w:r>
      <w:r>
        <w:t>to</w:t>
      </w:r>
      <w:r>
        <w:rPr>
          <w:spacing w:val="11"/>
        </w:rPr>
        <w:t xml:space="preserve"> </w:t>
      </w:r>
      <w:r>
        <w:t>define</w:t>
      </w:r>
      <w:r>
        <w:rPr>
          <w:spacing w:val="-2"/>
        </w:rPr>
        <w:t xml:space="preserve"> </w:t>
      </w:r>
      <w:r>
        <w:t>plastic</w:t>
      </w:r>
      <w:r>
        <w:rPr>
          <w:spacing w:val="8"/>
        </w:rPr>
        <w:t xml:space="preserve"> </w:t>
      </w:r>
      <w:proofErr w:type="spellStart"/>
      <w:r>
        <w:t>beh</w:t>
      </w:r>
      <w:r>
        <w:rPr>
          <w:spacing w:val="-4"/>
        </w:rPr>
        <w:t>a</w:t>
      </w:r>
      <w:r>
        <w:t>viour</w:t>
      </w:r>
      <w:proofErr w:type="spellEnd"/>
      <w:r>
        <w:rPr>
          <w:spacing w:val="5"/>
        </w:rPr>
        <w:t xml:space="preserve"> </w:t>
      </w:r>
      <w:r>
        <w:t>accounting</w:t>
      </w:r>
      <w:r>
        <w:rPr>
          <w:spacing w:val="4"/>
        </w:rPr>
        <w:t xml:space="preserve"> </w:t>
      </w:r>
      <w:r>
        <w:t>for</w:t>
      </w:r>
      <w:r>
        <w:rPr>
          <w:spacing w:val="11"/>
        </w:rPr>
        <w:t xml:space="preserve"> </w:t>
      </w:r>
      <w:r>
        <w:t>strain</w:t>
      </w:r>
      <w:r>
        <w:rPr>
          <w:spacing w:val="9"/>
        </w:rPr>
        <w:t xml:space="preserve"> </w:t>
      </w:r>
      <w:r>
        <w:t>rate</w:t>
      </w:r>
      <w:r>
        <w:rPr>
          <w:spacing w:val="10"/>
        </w:rPr>
        <w:t xml:space="preserve"> </w:t>
      </w:r>
      <w:r>
        <w:t>and thermal</w:t>
      </w:r>
      <w:r>
        <w:rPr>
          <w:spacing w:val="7"/>
        </w:rPr>
        <w:t xml:space="preserve"> </w:t>
      </w:r>
      <w:r>
        <w:t>sensit</w:t>
      </w:r>
      <w:r>
        <w:rPr>
          <w:spacing w:val="-5"/>
        </w:rPr>
        <w:t>i</w:t>
      </w:r>
      <w:r>
        <w:t>vit</w:t>
      </w:r>
      <w:r>
        <w:rPr>
          <w:spacing w:val="-13"/>
        </w:rPr>
        <w:t>y</w:t>
      </w:r>
      <w:r>
        <w:t>.</w:t>
      </w:r>
      <w:r>
        <w:rPr>
          <w:spacing w:val="41"/>
        </w:rPr>
        <w:t xml:space="preserve"> </w:t>
      </w:r>
      <w:r>
        <w:t>In</w:t>
      </w:r>
      <w:r>
        <w:rPr>
          <w:spacing w:val="11"/>
        </w:rPr>
        <w:t xml:space="preserve"> </w:t>
      </w:r>
      <w:r>
        <w:t>the</w:t>
      </w:r>
      <w:r>
        <w:rPr>
          <w:spacing w:val="11"/>
        </w:rPr>
        <w:t xml:space="preserve"> </w:t>
      </w:r>
      <w:r>
        <w:t>r</w:t>
      </w:r>
      <w:r>
        <w:rPr>
          <w:spacing w:val="-3"/>
        </w:rPr>
        <w:t>e</w:t>
      </w:r>
      <w:r>
        <w:t>gion</w:t>
      </w:r>
      <w:r>
        <w:rPr>
          <w:spacing w:val="8"/>
        </w:rPr>
        <w:t xml:space="preserve"> </w:t>
      </w:r>
      <w:r>
        <w:t>of</w:t>
      </w:r>
      <w:r>
        <w:rPr>
          <w:spacing w:val="11"/>
        </w:rPr>
        <w:t xml:space="preserve"> </w:t>
      </w:r>
      <w:r>
        <w:t>the</w:t>
      </w:r>
      <w:r>
        <w:rPr>
          <w:spacing w:val="11"/>
        </w:rPr>
        <w:t xml:space="preserve"> </w:t>
      </w:r>
      <w:r>
        <w:t>weld</w:t>
      </w:r>
      <w:r>
        <w:rPr>
          <w:spacing w:val="9"/>
        </w:rPr>
        <w:t xml:space="preserve"> </w:t>
      </w:r>
      <w:r>
        <w:t>(where</w:t>
      </w:r>
      <w:r>
        <w:rPr>
          <w:spacing w:val="7"/>
        </w:rPr>
        <w:t xml:space="preserve"> </w:t>
      </w:r>
      <w:r>
        <w:t>the</w:t>
      </w:r>
      <w:r>
        <w:rPr>
          <w:spacing w:val="11"/>
        </w:rPr>
        <w:t xml:space="preserve"> </w:t>
      </w:r>
      <w:r>
        <w:t>local mesh</w:t>
      </w:r>
      <w:r>
        <w:rPr>
          <w:spacing w:val="13"/>
        </w:rPr>
        <w:t xml:space="preserve"> </w:t>
      </w:r>
      <w:r>
        <w:t>resolution</w:t>
      </w:r>
      <w:r>
        <w:rPr>
          <w:spacing w:val="9"/>
        </w:rPr>
        <w:t xml:space="preserve"> </w:t>
      </w:r>
      <w:r>
        <w:t>is</w:t>
      </w:r>
      <w:r>
        <w:rPr>
          <w:spacing w:val="16"/>
        </w:rPr>
        <w:t xml:space="preserve"> </w:t>
      </w:r>
      <w:r>
        <w:t>1x1x1mm)</w:t>
      </w:r>
      <w:r>
        <w:rPr>
          <w:spacing w:val="8"/>
        </w:rPr>
        <w:t xml:space="preserve"> </w:t>
      </w:r>
      <w:r>
        <w:t>each</w:t>
      </w:r>
      <w:r>
        <w:rPr>
          <w:spacing w:val="13"/>
        </w:rPr>
        <w:t xml:space="preserve"> </w:t>
      </w:r>
      <w:r>
        <w:t>element</w:t>
      </w:r>
      <w:r>
        <w:rPr>
          <w:spacing w:val="11"/>
        </w:rPr>
        <w:t xml:space="preserve"> </w:t>
      </w:r>
      <w:r>
        <w:t>in</w:t>
      </w:r>
      <w:r>
        <w:rPr>
          <w:spacing w:val="15"/>
        </w:rPr>
        <w:t xml:space="preserve"> </w:t>
      </w:r>
      <w:r>
        <w:t>the</w:t>
      </w:r>
      <w:r>
        <w:rPr>
          <w:spacing w:val="15"/>
        </w:rPr>
        <w:t xml:space="preserve"> </w:t>
      </w:r>
      <w:r>
        <w:t>weld</w:t>
      </w:r>
      <w:r>
        <w:rPr>
          <w:spacing w:val="13"/>
        </w:rPr>
        <w:t xml:space="preserve"> </w:t>
      </w:r>
      <w:r>
        <w:t>cross section</w:t>
      </w:r>
      <w:r>
        <w:rPr>
          <w:spacing w:val="-18"/>
        </w:rPr>
        <w:t xml:space="preserve"> </w:t>
      </w:r>
      <w:r>
        <w:t>is</w:t>
      </w:r>
      <w:r>
        <w:rPr>
          <w:spacing w:val="-13"/>
        </w:rPr>
        <w:t xml:space="preserve"> </w:t>
      </w:r>
      <w:r>
        <w:t>assigned</w:t>
      </w:r>
      <w:r>
        <w:rPr>
          <w:spacing w:val="-19"/>
        </w:rPr>
        <w:t xml:space="preserve"> </w:t>
      </w:r>
      <w:r>
        <w:t>a</w:t>
      </w:r>
      <w:r>
        <w:rPr>
          <w:spacing w:val="-13"/>
        </w:rPr>
        <w:t xml:space="preserve"> </w:t>
      </w:r>
      <w:r>
        <w:t>unique</w:t>
      </w:r>
      <w:r>
        <w:rPr>
          <w:spacing w:val="-17"/>
        </w:rPr>
        <w:t xml:space="preserve"> </w:t>
      </w:r>
      <w:r>
        <w:rPr>
          <w:w w:val="99"/>
        </w:rPr>
        <w:t>Johnson-Cook</w:t>
      </w:r>
      <w:r>
        <w:rPr>
          <w:spacing w:val="-11"/>
          <w:w w:val="99"/>
        </w:rPr>
        <w:t xml:space="preserve"> </w:t>
      </w:r>
      <w:r>
        <w:t>material</w:t>
      </w:r>
      <w:r>
        <w:rPr>
          <w:spacing w:val="-19"/>
        </w:rPr>
        <w:t xml:space="preserve"> </w:t>
      </w:r>
      <w:r>
        <w:t>model.</w:t>
      </w:r>
      <w:r>
        <w:rPr>
          <w:spacing w:val="2"/>
        </w:rPr>
        <w:t xml:space="preserve"> </w:t>
      </w:r>
      <w:r>
        <w:t>This all</w:t>
      </w:r>
      <w:r>
        <w:rPr>
          <w:spacing w:val="-5"/>
        </w:rPr>
        <w:t>o</w:t>
      </w:r>
      <w:r>
        <w:t>ws</w:t>
      </w:r>
      <w:r>
        <w:rPr>
          <w:spacing w:val="-17"/>
        </w:rPr>
        <w:t xml:space="preserve"> </w:t>
      </w:r>
      <w:r>
        <w:t>strong</w:t>
      </w:r>
      <w:r>
        <w:rPr>
          <w:spacing w:val="-17"/>
        </w:rPr>
        <w:t xml:space="preserve"> </w:t>
      </w:r>
      <w:r>
        <w:t>gradients</w:t>
      </w:r>
      <w:r>
        <w:rPr>
          <w:spacing w:val="-19"/>
        </w:rPr>
        <w:t xml:space="preserve"> </w:t>
      </w:r>
      <w:r>
        <w:t>of</w:t>
      </w:r>
      <w:r>
        <w:rPr>
          <w:spacing w:val="-14"/>
        </w:rPr>
        <w:t xml:space="preserve"> </w:t>
      </w:r>
      <w:r>
        <w:t>material</w:t>
      </w:r>
      <w:r>
        <w:rPr>
          <w:spacing w:val="-19"/>
        </w:rPr>
        <w:t xml:space="preserve"> </w:t>
      </w:r>
      <w:r>
        <w:t>properties</w:t>
      </w:r>
      <w:r>
        <w:rPr>
          <w:spacing w:val="-20"/>
        </w:rPr>
        <w:t xml:space="preserve"> </w:t>
      </w:r>
      <w:r>
        <w:t>to</w:t>
      </w:r>
      <w:r>
        <w:rPr>
          <w:spacing w:val="-14"/>
        </w:rPr>
        <w:t xml:space="preserve"> </w:t>
      </w:r>
      <w:r>
        <w:t>be</w:t>
      </w:r>
      <w:r>
        <w:rPr>
          <w:spacing w:val="-14"/>
        </w:rPr>
        <w:t xml:space="preserve"> </w:t>
      </w:r>
      <w:r>
        <w:rPr>
          <w:w w:val="97"/>
        </w:rPr>
        <w:t>defined</w:t>
      </w:r>
      <w:r>
        <w:rPr>
          <w:spacing w:val="-10"/>
          <w:w w:val="97"/>
        </w:rPr>
        <w:t xml:space="preserve"> </w:t>
      </w:r>
      <w:r>
        <w:lastRenderedPageBreak/>
        <w:t>across the</w:t>
      </w:r>
      <w:r>
        <w:rPr>
          <w:spacing w:val="11"/>
        </w:rPr>
        <w:t xml:space="preserve"> </w:t>
      </w:r>
      <w:r>
        <w:t>weld.</w:t>
      </w:r>
      <w:r>
        <w:rPr>
          <w:spacing w:val="47"/>
        </w:rPr>
        <w:t xml:space="preserve"> </w:t>
      </w:r>
      <w:r>
        <w:rPr>
          <w:spacing w:val="-3"/>
        </w:rPr>
        <w:t>F</w:t>
      </w:r>
      <w:r>
        <w:t>or</w:t>
      </w:r>
      <w:r>
        <w:rPr>
          <w:spacing w:val="10"/>
        </w:rPr>
        <w:t xml:space="preserve"> </w:t>
      </w:r>
      <w:r>
        <w:t>each</w:t>
      </w:r>
      <w:r>
        <w:rPr>
          <w:spacing w:val="9"/>
        </w:rPr>
        <w:t xml:space="preserve"> </w:t>
      </w:r>
      <w:r>
        <w:t>unique</w:t>
      </w:r>
      <w:r>
        <w:rPr>
          <w:spacing w:val="8"/>
        </w:rPr>
        <w:t xml:space="preserve"> </w:t>
      </w:r>
      <w:r>
        <w:t>material</w:t>
      </w:r>
      <w:r>
        <w:rPr>
          <w:spacing w:val="6"/>
        </w:rPr>
        <w:t xml:space="preserve"> </w:t>
      </w:r>
      <w:r>
        <w:t>model,</w:t>
      </w:r>
      <w:r>
        <w:rPr>
          <w:spacing w:val="10"/>
        </w:rPr>
        <w:t xml:space="preserve"> </w:t>
      </w:r>
      <w:r>
        <w:t>the</w:t>
      </w:r>
      <w:r>
        <w:rPr>
          <w:spacing w:val="11"/>
        </w:rPr>
        <w:t xml:space="preserve"> </w:t>
      </w:r>
      <w:r>
        <w:t>parameters</w:t>
      </w:r>
      <w:r>
        <w:rPr>
          <w:spacing w:val="4"/>
        </w:rPr>
        <w:t xml:space="preserve"> </w:t>
      </w:r>
      <w:r>
        <w:t>for equation</w:t>
      </w:r>
      <w:r>
        <w:rPr>
          <w:spacing w:val="11"/>
        </w:rPr>
        <w:t xml:space="preserve"> </w:t>
      </w:r>
      <w:r>
        <w:t>1</w:t>
      </w:r>
      <w:r>
        <w:rPr>
          <w:spacing w:val="16"/>
        </w:rPr>
        <w:t xml:space="preserve"> </w:t>
      </w:r>
      <w:r>
        <w:t>are</w:t>
      </w:r>
      <w:r>
        <w:rPr>
          <w:spacing w:val="16"/>
        </w:rPr>
        <w:t xml:space="preserve"> </w:t>
      </w:r>
      <w:r>
        <w:t>defined</w:t>
      </w:r>
      <w:r>
        <w:rPr>
          <w:spacing w:val="-1"/>
        </w:rPr>
        <w:t xml:space="preserve"> </w:t>
      </w:r>
      <w:r>
        <w:t>based</w:t>
      </w:r>
      <w:r>
        <w:rPr>
          <w:spacing w:val="13"/>
        </w:rPr>
        <w:t xml:space="preserve"> </w:t>
      </w:r>
      <w:r>
        <w:t>on</w:t>
      </w:r>
      <w:r>
        <w:rPr>
          <w:spacing w:val="16"/>
        </w:rPr>
        <w:t xml:space="preserve"> </w:t>
      </w:r>
      <w:r>
        <w:t>the</w:t>
      </w:r>
      <w:r>
        <w:rPr>
          <w:spacing w:val="15"/>
        </w:rPr>
        <w:t xml:space="preserve"> </w:t>
      </w:r>
      <w:r>
        <w:t>local</w:t>
      </w:r>
      <w:r>
        <w:rPr>
          <w:spacing w:val="14"/>
        </w:rPr>
        <w:t xml:space="preserve"> </w:t>
      </w:r>
      <w:r>
        <w:t>thermal</w:t>
      </w:r>
      <w:r>
        <w:rPr>
          <w:spacing w:val="11"/>
        </w:rPr>
        <w:t xml:space="preserve"> </w:t>
      </w:r>
      <w:r>
        <w:t>histor</w:t>
      </w:r>
      <w:r>
        <w:rPr>
          <w:spacing w:val="-13"/>
        </w:rPr>
        <w:t>y</w:t>
      </w:r>
      <w:r>
        <w:t>,</w:t>
      </w:r>
      <w:r>
        <w:rPr>
          <w:spacing w:val="16"/>
        </w:rPr>
        <w:t xml:space="preserve"> </w:t>
      </w:r>
      <w:r>
        <w:t>the post-weld</w:t>
      </w:r>
      <w:r>
        <w:rPr>
          <w:spacing w:val="-12"/>
        </w:rPr>
        <w:t xml:space="preserve"> </w:t>
      </w:r>
      <w:r>
        <w:t>hardness</w:t>
      </w:r>
      <w:r>
        <w:rPr>
          <w:spacing w:val="-11"/>
        </w:rPr>
        <w:t xml:space="preserve"> </w:t>
      </w:r>
      <w:r>
        <w:t>of</w:t>
      </w:r>
      <w:r>
        <w:rPr>
          <w:spacing w:val="-6"/>
        </w:rPr>
        <w:t xml:space="preserve"> </w:t>
      </w:r>
      <w:r>
        <w:t>the</w:t>
      </w:r>
      <w:r>
        <w:rPr>
          <w:spacing w:val="-6"/>
        </w:rPr>
        <w:t xml:space="preserve"> </w:t>
      </w:r>
      <w:r>
        <w:t>weld</w:t>
      </w:r>
      <w:r>
        <w:rPr>
          <w:spacing w:val="-8"/>
        </w:rPr>
        <w:t xml:space="preserve"> </w:t>
      </w:r>
      <w:r>
        <w:t>to</w:t>
      </w:r>
      <w:r>
        <w:rPr>
          <w:spacing w:val="-6"/>
        </w:rPr>
        <w:t xml:space="preserve"> </w:t>
      </w:r>
      <w:r>
        <w:t>be</w:t>
      </w:r>
      <w:r>
        <w:rPr>
          <w:spacing w:val="-6"/>
        </w:rPr>
        <w:t xml:space="preserve"> </w:t>
      </w:r>
      <w:r>
        <w:t>modelled,</w:t>
      </w:r>
      <w:r>
        <w:rPr>
          <w:spacing w:val="-12"/>
        </w:rPr>
        <w:t xml:space="preserve"> </w:t>
      </w:r>
      <w:r>
        <w:t>and</w:t>
      </w:r>
      <w:r>
        <w:rPr>
          <w:spacing w:val="-7"/>
        </w:rPr>
        <w:t xml:space="preserve"> </w:t>
      </w:r>
      <w:r>
        <w:t>mechanical property</w:t>
      </w:r>
      <w:r>
        <w:rPr>
          <w:spacing w:val="14"/>
        </w:rPr>
        <w:t xml:space="preserve"> </w:t>
      </w:r>
      <w:r>
        <w:t>measurements</w:t>
      </w:r>
      <w:r>
        <w:rPr>
          <w:spacing w:val="10"/>
        </w:rPr>
        <w:t xml:space="preserve"> </w:t>
      </w:r>
      <w:r>
        <w:t>obtained</w:t>
      </w:r>
      <w:r>
        <w:rPr>
          <w:spacing w:val="15"/>
        </w:rPr>
        <w:t xml:space="preserve"> </w:t>
      </w:r>
      <w:r>
        <w:t>from</w:t>
      </w:r>
      <w:r>
        <w:rPr>
          <w:spacing w:val="17"/>
        </w:rPr>
        <w:t xml:space="preserve"> </w:t>
      </w:r>
      <w:r>
        <w:t>“simulated</w:t>
      </w:r>
      <w:r>
        <w:rPr>
          <w:spacing w:val="12"/>
        </w:rPr>
        <w:t xml:space="preserve"> </w:t>
      </w:r>
      <w:r>
        <w:t>weld</w:t>
      </w:r>
      <w:r>
        <w:rPr>
          <w:spacing w:val="17"/>
        </w:rPr>
        <w:t xml:space="preserve"> </w:t>
      </w:r>
      <w:r>
        <w:t xml:space="preserve">mate- </w:t>
      </w:r>
      <w:proofErr w:type="spellStart"/>
      <w:r>
        <w:t>rial</w:t>
      </w:r>
      <w:proofErr w:type="spellEnd"/>
      <w:r>
        <w:t>”,</w:t>
      </w:r>
      <w:r>
        <w:rPr>
          <w:spacing w:val="13"/>
        </w:rPr>
        <w:t xml:space="preserve"> </w:t>
      </w:r>
      <w:r>
        <w:t>as</w:t>
      </w:r>
      <w:r>
        <w:rPr>
          <w:spacing w:val="12"/>
        </w:rPr>
        <w:t xml:space="preserve"> </w:t>
      </w:r>
      <w:r>
        <w:t>indicated</w:t>
      </w:r>
      <w:r>
        <w:rPr>
          <w:spacing w:val="7"/>
        </w:rPr>
        <w:t xml:space="preserve"> </w:t>
      </w:r>
      <w:r>
        <w:t>by</w:t>
      </w:r>
      <w:r>
        <w:rPr>
          <w:spacing w:val="12"/>
        </w:rPr>
        <w:t xml:space="preserve"> </w:t>
      </w:r>
      <w:r>
        <w:t>equations</w:t>
      </w:r>
      <w:r>
        <w:rPr>
          <w:spacing w:val="6"/>
        </w:rPr>
        <w:t xml:space="preserve"> </w:t>
      </w:r>
      <w:r>
        <w:t>2-6.</w:t>
      </w:r>
      <w:r>
        <w:rPr>
          <w:spacing w:val="50"/>
        </w:rPr>
        <w:t xml:space="preserve"> </w:t>
      </w:r>
      <w:r>
        <w:t>By</w:t>
      </w:r>
      <w:r>
        <w:rPr>
          <w:spacing w:val="12"/>
        </w:rPr>
        <w:t xml:space="preserve"> </w:t>
      </w:r>
      <w:r>
        <w:t>taking</w:t>
      </w:r>
      <w:r>
        <w:rPr>
          <w:spacing w:val="9"/>
        </w:rPr>
        <w:t xml:space="preserve"> </w:t>
      </w:r>
      <w:r>
        <w:t>hardness</w:t>
      </w:r>
      <w:r>
        <w:rPr>
          <w:spacing w:val="7"/>
        </w:rPr>
        <w:t xml:space="preserve"> </w:t>
      </w:r>
      <w:r>
        <w:t xml:space="preserve">mea- </w:t>
      </w:r>
      <w:proofErr w:type="spellStart"/>
      <w:r>
        <w:t>surements</w:t>
      </w:r>
      <w:proofErr w:type="spellEnd"/>
      <w:r>
        <w:rPr>
          <w:spacing w:val="28"/>
        </w:rPr>
        <w:t xml:space="preserve"> </w:t>
      </w:r>
      <w:r>
        <w:t>from</w:t>
      </w:r>
      <w:r>
        <w:rPr>
          <w:spacing w:val="32"/>
        </w:rPr>
        <w:t xml:space="preserve"> </w:t>
      </w:r>
      <w:r>
        <w:t>three</w:t>
      </w:r>
      <w:r>
        <w:rPr>
          <w:spacing w:val="32"/>
        </w:rPr>
        <w:t xml:space="preserve"> </w:t>
      </w:r>
      <w:r>
        <w:t>through</w:t>
      </w:r>
      <w:r>
        <w:rPr>
          <w:spacing w:val="30"/>
        </w:rPr>
        <w:t xml:space="preserve"> </w:t>
      </w:r>
      <w:r>
        <w:t>thickness</w:t>
      </w:r>
      <w:r>
        <w:rPr>
          <w:spacing w:val="29"/>
        </w:rPr>
        <w:t xml:space="preserve"> </w:t>
      </w:r>
      <w:r>
        <w:t>locations</w:t>
      </w:r>
      <w:r>
        <w:rPr>
          <w:spacing w:val="29"/>
        </w:rPr>
        <w:t xml:space="preserve"> </w:t>
      </w:r>
      <w:r>
        <w:t>across</w:t>
      </w:r>
      <w:r>
        <w:rPr>
          <w:spacing w:val="31"/>
        </w:rPr>
        <w:t xml:space="preserve"> </w:t>
      </w:r>
      <w:r>
        <w:t>the</w:t>
      </w:r>
    </w:p>
    <w:p w:rsidR="00731615" w:rsidRDefault="00EE1D9C">
      <w:pPr>
        <w:spacing w:line="320" w:lineRule="exact"/>
        <w:ind w:left="152" w:right="-38"/>
        <w:jc w:val="both"/>
      </w:pPr>
      <w:proofErr w:type="gramStart"/>
      <w:r>
        <w:rPr>
          <w:position w:val="2"/>
        </w:rPr>
        <w:lastRenderedPageBreak/>
        <w:t>cross</w:t>
      </w:r>
      <w:proofErr w:type="gramEnd"/>
      <w:r>
        <w:rPr>
          <w:spacing w:val="18"/>
          <w:position w:val="2"/>
        </w:rPr>
        <w:t xml:space="preserve"> </w:t>
      </w:r>
      <w:r>
        <w:rPr>
          <w:position w:val="2"/>
        </w:rPr>
        <w:t>section</w:t>
      </w:r>
      <w:r>
        <w:rPr>
          <w:spacing w:val="16"/>
          <w:position w:val="2"/>
        </w:rPr>
        <w:t xml:space="preserve"> </w:t>
      </w:r>
      <w:r>
        <w:rPr>
          <w:position w:val="2"/>
        </w:rPr>
        <w:t>of</w:t>
      </w:r>
      <w:r>
        <w:rPr>
          <w:spacing w:val="20"/>
          <w:position w:val="2"/>
        </w:rPr>
        <w:t xml:space="preserve"> </w:t>
      </w:r>
      <w:r>
        <w:rPr>
          <w:position w:val="2"/>
        </w:rPr>
        <w:t>the</w:t>
      </w:r>
      <w:r>
        <w:rPr>
          <w:spacing w:val="20"/>
          <w:position w:val="2"/>
        </w:rPr>
        <w:t xml:space="preserve"> </w:t>
      </w:r>
      <w:r>
        <w:rPr>
          <w:position w:val="2"/>
        </w:rPr>
        <w:t>weld</w:t>
      </w:r>
      <w:r>
        <w:rPr>
          <w:spacing w:val="18"/>
          <w:position w:val="2"/>
        </w:rPr>
        <w:t xml:space="preserve"> </w:t>
      </w:r>
      <w:r>
        <w:rPr>
          <w:position w:val="2"/>
        </w:rPr>
        <w:t>in</w:t>
      </w:r>
      <w:r>
        <w:rPr>
          <w:spacing w:val="20"/>
          <w:position w:val="2"/>
        </w:rPr>
        <w:t xml:space="preserve"> </w:t>
      </w:r>
      <w:r>
        <w:rPr>
          <w:rFonts w:ascii="Meiryo" w:eastAsia="Meiryo" w:hAnsi="Meiryo" w:cs="Meiryo"/>
          <w:w w:val="94"/>
          <w:position w:val="2"/>
        </w:rPr>
        <w:t>§</w:t>
      </w:r>
      <w:r>
        <w:rPr>
          <w:w w:val="94"/>
          <w:position w:val="2"/>
        </w:rPr>
        <w:t>3.1.1,</w:t>
      </w:r>
      <w:r>
        <w:rPr>
          <w:spacing w:val="35"/>
          <w:w w:val="94"/>
          <w:position w:val="2"/>
        </w:rPr>
        <w:t xml:space="preserve"> </w:t>
      </w:r>
      <w:r>
        <w:rPr>
          <w:position w:val="2"/>
        </w:rPr>
        <w:t>a</w:t>
      </w:r>
      <w:r>
        <w:rPr>
          <w:spacing w:val="21"/>
          <w:position w:val="2"/>
        </w:rPr>
        <w:t xml:space="preserve"> </w:t>
      </w:r>
      <w:r>
        <w:rPr>
          <w:position w:val="2"/>
        </w:rPr>
        <w:t>map</w:t>
      </w:r>
      <w:r>
        <w:rPr>
          <w:spacing w:val="19"/>
          <w:position w:val="2"/>
        </w:rPr>
        <w:t xml:space="preserve"> </w:t>
      </w:r>
      <w:r>
        <w:rPr>
          <w:position w:val="2"/>
        </w:rPr>
        <w:t>of</w:t>
      </w:r>
      <w:r>
        <w:rPr>
          <w:spacing w:val="20"/>
          <w:position w:val="2"/>
        </w:rPr>
        <w:t xml:space="preserve"> </w:t>
      </w:r>
      <w:r>
        <w:rPr>
          <w:position w:val="2"/>
        </w:rPr>
        <w:t>hardness</w:t>
      </w:r>
      <w:r>
        <w:rPr>
          <w:spacing w:val="15"/>
          <w:position w:val="2"/>
        </w:rPr>
        <w:t xml:space="preserve"> </w:t>
      </w:r>
      <w:r>
        <w:rPr>
          <w:position w:val="2"/>
        </w:rPr>
        <w:t>at</w:t>
      </w:r>
      <w:r>
        <w:rPr>
          <w:spacing w:val="21"/>
          <w:position w:val="2"/>
        </w:rPr>
        <w:t xml:space="preserve"> </w:t>
      </w:r>
      <w:r>
        <w:rPr>
          <w:position w:val="2"/>
        </w:rPr>
        <w:t>the</w:t>
      </w:r>
    </w:p>
    <w:p w:rsidR="00731615" w:rsidRDefault="00EE1D9C">
      <w:pPr>
        <w:spacing w:line="180" w:lineRule="exact"/>
        <w:ind w:left="152" w:right="-30"/>
        <w:jc w:val="both"/>
      </w:pPr>
      <w:proofErr w:type="gramStart"/>
      <w:r>
        <w:t>centroids</w:t>
      </w:r>
      <w:proofErr w:type="gramEnd"/>
      <w:r>
        <w:rPr>
          <w:spacing w:val="-6"/>
        </w:rPr>
        <w:t xml:space="preserve"> </w:t>
      </w:r>
      <w:r>
        <w:t>of</w:t>
      </w:r>
      <w:r>
        <w:rPr>
          <w:spacing w:val="-1"/>
        </w:rPr>
        <w:t xml:space="preserve"> </w:t>
      </w:r>
      <w:r>
        <w:t>each</w:t>
      </w:r>
      <w:r>
        <w:rPr>
          <w:spacing w:val="-3"/>
        </w:rPr>
        <w:t xml:space="preserve"> </w:t>
      </w:r>
      <w:r>
        <w:t>element</w:t>
      </w:r>
      <w:r>
        <w:rPr>
          <w:spacing w:val="-5"/>
        </w:rPr>
        <w:t xml:space="preserve"> </w:t>
      </w:r>
      <w:r>
        <w:t>in</w:t>
      </w:r>
      <w:r>
        <w:rPr>
          <w:spacing w:val="-1"/>
        </w:rPr>
        <w:t xml:space="preserve"> </w:t>
      </w:r>
      <w:r>
        <w:t>the</w:t>
      </w:r>
      <w:r>
        <w:rPr>
          <w:spacing w:val="-2"/>
        </w:rPr>
        <w:t xml:space="preserve"> </w:t>
      </w:r>
      <w:r>
        <w:t>mesh</w:t>
      </w:r>
      <w:r>
        <w:rPr>
          <w:spacing w:val="-3"/>
        </w:rPr>
        <w:t xml:space="preserve"> </w:t>
      </w:r>
      <w:r>
        <w:t>can</w:t>
      </w:r>
      <w:r>
        <w:rPr>
          <w:spacing w:val="-2"/>
        </w:rPr>
        <w:t xml:space="preserve"> </w:t>
      </w:r>
      <w:r>
        <w:t>be</w:t>
      </w:r>
      <w:r>
        <w:rPr>
          <w:spacing w:val="-1"/>
        </w:rPr>
        <w:t xml:space="preserve"> </w:t>
      </w:r>
      <w:r>
        <w:t>interpolated</w:t>
      </w:r>
      <w:r>
        <w:rPr>
          <w:spacing w:val="-9"/>
        </w:rPr>
        <w:t xml:space="preserve"> </w:t>
      </w:r>
      <w:r>
        <w:t>from</w:t>
      </w:r>
    </w:p>
    <w:p w:rsidR="00731615" w:rsidRDefault="00683031">
      <w:pPr>
        <w:spacing w:before="9" w:line="248" w:lineRule="auto"/>
        <w:ind w:left="152" w:right="-39"/>
        <w:jc w:val="both"/>
      </w:pPr>
      <w:r w:rsidRPr="00683031">
        <w:pict>
          <v:shape id="_x0000_s1036" type="#_x0000_t202" style="position:absolute;left:0;text-align:left;margin-left:35.6pt;margin-top:239.25pt;width:255.05pt;height:119.35pt;z-index:-251657216;mso-position-horizontal-relative:page" filled="f" stroked="f">
            <v:textbox inset="0,0,0,0">
              <w:txbxContent>
                <w:tbl>
                  <w:tblPr>
                    <w:tblW w:w="0" w:type="auto"/>
                    <w:tblLayout w:type="fixed"/>
                    <w:tblCellMar>
                      <w:left w:w="0" w:type="dxa"/>
                      <w:right w:w="0" w:type="dxa"/>
                    </w:tblCellMar>
                    <w:tblLook w:val="01E0"/>
                  </w:tblPr>
                  <w:tblGrid>
                    <w:gridCol w:w="1283"/>
                    <w:gridCol w:w="2684"/>
                    <w:gridCol w:w="1135"/>
                  </w:tblGrid>
                  <w:tr w:rsidR="00D85739">
                    <w:trPr>
                      <w:trHeight w:hRule="exact" w:val="344"/>
                    </w:trPr>
                    <w:tc>
                      <w:tcPr>
                        <w:tcW w:w="1283" w:type="dxa"/>
                        <w:vMerge w:val="restart"/>
                        <w:tcBorders>
                          <w:top w:val="nil"/>
                          <w:left w:val="nil"/>
                          <w:right w:val="nil"/>
                        </w:tcBorders>
                      </w:tcPr>
                      <w:p w:rsidR="00D85739" w:rsidRDefault="00D85739"/>
                    </w:tc>
                    <w:tc>
                      <w:tcPr>
                        <w:tcW w:w="2684" w:type="dxa"/>
                        <w:tcBorders>
                          <w:top w:val="nil"/>
                          <w:left w:val="nil"/>
                          <w:bottom w:val="nil"/>
                          <w:right w:val="nil"/>
                        </w:tcBorders>
                      </w:tcPr>
                      <w:p w:rsidR="00D85739" w:rsidRDefault="00D85739">
                        <w:pPr>
                          <w:spacing w:line="280" w:lineRule="exact"/>
                          <w:ind w:left="830"/>
                        </w:pPr>
                        <w:r>
                          <w:rPr>
                            <w:position w:val="3"/>
                          </w:rPr>
                          <w:t>A</w:t>
                        </w:r>
                        <w:r>
                          <w:rPr>
                            <w:spacing w:val="-18"/>
                            <w:position w:val="3"/>
                          </w:rPr>
                          <w:t xml:space="preserve"> </w:t>
                        </w:r>
                        <w:r>
                          <w:rPr>
                            <w:position w:val="3"/>
                          </w:rPr>
                          <w:t>=</w:t>
                        </w:r>
                        <w:r>
                          <w:rPr>
                            <w:spacing w:val="18"/>
                            <w:position w:val="3"/>
                          </w:rPr>
                          <w:t xml:space="preserve"> </w:t>
                        </w:r>
                        <w:r>
                          <w:rPr>
                            <w:position w:val="3"/>
                          </w:rPr>
                          <w:t>k</w:t>
                        </w:r>
                        <w:r>
                          <w:rPr>
                            <w:spacing w:val="-14"/>
                            <w:position w:val="3"/>
                          </w:rPr>
                          <w:t xml:space="preserve"> </w:t>
                        </w:r>
                        <w:r>
                          <w:rPr>
                            <w:rFonts w:ascii="Meiryo" w:eastAsia="Meiryo" w:hAnsi="Meiryo" w:cs="Meiryo"/>
                            <w:w w:val="75"/>
                            <w:position w:val="3"/>
                          </w:rPr>
                          <w:t>∗</w:t>
                        </w:r>
                        <w:r>
                          <w:rPr>
                            <w:rFonts w:ascii="Meiryo" w:eastAsia="Meiryo" w:hAnsi="Meiryo" w:cs="Meiryo"/>
                            <w:spacing w:val="-2"/>
                            <w:w w:val="75"/>
                            <w:position w:val="3"/>
                          </w:rPr>
                          <w:t xml:space="preserve"> </w:t>
                        </w:r>
                        <w:proofErr w:type="spellStart"/>
                        <w:r>
                          <w:rPr>
                            <w:spacing w:val="9"/>
                            <w:position w:val="3"/>
                          </w:rPr>
                          <w:t>H</w:t>
                        </w:r>
                        <w:r>
                          <w:rPr>
                            <w:position w:val="3"/>
                          </w:rPr>
                          <w:t>v</w:t>
                        </w:r>
                        <w:proofErr w:type="spellEnd"/>
                      </w:p>
                    </w:tc>
                    <w:tc>
                      <w:tcPr>
                        <w:tcW w:w="1135" w:type="dxa"/>
                        <w:tcBorders>
                          <w:top w:val="nil"/>
                          <w:left w:val="nil"/>
                          <w:bottom w:val="nil"/>
                          <w:right w:val="nil"/>
                        </w:tcBorders>
                      </w:tcPr>
                      <w:p w:rsidR="00D85739" w:rsidRDefault="00D85739">
                        <w:pPr>
                          <w:spacing w:before="6"/>
                          <w:ind w:right="40"/>
                          <w:jc w:val="right"/>
                        </w:pPr>
                        <w:r>
                          <w:rPr>
                            <w:w w:val="99"/>
                          </w:rPr>
                          <w:t>(2)</w:t>
                        </w:r>
                      </w:p>
                    </w:tc>
                  </w:tr>
                  <w:tr w:rsidR="00D85739">
                    <w:trPr>
                      <w:trHeight w:hRule="exact" w:val="338"/>
                    </w:trPr>
                    <w:tc>
                      <w:tcPr>
                        <w:tcW w:w="1283" w:type="dxa"/>
                        <w:vMerge/>
                        <w:tcBorders>
                          <w:left w:val="nil"/>
                          <w:right w:val="nil"/>
                        </w:tcBorders>
                      </w:tcPr>
                      <w:p w:rsidR="00D85739" w:rsidRDefault="00D85739"/>
                    </w:tc>
                    <w:tc>
                      <w:tcPr>
                        <w:tcW w:w="2684" w:type="dxa"/>
                        <w:tcBorders>
                          <w:top w:val="nil"/>
                          <w:left w:val="nil"/>
                          <w:bottom w:val="nil"/>
                          <w:right w:val="nil"/>
                        </w:tcBorders>
                      </w:tcPr>
                      <w:p w:rsidR="00D85739" w:rsidRDefault="00D85739">
                        <w:pPr>
                          <w:spacing w:before="11"/>
                          <w:ind w:left="729"/>
                        </w:pPr>
                        <w:r>
                          <w:t>B</w:t>
                        </w:r>
                        <w:r>
                          <w:rPr>
                            <w:spacing w:val="-9"/>
                          </w:rPr>
                          <w:t xml:space="preserve"> </w:t>
                        </w:r>
                        <w:r>
                          <w:t>=</w:t>
                        </w:r>
                        <w:r>
                          <w:rPr>
                            <w:spacing w:val="18"/>
                          </w:rPr>
                          <w:t xml:space="preserve"> </w:t>
                        </w:r>
                        <w:r>
                          <w:rPr>
                            <w:w w:val="99"/>
                          </w:rPr>
                          <w:t>f</w:t>
                        </w:r>
                        <w:r>
                          <w:rPr>
                            <w:w w:val="99"/>
                            <w:position w:val="-3"/>
                            <w:sz w:val="14"/>
                            <w:szCs w:val="14"/>
                          </w:rPr>
                          <w:t>1</w:t>
                        </w:r>
                        <w:r>
                          <w:rPr>
                            <w:spacing w:val="-25"/>
                            <w:position w:val="-3"/>
                            <w:sz w:val="14"/>
                            <w:szCs w:val="14"/>
                          </w:rPr>
                          <w:t xml:space="preserve"> </w:t>
                        </w:r>
                        <w:r>
                          <w:rPr>
                            <w:w w:val="99"/>
                          </w:rPr>
                          <w:t>(</w:t>
                        </w:r>
                        <w:r>
                          <w:rPr>
                            <w:w w:val="90"/>
                          </w:rPr>
                          <w:t>T</w:t>
                        </w:r>
                        <w:r>
                          <w:rPr>
                            <w:spacing w:val="-37"/>
                          </w:rPr>
                          <w:t xml:space="preserve"> </w:t>
                        </w:r>
                        <w:r>
                          <w:t>,</w:t>
                        </w:r>
                        <w:r>
                          <w:rPr>
                            <w:spacing w:val="-17"/>
                          </w:rPr>
                          <w:t xml:space="preserve"> </w:t>
                        </w:r>
                        <w:r>
                          <w:rPr>
                            <w:spacing w:val="4"/>
                            <w:w w:val="99"/>
                          </w:rPr>
                          <w:t>t</w:t>
                        </w:r>
                        <w:r>
                          <w:rPr>
                            <w:w w:val="99"/>
                          </w:rPr>
                          <w:t>,</w:t>
                        </w:r>
                        <w:r>
                          <w:rPr>
                            <w:spacing w:val="-26"/>
                          </w:rPr>
                          <w:t xml:space="preserve"> </w:t>
                        </w:r>
                        <w:r>
                          <w:rPr>
                            <w:spacing w:val="-87"/>
                            <w:position w:val="1"/>
                          </w:rPr>
                          <w:t>~</w:t>
                        </w:r>
                        <w:r>
                          <w:t>x)</w:t>
                        </w:r>
                      </w:p>
                    </w:tc>
                    <w:tc>
                      <w:tcPr>
                        <w:tcW w:w="1135" w:type="dxa"/>
                        <w:tcBorders>
                          <w:top w:val="nil"/>
                          <w:left w:val="nil"/>
                          <w:bottom w:val="nil"/>
                          <w:right w:val="nil"/>
                        </w:tcBorders>
                      </w:tcPr>
                      <w:p w:rsidR="00D85739" w:rsidRDefault="00D85739">
                        <w:pPr>
                          <w:spacing w:before="21"/>
                          <w:ind w:right="40"/>
                          <w:jc w:val="right"/>
                        </w:pPr>
                        <w:r>
                          <w:rPr>
                            <w:w w:val="99"/>
                          </w:rPr>
                          <w:t>(3)</w:t>
                        </w:r>
                      </w:p>
                    </w:tc>
                  </w:tr>
                  <w:tr w:rsidR="00D85739">
                    <w:trPr>
                      <w:trHeight w:hRule="exact" w:val="359"/>
                    </w:trPr>
                    <w:tc>
                      <w:tcPr>
                        <w:tcW w:w="1283" w:type="dxa"/>
                        <w:vMerge/>
                        <w:tcBorders>
                          <w:left w:val="nil"/>
                          <w:right w:val="nil"/>
                        </w:tcBorders>
                      </w:tcPr>
                      <w:p w:rsidR="00D85739" w:rsidRDefault="00D85739"/>
                    </w:tc>
                    <w:tc>
                      <w:tcPr>
                        <w:tcW w:w="2684" w:type="dxa"/>
                        <w:tcBorders>
                          <w:top w:val="nil"/>
                          <w:left w:val="nil"/>
                          <w:bottom w:val="nil"/>
                          <w:right w:val="nil"/>
                        </w:tcBorders>
                      </w:tcPr>
                      <w:p w:rsidR="00D85739" w:rsidRDefault="00D85739">
                        <w:pPr>
                          <w:spacing w:before="31"/>
                          <w:ind w:left="736"/>
                        </w:pPr>
                        <w:r>
                          <w:t>n</w:t>
                        </w:r>
                        <w:r>
                          <w:rPr>
                            <w:spacing w:val="4"/>
                          </w:rPr>
                          <w:t xml:space="preserve"> </w:t>
                        </w:r>
                        <w:r>
                          <w:t>=</w:t>
                        </w:r>
                        <w:r>
                          <w:rPr>
                            <w:spacing w:val="18"/>
                          </w:rPr>
                          <w:t xml:space="preserve"> </w:t>
                        </w:r>
                        <w:r>
                          <w:rPr>
                            <w:w w:val="99"/>
                          </w:rPr>
                          <w:t>f</w:t>
                        </w:r>
                        <w:r>
                          <w:rPr>
                            <w:w w:val="99"/>
                            <w:position w:val="-3"/>
                            <w:sz w:val="14"/>
                            <w:szCs w:val="14"/>
                          </w:rPr>
                          <w:t>2</w:t>
                        </w:r>
                        <w:r>
                          <w:rPr>
                            <w:spacing w:val="-25"/>
                            <w:position w:val="-3"/>
                            <w:sz w:val="14"/>
                            <w:szCs w:val="14"/>
                          </w:rPr>
                          <w:t xml:space="preserve"> </w:t>
                        </w:r>
                        <w:r>
                          <w:rPr>
                            <w:w w:val="99"/>
                          </w:rPr>
                          <w:t>(</w:t>
                        </w:r>
                        <w:r>
                          <w:rPr>
                            <w:w w:val="90"/>
                          </w:rPr>
                          <w:t>T</w:t>
                        </w:r>
                        <w:r>
                          <w:rPr>
                            <w:spacing w:val="-37"/>
                          </w:rPr>
                          <w:t xml:space="preserve"> </w:t>
                        </w:r>
                        <w:r>
                          <w:t>,</w:t>
                        </w:r>
                        <w:r>
                          <w:rPr>
                            <w:spacing w:val="-17"/>
                          </w:rPr>
                          <w:t xml:space="preserve"> </w:t>
                        </w:r>
                        <w:r>
                          <w:rPr>
                            <w:spacing w:val="4"/>
                            <w:w w:val="99"/>
                          </w:rPr>
                          <w:t>t</w:t>
                        </w:r>
                        <w:r>
                          <w:rPr>
                            <w:w w:val="99"/>
                          </w:rPr>
                          <w:t>,</w:t>
                        </w:r>
                        <w:r>
                          <w:rPr>
                            <w:spacing w:val="-26"/>
                          </w:rPr>
                          <w:t xml:space="preserve"> </w:t>
                        </w:r>
                        <w:r>
                          <w:rPr>
                            <w:spacing w:val="-87"/>
                            <w:position w:val="1"/>
                          </w:rPr>
                          <w:t>~</w:t>
                        </w:r>
                        <w:r>
                          <w:t>x)</w:t>
                        </w:r>
                      </w:p>
                    </w:tc>
                    <w:tc>
                      <w:tcPr>
                        <w:tcW w:w="1135" w:type="dxa"/>
                        <w:tcBorders>
                          <w:top w:val="nil"/>
                          <w:left w:val="nil"/>
                          <w:bottom w:val="nil"/>
                          <w:right w:val="nil"/>
                        </w:tcBorders>
                      </w:tcPr>
                      <w:p w:rsidR="00D85739" w:rsidRDefault="00D85739">
                        <w:pPr>
                          <w:spacing w:before="41"/>
                          <w:ind w:right="40"/>
                          <w:jc w:val="right"/>
                        </w:pPr>
                        <w:r>
                          <w:rPr>
                            <w:w w:val="99"/>
                          </w:rPr>
                          <w:t>(4)</w:t>
                        </w:r>
                      </w:p>
                    </w:tc>
                  </w:tr>
                  <w:tr w:rsidR="00D85739">
                    <w:trPr>
                      <w:trHeight w:hRule="exact" w:val="359"/>
                    </w:trPr>
                    <w:tc>
                      <w:tcPr>
                        <w:tcW w:w="1283" w:type="dxa"/>
                        <w:vMerge/>
                        <w:tcBorders>
                          <w:left w:val="nil"/>
                          <w:right w:val="nil"/>
                        </w:tcBorders>
                      </w:tcPr>
                      <w:p w:rsidR="00D85739" w:rsidRDefault="00D85739"/>
                    </w:tc>
                    <w:tc>
                      <w:tcPr>
                        <w:tcW w:w="2684" w:type="dxa"/>
                        <w:tcBorders>
                          <w:top w:val="nil"/>
                          <w:left w:val="nil"/>
                          <w:bottom w:val="nil"/>
                          <w:right w:val="nil"/>
                        </w:tcBorders>
                      </w:tcPr>
                      <w:p w:rsidR="00D85739" w:rsidRDefault="00D85739">
                        <w:pPr>
                          <w:spacing w:before="31"/>
                          <w:ind w:left="712"/>
                        </w:pPr>
                        <w:r>
                          <w:t>C</w:t>
                        </w:r>
                        <w:r>
                          <w:rPr>
                            <w:spacing w:val="14"/>
                          </w:rPr>
                          <w:t xml:space="preserve"> </w:t>
                        </w:r>
                        <w:r>
                          <w:t>=</w:t>
                        </w:r>
                        <w:r>
                          <w:rPr>
                            <w:spacing w:val="18"/>
                          </w:rPr>
                          <w:t xml:space="preserve"> </w:t>
                        </w:r>
                        <w:r>
                          <w:rPr>
                            <w:w w:val="99"/>
                          </w:rPr>
                          <w:t>f</w:t>
                        </w:r>
                        <w:r>
                          <w:rPr>
                            <w:w w:val="99"/>
                            <w:position w:val="-3"/>
                            <w:sz w:val="14"/>
                            <w:szCs w:val="14"/>
                          </w:rPr>
                          <w:t>3</w:t>
                        </w:r>
                        <w:r>
                          <w:rPr>
                            <w:spacing w:val="-25"/>
                            <w:position w:val="-3"/>
                            <w:sz w:val="14"/>
                            <w:szCs w:val="14"/>
                          </w:rPr>
                          <w:t xml:space="preserve"> </w:t>
                        </w:r>
                        <w:r>
                          <w:rPr>
                            <w:w w:val="99"/>
                          </w:rPr>
                          <w:t>(</w:t>
                        </w:r>
                        <w:r>
                          <w:rPr>
                            <w:w w:val="90"/>
                          </w:rPr>
                          <w:t>T</w:t>
                        </w:r>
                        <w:r>
                          <w:rPr>
                            <w:spacing w:val="-37"/>
                          </w:rPr>
                          <w:t xml:space="preserve"> </w:t>
                        </w:r>
                        <w:r>
                          <w:t>,</w:t>
                        </w:r>
                        <w:r>
                          <w:rPr>
                            <w:spacing w:val="-17"/>
                          </w:rPr>
                          <w:t xml:space="preserve"> </w:t>
                        </w:r>
                        <w:r>
                          <w:rPr>
                            <w:spacing w:val="4"/>
                            <w:w w:val="99"/>
                          </w:rPr>
                          <w:t>t</w:t>
                        </w:r>
                        <w:r>
                          <w:rPr>
                            <w:w w:val="99"/>
                          </w:rPr>
                          <w:t>,</w:t>
                        </w:r>
                        <w:r>
                          <w:rPr>
                            <w:spacing w:val="-26"/>
                          </w:rPr>
                          <w:t xml:space="preserve"> </w:t>
                        </w:r>
                        <w:r>
                          <w:rPr>
                            <w:spacing w:val="-87"/>
                            <w:position w:val="1"/>
                          </w:rPr>
                          <w:t>~</w:t>
                        </w:r>
                        <w:r>
                          <w:t>x)</w:t>
                        </w:r>
                      </w:p>
                    </w:tc>
                    <w:tc>
                      <w:tcPr>
                        <w:tcW w:w="1135" w:type="dxa"/>
                        <w:tcBorders>
                          <w:top w:val="nil"/>
                          <w:left w:val="nil"/>
                          <w:bottom w:val="nil"/>
                          <w:right w:val="nil"/>
                        </w:tcBorders>
                      </w:tcPr>
                      <w:p w:rsidR="00D85739" w:rsidRDefault="00D85739">
                        <w:pPr>
                          <w:spacing w:before="41"/>
                          <w:ind w:right="40"/>
                          <w:jc w:val="right"/>
                        </w:pPr>
                        <w:r>
                          <w:rPr>
                            <w:w w:val="99"/>
                          </w:rPr>
                          <w:t>(5)</w:t>
                        </w:r>
                      </w:p>
                    </w:tc>
                  </w:tr>
                  <w:tr w:rsidR="00D85739">
                    <w:trPr>
                      <w:trHeight w:hRule="exact" w:val="363"/>
                    </w:trPr>
                    <w:tc>
                      <w:tcPr>
                        <w:tcW w:w="1283" w:type="dxa"/>
                        <w:vMerge/>
                        <w:tcBorders>
                          <w:left w:val="nil"/>
                          <w:bottom w:val="nil"/>
                          <w:right w:val="nil"/>
                        </w:tcBorders>
                      </w:tcPr>
                      <w:p w:rsidR="00D85739" w:rsidRDefault="00D85739"/>
                    </w:tc>
                    <w:tc>
                      <w:tcPr>
                        <w:tcW w:w="2684" w:type="dxa"/>
                        <w:tcBorders>
                          <w:top w:val="nil"/>
                          <w:left w:val="nil"/>
                          <w:bottom w:val="nil"/>
                          <w:right w:val="nil"/>
                        </w:tcBorders>
                      </w:tcPr>
                      <w:p w:rsidR="00D85739" w:rsidRDefault="00D85739">
                        <w:pPr>
                          <w:spacing w:before="31"/>
                          <w:ind w:left="714"/>
                        </w:pPr>
                        <w:r>
                          <w:t>m</w:t>
                        </w:r>
                        <w:r>
                          <w:rPr>
                            <w:spacing w:val="-7"/>
                          </w:rPr>
                          <w:t xml:space="preserve"> </w:t>
                        </w:r>
                        <w:r>
                          <w:t>=</w:t>
                        </w:r>
                        <w:r>
                          <w:rPr>
                            <w:spacing w:val="18"/>
                          </w:rPr>
                          <w:t xml:space="preserve"> </w:t>
                        </w:r>
                        <w:r>
                          <w:rPr>
                            <w:w w:val="99"/>
                          </w:rPr>
                          <w:t>f</w:t>
                        </w:r>
                        <w:r>
                          <w:rPr>
                            <w:w w:val="99"/>
                            <w:position w:val="-3"/>
                            <w:sz w:val="14"/>
                            <w:szCs w:val="14"/>
                          </w:rPr>
                          <w:t>4</w:t>
                        </w:r>
                        <w:r>
                          <w:rPr>
                            <w:spacing w:val="-25"/>
                            <w:position w:val="-3"/>
                            <w:sz w:val="14"/>
                            <w:szCs w:val="14"/>
                          </w:rPr>
                          <w:t xml:space="preserve"> </w:t>
                        </w:r>
                        <w:r>
                          <w:rPr>
                            <w:w w:val="99"/>
                          </w:rPr>
                          <w:t>(</w:t>
                        </w:r>
                        <w:r>
                          <w:rPr>
                            <w:w w:val="90"/>
                          </w:rPr>
                          <w:t>T</w:t>
                        </w:r>
                        <w:r>
                          <w:rPr>
                            <w:spacing w:val="-37"/>
                          </w:rPr>
                          <w:t xml:space="preserve"> </w:t>
                        </w:r>
                        <w:r>
                          <w:t>,</w:t>
                        </w:r>
                        <w:r>
                          <w:rPr>
                            <w:spacing w:val="-17"/>
                          </w:rPr>
                          <w:t xml:space="preserve"> </w:t>
                        </w:r>
                        <w:r>
                          <w:rPr>
                            <w:spacing w:val="4"/>
                            <w:w w:val="99"/>
                          </w:rPr>
                          <w:t>t</w:t>
                        </w:r>
                        <w:r>
                          <w:rPr>
                            <w:w w:val="99"/>
                          </w:rPr>
                          <w:t>,</w:t>
                        </w:r>
                        <w:r>
                          <w:rPr>
                            <w:spacing w:val="-26"/>
                          </w:rPr>
                          <w:t xml:space="preserve"> </w:t>
                        </w:r>
                        <w:r>
                          <w:rPr>
                            <w:spacing w:val="-87"/>
                            <w:position w:val="1"/>
                          </w:rPr>
                          <w:t>~</w:t>
                        </w:r>
                        <w:r>
                          <w:t>x)</w:t>
                        </w:r>
                      </w:p>
                    </w:tc>
                    <w:tc>
                      <w:tcPr>
                        <w:tcW w:w="1135" w:type="dxa"/>
                        <w:tcBorders>
                          <w:top w:val="nil"/>
                          <w:left w:val="nil"/>
                          <w:bottom w:val="nil"/>
                          <w:right w:val="nil"/>
                        </w:tcBorders>
                      </w:tcPr>
                      <w:p w:rsidR="00D85739" w:rsidRDefault="00D85739">
                        <w:pPr>
                          <w:spacing w:before="41"/>
                          <w:ind w:right="40"/>
                          <w:jc w:val="right"/>
                        </w:pPr>
                        <w:r>
                          <w:rPr>
                            <w:w w:val="99"/>
                          </w:rPr>
                          <w:t>(6)</w:t>
                        </w:r>
                      </w:p>
                    </w:tc>
                  </w:tr>
                  <w:tr w:rsidR="00D85739">
                    <w:trPr>
                      <w:trHeight w:hRule="exact" w:val="626"/>
                    </w:trPr>
                    <w:tc>
                      <w:tcPr>
                        <w:tcW w:w="1283" w:type="dxa"/>
                        <w:tcBorders>
                          <w:top w:val="nil"/>
                          <w:left w:val="nil"/>
                          <w:bottom w:val="nil"/>
                          <w:right w:val="nil"/>
                        </w:tcBorders>
                      </w:tcPr>
                      <w:p w:rsidR="00D85739" w:rsidRDefault="00D85739">
                        <w:pPr>
                          <w:spacing w:before="37"/>
                          <w:ind w:left="40"/>
                        </w:pPr>
                        <w:r>
                          <w:t>Where</w:t>
                        </w:r>
                      </w:p>
                    </w:tc>
                    <w:tc>
                      <w:tcPr>
                        <w:tcW w:w="2684" w:type="dxa"/>
                        <w:tcBorders>
                          <w:top w:val="nil"/>
                          <w:left w:val="nil"/>
                          <w:bottom w:val="nil"/>
                          <w:right w:val="nil"/>
                        </w:tcBorders>
                      </w:tcPr>
                      <w:p w:rsidR="00D85739" w:rsidRDefault="00D85739">
                        <w:pPr>
                          <w:spacing w:before="7" w:line="260" w:lineRule="exact"/>
                          <w:rPr>
                            <w:sz w:val="26"/>
                            <w:szCs w:val="26"/>
                          </w:rPr>
                        </w:pPr>
                      </w:p>
                      <w:p w:rsidR="00D85739" w:rsidRDefault="00D85739">
                        <w:pPr>
                          <w:ind w:left="740"/>
                        </w:pPr>
                        <w:r>
                          <w:t>k</w:t>
                        </w:r>
                        <w:r>
                          <w:rPr>
                            <w:spacing w:val="-3"/>
                          </w:rPr>
                          <w:t xml:space="preserve"> </w:t>
                        </w:r>
                        <w:r>
                          <w:t>=</w:t>
                        </w:r>
                        <w:r>
                          <w:rPr>
                            <w:spacing w:val="18"/>
                          </w:rPr>
                          <w:t xml:space="preserve"> </w:t>
                        </w:r>
                        <w:r>
                          <w:rPr>
                            <w:w w:val="99"/>
                          </w:rPr>
                          <w:t>f</w:t>
                        </w:r>
                        <w:r>
                          <w:rPr>
                            <w:w w:val="99"/>
                            <w:position w:val="-3"/>
                            <w:sz w:val="14"/>
                            <w:szCs w:val="14"/>
                          </w:rPr>
                          <w:t>5</w:t>
                        </w:r>
                        <w:r>
                          <w:rPr>
                            <w:spacing w:val="-25"/>
                            <w:position w:val="-3"/>
                            <w:sz w:val="14"/>
                            <w:szCs w:val="14"/>
                          </w:rPr>
                          <w:t xml:space="preserve"> </w:t>
                        </w:r>
                        <w:r>
                          <w:rPr>
                            <w:w w:val="99"/>
                          </w:rPr>
                          <w:t>(</w:t>
                        </w:r>
                        <w:r>
                          <w:rPr>
                            <w:w w:val="90"/>
                          </w:rPr>
                          <w:t>T</w:t>
                        </w:r>
                        <w:r>
                          <w:rPr>
                            <w:spacing w:val="-37"/>
                          </w:rPr>
                          <w:t xml:space="preserve"> </w:t>
                        </w:r>
                        <w:r>
                          <w:t>,</w:t>
                        </w:r>
                        <w:r>
                          <w:rPr>
                            <w:spacing w:val="-17"/>
                          </w:rPr>
                          <w:t xml:space="preserve"> </w:t>
                        </w:r>
                        <w:r>
                          <w:rPr>
                            <w:spacing w:val="4"/>
                            <w:w w:val="99"/>
                          </w:rPr>
                          <w:t>t</w:t>
                        </w:r>
                        <w:r>
                          <w:rPr>
                            <w:w w:val="99"/>
                          </w:rPr>
                          <w:t>,</w:t>
                        </w:r>
                        <w:r>
                          <w:rPr>
                            <w:spacing w:val="-26"/>
                          </w:rPr>
                          <w:t xml:space="preserve"> </w:t>
                        </w:r>
                        <w:r>
                          <w:rPr>
                            <w:spacing w:val="-87"/>
                            <w:position w:val="1"/>
                          </w:rPr>
                          <w:t>~</w:t>
                        </w:r>
                        <w:r>
                          <w:t>x)</w:t>
                        </w:r>
                      </w:p>
                    </w:tc>
                    <w:tc>
                      <w:tcPr>
                        <w:tcW w:w="1135" w:type="dxa"/>
                        <w:tcBorders>
                          <w:top w:val="nil"/>
                          <w:left w:val="nil"/>
                          <w:bottom w:val="nil"/>
                          <w:right w:val="nil"/>
                        </w:tcBorders>
                      </w:tcPr>
                      <w:p w:rsidR="00D85739" w:rsidRDefault="00D85739">
                        <w:pPr>
                          <w:spacing w:before="17" w:line="260" w:lineRule="exact"/>
                          <w:rPr>
                            <w:sz w:val="26"/>
                            <w:szCs w:val="26"/>
                          </w:rPr>
                        </w:pPr>
                      </w:p>
                      <w:p w:rsidR="00D85739" w:rsidRDefault="00D85739">
                        <w:pPr>
                          <w:ind w:right="40"/>
                          <w:jc w:val="right"/>
                        </w:pPr>
                        <w:r>
                          <w:rPr>
                            <w:w w:val="99"/>
                          </w:rPr>
                          <w:t>(7)</w:t>
                        </w:r>
                      </w:p>
                    </w:tc>
                  </w:tr>
                </w:tbl>
                <w:p w:rsidR="00D85739" w:rsidRDefault="00D85739"/>
              </w:txbxContent>
            </v:textbox>
            <w10:wrap anchorx="page"/>
          </v:shape>
        </w:pict>
      </w:r>
      <w:proofErr w:type="spellStart"/>
      <w:proofErr w:type="gramStart"/>
      <w:r w:rsidR="00EE1D9C">
        <w:t>theses</w:t>
      </w:r>
      <w:proofErr w:type="spellEnd"/>
      <w:proofErr w:type="gramEnd"/>
      <w:r w:rsidR="00EE1D9C">
        <w:rPr>
          <w:spacing w:val="-4"/>
        </w:rPr>
        <w:t xml:space="preserve"> </w:t>
      </w:r>
      <w:r w:rsidR="00EE1D9C">
        <w:t>measurements,</w:t>
      </w:r>
      <w:r w:rsidR="00EE1D9C">
        <w:rPr>
          <w:spacing w:val="-10"/>
        </w:rPr>
        <w:t xml:space="preserve"> </w:t>
      </w:r>
      <w:r w:rsidR="00EE1D9C">
        <w:t>and</w:t>
      </w:r>
      <w:r w:rsidR="00EE1D9C">
        <w:rPr>
          <w:spacing w:val="-2"/>
        </w:rPr>
        <w:t xml:space="preserve"> </w:t>
      </w:r>
      <w:r w:rsidR="00EE1D9C">
        <w:t>used</w:t>
      </w:r>
      <w:r w:rsidR="00EE1D9C">
        <w:rPr>
          <w:spacing w:val="-3"/>
        </w:rPr>
        <w:t xml:space="preserve"> </w:t>
      </w:r>
      <w:r w:rsidR="00EE1D9C">
        <w:t>to</w:t>
      </w:r>
      <w:r w:rsidR="00EE1D9C">
        <w:rPr>
          <w:spacing w:val="-1"/>
        </w:rPr>
        <w:t xml:space="preserve"> </w:t>
      </w:r>
      <w:r w:rsidR="00EE1D9C">
        <w:t>define</w:t>
      </w:r>
      <w:r w:rsidR="00EE1D9C">
        <w:rPr>
          <w:spacing w:val="-14"/>
        </w:rPr>
        <w:t xml:space="preserve"> </w:t>
      </w:r>
      <w:r w:rsidR="00EE1D9C">
        <w:t>the</w:t>
      </w:r>
      <w:r w:rsidR="00EE1D9C">
        <w:rPr>
          <w:spacing w:val="-1"/>
        </w:rPr>
        <w:t xml:space="preserve"> </w:t>
      </w:r>
      <w:proofErr w:type="spellStart"/>
      <w:r w:rsidR="00EE1D9C">
        <w:t>meso</w:t>
      </w:r>
      <w:proofErr w:type="spellEnd"/>
      <w:r w:rsidR="00EE1D9C">
        <w:t>-scale</w:t>
      </w:r>
      <w:r w:rsidR="00EE1D9C">
        <w:rPr>
          <w:spacing w:val="-8"/>
        </w:rPr>
        <w:t xml:space="preserve"> </w:t>
      </w:r>
      <w:proofErr w:type="spellStart"/>
      <w:r w:rsidR="00EE1D9C">
        <w:t>geom</w:t>
      </w:r>
      <w:proofErr w:type="spellEnd"/>
      <w:r w:rsidR="00EE1D9C">
        <w:t xml:space="preserve">- </w:t>
      </w:r>
      <w:proofErr w:type="spellStart"/>
      <w:r w:rsidR="00EE1D9C">
        <w:t>etry</w:t>
      </w:r>
      <w:proofErr w:type="spellEnd"/>
      <w:r w:rsidR="00EE1D9C">
        <w:rPr>
          <w:spacing w:val="16"/>
        </w:rPr>
        <w:t xml:space="preserve"> </w:t>
      </w:r>
      <w:r w:rsidR="00EE1D9C">
        <w:t>of</w:t>
      </w:r>
      <w:r w:rsidR="00EE1D9C">
        <w:rPr>
          <w:spacing w:val="17"/>
        </w:rPr>
        <w:t xml:space="preserve"> </w:t>
      </w:r>
      <w:r w:rsidR="00EE1D9C">
        <w:t>the</w:t>
      </w:r>
      <w:r w:rsidR="00EE1D9C">
        <w:rPr>
          <w:spacing w:val="17"/>
        </w:rPr>
        <w:t xml:space="preserve"> </w:t>
      </w:r>
      <w:r w:rsidR="00EE1D9C">
        <w:t>weld</w:t>
      </w:r>
      <w:r w:rsidR="00EE1D9C">
        <w:rPr>
          <w:spacing w:val="15"/>
        </w:rPr>
        <w:t xml:space="preserve"> </w:t>
      </w:r>
      <w:r w:rsidR="00EE1D9C">
        <w:t>since</w:t>
      </w:r>
      <w:r w:rsidR="00EE1D9C">
        <w:rPr>
          <w:spacing w:val="15"/>
        </w:rPr>
        <w:t xml:space="preserve"> </w:t>
      </w:r>
      <w:r w:rsidR="00EE1D9C">
        <w:t>hardness</w:t>
      </w:r>
      <w:r w:rsidR="00EE1D9C">
        <w:rPr>
          <w:spacing w:val="12"/>
        </w:rPr>
        <w:t xml:space="preserve"> </w:t>
      </w:r>
      <w:r w:rsidR="00EE1D9C">
        <w:t>is</w:t>
      </w:r>
      <w:r w:rsidR="00EE1D9C">
        <w:rPr>
          <w:spacing w:val="18"/>
        </w:rPr>
        <w:t xml:space="preserve"> </w:t>
      </w:r>
      <w:r w:rsidR="00EE1D9C">
        <w:t>an</w:t>
      </w:r>
      <w:r w:rsidR="00EE1D9C">
        <w:rPr>
          <w:spacing w:val="17"/>
        </w:rPr>
        <w:t xml:space="preserve"> </w:t>
      </w:r>
      <w:r w:rsidR="00EE1D9C">
        <w:t>indicator</w:t>
      </w:r>
      <w:r w:rsidR="00EE1D9C">
        <w:rPr>
          <w:spacing w:val="12"/>
        </w:rPr>
        <w:t xml:space="preserve"> </w:t>
      </w:r>
      <w:r w:rsidR="00EE1D9C">
        <w:t>of</w:t>
      </w:r>
      <w:r w:rsidR="00EE1D9C">
        <w:rPr>
          <w:spacing w:val="17"/>
        </w:rPr>
        <w:t xml:space="preserve"> </w:t>
      </w:r>
      <w:r w:rsidR="00EE1D9C">
        <w:rPr>
          <w:w w:val="99"/>
        </w:rPr>
        <w:t>f</w:t>
      </w:r>
      <w:proofErr w:type="spellStart"/>
      <w:r w:rsidR="00EE1D9C">
        <w:rPr>
          <w:w w:val="99"/>
          <w:position w:val="-3"/>
          <w:sz w:val="14"/>
          <w:szCs w:val="14"/>
        </w:rPr>
        <w:t>i</w:t>
      </w:r>
      <w:proofErr w:type="spellEnd"/>
      <w:r w:rsidR="00EE1D9C">
        <w:rPr>
          <w:spacing w:val="-25"/>
          <w:position w:val="-3"/>
          <w:sz w:val="14"/>
          <w:szCs w:val="14"/>
        </w:rPr>
        <w:t xml:space="preserve"> </w:t>
      </w:r>
      <w:r w:rsidR="00EE1D9C">
        <w:rPr>
          <w:w w:val="99"/>
        </w:rPr>
        <w:t>(</w:t>
      </w:r>
      <w:r w:rsidR="00EE1D9C">
        <w:rPr>
          <w:w w:val="90"/>
        </w:rPr>
        <w:t>T</w:t>
      </w:r>
      <w:r w:rsidR="00EE1D9C">
        <w:rPr>
          <w:spacing w:val="-37"/>
        </w:rPr>
        <w:t xml:space="preserve"> </w:t>
      </w:r>
      <w:r w:rsidR="00EE1D9C">
        <w:t>,</w:t>
      </w:r>
      <w:r w:rsidR="00EE1D9C">
        <w:rPr>
          <w:spacing w:val="-17"/>
        </w:rPr>
        <w:t xml:space="preserve"> </w:t>
      </w:r>
      <w:r w:rsidR="00EE1D9C">
        <w:rPr>
          <w:spacing w:val="4"/>
          <w:w w:val="99"/>
        </w:rPr>
        <w:t>t</w:t>
      </w:r>
      <w:r w:rsidR="00EE1D9C">
        <w:rPr>
          <w:w w:val="99"/>
        </w:rPr>
        <w:t>,</w:t>
      </w:r>
      <w:r w:rsidR="00EE1D9C">
        <w:rPr>
          <w:spacing w:val="-26"/>
        </w:rPr>
        <w:t xml:space="preserve"> </w:t>
      </w:r>
      <w:r w:rsidR="00EE1D9C">
        <w:rPr>
          <w:spacing w:val="-87"/>
          <w:position w:val="1"/>
        </w:rPr>
        <w:t>~</w:t>
      </w:r>
      <w:r w:rsidR="00EE1D9C">
        <w:t>x)</w:t>
      </w:r>
      <w:r w:rsidR="00EE1D9C">
        <w:rPr>
          <w:spacing w:val="5"/>
        </w:rPr>
        <w:t xml:space="preserve"> </w:t>
      </w:r>
      <w:r w:rsidR="00EE1D9C">
        <w:t>in the</w:t>
      </w:r>
      <w:r w:rsidR="00EE1D9C">
        <w:rPr>
          <w:spacing w:val="-4"/>
        </w:rPr>
        <w:t xml:space="preserve"> </w:t>
      </w:r>
      <w:r w:rsidR="00EE1D9C">
        <w:t>weld.</w:t>
      </w:r>
      <w:r w:rsidR="00EE1D9C">
        <w:rPr>
          <w:spacing w:val="7"/>
        </w:rPr>
        <w:t xml:space="preserve"> </w:t>
      </w:r>
      <w:r w:rsidR="00EE1D9C">
        <w:t>Simulated</w:t>
      </w:r>
      <w:r w:rsidR="00EE1D9C">
        <w:rPr>
          <w:spacing w:val="-10"/>
        </w:rPr>
        <w:t xml:space="preserve"> </w:t>
      </w:r>
      <w:r w:rsidR="00EE1D9C">
        <w:t>weld</w:t>
      </w:r>
      <w:r w:rsidR="00EE1D9C">
        <w:rPr>
          <w:spacing w:val="-6"/>
        </w:rPr>
        <w:t xml:space="preserve"> </w:t>
      </w:r>
      <w:r w:rsidR="00EE1D9C">
        <w:t>material</w:t>
      </w:r>
      <w:r w:rsidR="00EE1D9C">
        <w:rPr>
          <w:spacing w:val="-9"/>
        </w:rPr>
        <w:t xml:space="preserve"> </w:t>
      </w:r>
      <w:r w:rsidR="00EE1D9C">
        <w:t>is</w:t>
      </w:r>
      <w:r w:rsidR="00EE1D9C">
        <w:rPr>
          <w:spacing w:val="-3"/>
        </w:rPr>
        <w:t xml:space="preserve"> </w:t>
      </w:r>
      <w:r w:rsidR="00EE1D9C">
        <w:t>generated</w:t>
      </w:r>
      <w:r w:rsidR="00EE1D9C">
        <w:rPr>
          <w:spacing w:val="-10"/>
        </w:rPr>
        <w:t xml:space="preserve"> </w:t>
      </w:r>
      <w:r w:rsidR="00EE1D9C">
        <w:t>by</w:t>
      </w:r>
      <w:r w:rsidR="00EE1D9C">
        <w:rPr>
          <w:spacing w:val="-4"/>
        </w:rPr>
        <w:t xml:space="preserve"> </w:t>
      </w:r>
      <w:r w:rsidR="00EE1D9C">
        <w:t>heat</w:t>
      </w:r>
      <w:r w:rsidR="00EE1D9C">
        <w:rPr>
          <w:spacing w:val="-5"/>
        </w:rPr>
        <w:t xml:space="preserve"> </w:t>
      </w:r>
      <w:r w:rsidR="00EE1D9C">
        <w:t>treating parent</w:t>
      </w:r>
      <w:r w:rsidR="00EE1D9C">
        <w:rPr>
          <w:spacing w:val="-12"/>
        </w:rPr>
        <w:t xml:space="preserve"> </w:t>
      </w:r>
      <w:r w:rsidR="00EE1D9C">
        <w:t>material</w:t>
      </w:r>
      <w:r w:rsidR="00EE1D9C">
        <w:rPr>
          <w:spacing w:val="-14"/>
        </w:rPr>
        <w:t xml:space="preserve"> </w:t>
      </w:r>
      <w:r w:rsidR="00EE1D9C">
        <w:t>using</w:t>
      </w:r>
      <w:r w:rsidR="00EE1D9C">
        <w:rPr>
          <w:spacing w:val="-11"/>
        </w:rPr>
        <w:t xml:space="preserve"> </w:t>
      </w:r>
      <w:r w:rsidR="00EE1D9C">
        <w:t>equ</w:t>
      </w:r>
      <w:r w:rsidR="00EE1D9C">
        <w:rPr>
          <w:spacing w:val="-5"/>
        </w:rPr>
        <w:t>iv</w:t>
      </w:r>
      <w:r w:rsidR="00EE1D9C">
        <w:t>alent</w:t>
      </w:r>
      <w:r w:rsidR="00EE1D9C">
        <w:rPr>
          <w:spacing w:val="-15"/>
        </w:rPr>
        <w:t xml:space="preserve"> </w:t>
      </w:r>
      <w:r w:rsidR="00EE1D9C">
        <w:t>thermal</w:t>
      </w:r>
      <w:r w:rsidR="00EE1D9C">
        <w:rPr>
          <w:spacing w:val="-13"/>
        </w:rPr>
        <w:t xml:space="preserve"> </w:t>
      </w:r>
      <w:r w:rsidR="00EE1D9C">
        <w:rPr>
          <w:spacing w:val="-3"/>
        </w:rPr>
        <w:t>c</w:t>
      </w:r>
      <w:r w:rsidR="00EE1D9C">
        <w:t>ycles</w:t>
      </w:r>
      <w:r w:rsidR="00EE1D9C">
        <w:rPr>
          <w:spacing w:val="-12"/>
        </w:rPr>
        <w:t xml:space="preserve"> </w:t>
      </w:r>
      <w:r w:rsidR="00EE1D9C">
        <w:t>for</w:t>
      </w:r>
      <w:r w:rsidR="00EE1D9C">
        <w:rPr>
          <w:spacing w:val="-9"/>
        </w:rPr>
        <w:t xml:space="preserve"> </w:t>
      </w:r>
      <w:r w:rsidR="00EE1D9C">
        <w:t>positions</w:t>
      </w:r>
      <w:r w:rsidR="00EE1D9C">
        <w:rPr>
          <w:spacing w:val="-14"/>
        </w:rPr>
        <w:t xml:space="preserve"> </w:t>
      </w:r>
      <w:r w:rsidR="00EE1D9C">
        <w:t xml:space="preserve">lo- </w:t>
      </w:r>
      <w:proofErr w:type="spellStart"/>
      <w:r w:rsidR="00EE1D9C">
        <w:t>cally</w:t>
      </w:r>
      <w:proofErr w:type="spellEnd"/>
      <w:r w:rsidR="00EE1D9C">
        <w:rPr>
          <w:spacing w:val="6"/>
        </w:rPr>
        <w:t xml:space="preserve"> </w:t>
      </w:r>
      <w:r w:rsidR="00EE1D9C">
        <w:t>across</w:t>
      </w:r>
      <w:r w:rsidR="00EE1D9C">
        <w:rPr>
          <w:spacing w:val="5"/>
        </w:rPr>
        <w:t xml:space="preserve"> </w:t>
      </w:r>
      <w:r w:rsidR="00EE1D9C">
        <w:t>the</w:t>
      </w:r>
      <w:r w:rsidR="00EE1D9C">
        <w:rPr>
          <w:spacing w:val="8"/>
        </w:rPr>
        <w:t xml:space="preserve"> </w:t>
      </w:r>
      <w:r w:rsidR="00EE1D9C">
        <w:t>weld</w:t>
      </w:r>
      <w:r w:rsidR="00EE1D9C">
        <w:rPr>
          <w:spacing w:val="6"/>
        </w:rPr>
        <w:t xml:space="preserve"> </w:t>
      </w:r>
      <w:r w:rsidR="00EE1D9C">
        <w:t>using</w:t>
      </w:r>
      <w:r w:rsidR="00EE1D9C">
        <w:rPr>
          <w:spacing w:val="6"/>
        </w:rPr>
        <w:t xml:space="preserve"> </w:t>
      </w:r>
      <w:r w:rsidR="00EE1D9C">
        <w:t>a</w:t>
      </w:r>
      <w:r w:rsidR="00EE1D9C">
        <w:rPr>
          <w:spacing w:val="9"/>
        </w:rPr>
        <w:t xml:space="preserve"> </w:t>
      </w:r>
      <w:r w:rsidR="00EE1D9C">
        <w:t>methodology</w:t>
      </w:r>
      <w:r w:rsidR="00EE1D9C">
        <w:rPr>
          <w:spacing w:val="-1"/>
        </w:rPr>
        <w:t xml:space="preserve"> </w:t>
      </w:r>
      <w:r w:rsidR="00EE1D9C">
        <w:t>described</w:t>
      </w:r>
      <w:r w:rsidR="00EE1D9C">
        <w:rPr>
          <w:spacing w:val="2"/>
        </w:rPr>
        <w:t xml:space="preserve"> </w:t>
      </w:r>
      <w:r w:rsidR="00EE1D9C">
        <w:t>by</w:t>
      </w:r>
      <w:r w:rsidR="00EE1D9C">
        <w:rPr>
          <w:spacing w:val="8"/>
        </w:rPr>
        <w:t xml:space="preserve"> </w:t>
      </w:r>
      <w:proofErr w:type="spellStart"/>
      <w:r w:rsidR="00EE1D9C">
        <w:t>She</w:t>
      </w:r>
      <w:r w:rsidR="00EE1D9C">
        <w:rPr>
          <w:spacing w:val="-4"/>
        </w:rPr>
        <w:t>r</w:t>
      </w:r>
      <w:proofErr w:type="spellEnd"/>
      <w:r w:rsidR="00EE1D9C">
        <w:t xml:space="preserve">- </w:t>
      </w:r>
      <w:proofErr w:type="spellStart"/>
      <w:r w:rsidR="00EE1D9C">
        <w:t>cliffe</w:t>
      </w:r>
      <w:proofErr w:type="spellEnd"/>
      <w:r w:rsidR="00EE1D9C">
        <w:rPr>
          <w:spacing w:val="-19"/>
        </w:rPr>
        <w:t xml:space="preserve"> </w:t>
      </w:r>
      <w:r w:rsidR="00EE1D9C">
        <w:t>[27,</w:t>
      </w:r>
      <w:r w:rsidR="00EE1D9C">
        <w:rPr>
          <w:spacing w:val="-4"/>
        </w:rPr>
        <w:t xml:space="preserve"> </w:t>
      </w:r>
      <w:r w:rsidR="00EE1D9C">
        <w:t>28];</w:t>
      </w:r>
      <w:r w:rsidR="00EE1D9C">
        <w:rPr>
          <w:spacing w:val="-4"/>
        </w:rPr>
        <w:t xml:space="preserve"> </w:t>
      </w:r>
      <w:r w:rsidR="00EE1D9C">
        <w:t>this</w:t>
      </w:r>
      <w:r w:rsidR="00EE1D9C">
        <w:rPr>
          <w:spacing w:val="-4"/>
        </w:rPr>
        <w:t xml:space="preserve"> </w:t>
      </w:r>
      <w:r w:rsidR="00EE1D9C">
        <w:t>method</w:t>
      </w:r>
      <w:r w:rsidR="00EE1D9C">
        <w:rPr>
          <w:spacing w:val="-7"/>
        </w:rPr>
        <w:t xml:space="preserve"> </w:t>
      </w:r>
      <w:r w:rsidR="00EE1D9C">
        <w:t>can</w:t>
      </w:r>
      <w:r w:rsidR="00EE1D9C">
        <w:rPr>
          <w:spacing w:val="-4"/>
        </w:rPr>
        <w:t xml:space="preserve"> </w:t>
      </w:r>
      <w:r w:rsidR="00EE1D9C">
        <w:t>also</w:t>
      </w:r>
      <w:r w:rsidR="00EE1D9C">
        <w:rPr>
          <w:spacing w:val="-4"/>
        </w:rPr>
        <w:t xml:space="preserve"> </w:t>
      </w:r>
      <w:r w:rsidR="00EE1D9C">
        <w:t>be</w:t>
      </w:r>
      <w:r w:rsidR="00EE1D9C">
        <w:rPr>
          <w:spacing w:val="-3"/>
        </w:rPr>
        <w:t xml:space="preserve"> </w:t>
      </w:r>
      <w:r w:rsidR="00EE1D9C">
        <w:t>used</w:t>
      </w:r>
      <w:r w:rsidR="00EE1D9C">
        <w:rPr>
          <w:spacing w:val="-5"/>
        </w:rPr>
        <w:t xml:space="preserve"> </w:t>
      </w:r>
      <w:r w:rsidR="00EE1D9C">
        <w:t>to</w:t>
      </w:r>
      <w:r w:rsidR="00EE1D9C">
        <w:rPr>
          <w:spacing w:val="-3"/>
        </w:rPr>
        <w:t xml:space="preserve"> </w:t>
      </w:r>
      <w:r w:rsidR="00EE1D9C">
        <w:t>predict</w:t>
      </w:r>
      <w:r w:rsidR="00EE1D9C">
        <w:rPr>
          <w:spacing w:val="-7"/>
        </w:rPr>
        <w:t xml:space="preserve"> </w:t>
      </w:r>
      <w:r w:rsidR="00EE1D9C">
        <w:t>the</w:t>
      </w:r>
      <w:r w:rsidR="00EE1D9C">
        <w:rPr>
          <w:spacing w:val="-3"/>
        </w:rPr>
        <w:t xml:space="preserve"> </w:t>
      </w:r>
      <w:r w:rsidR="00EE1D9C">
        <w:t>post- weld</w:t>
      </w:r>
      <w:r w:rsidR="00EE1D9C">
        <w:rPr>
          <w:spacing w:val="-11"/>
        </w:rPr>
        <w:t xml:space="preserve"> </w:t>
      </w:r>
      <w:r w:rsidR="00EE1D9C">
        <w:t>hardness</w:t>
      </w:r>
      <w:r w:rsidR="00EE1D9C">
        <w:rPr>
          <w:spacing w:val="-14"/>
        </w:rPr>
        <w:t xml:space="preserve"> </w:t>
      </w:r>
      <w:r w:rsidR="00EE1D9C">
        <w:t>of</w:t>
      </w:r>
      <w:r w:rsidR="00EE1D9C">
        <w:rPr>
          <w:spacing w:val="-9"/>
        </w:rPr>
        <w:t xml:space="preserve"> </w:t>
      </w:r>
      <w:r w:rsidR="00EE1D9C">
        <w:t>a</w:t>
      </w:r>
      <w:r w:rsidR="00EE1D9C">
        <w:rPr>
          <w:spacing w:val="-8"/>
        </w:rPr>
        <w:t xml:space="preserve"> </w:t>
      </w:r>
      <w:r w:rsidR="00EE1D9C">
        <w:t>weld</w:t>
      </w:r>
      <w:r w:rsidR="00EE1D9C">
        <w:rPr>
          <w:spacing w:val="-11"/>
        </w:rPr>
        <w:t xml:space="preserve"> </w:t>
      </w:r>
      <w:r w:rsidR="00EE1D9C">
        <w:t>[29,</w:t>
      </w:r>
      <w:r w:rsidR="00EE1D9C">
        <w:rPr>
          <w:spacing w:val="-10"/>
        </w:rPr>
        <w:t xml:space="preserve"> </w:t>
      </w:r>
      <w:r w:rsidR="00EE1D9C">
        <w:t>30],</w:t>
      </w:r>
      <w:r w:rsidR="00EE1D9C">
        <w:rPr>
          <w:spacing w:val="-8"/>
        </w:rPr>
        <w:t xml:space="preserve"> </w:t>
      </w:r>
      <w:r w:rsidR="00EE1D9C">
        <w:t>which</w:t>
      </w:r>
      <w:r w:rsidR="00EE1D9C">
        <w:rPr>
          <w:spacing w:val="-12"/>
        </w:rPr>
        <w:t xml:space="preserve"> </w:t>
      </w:r>
      <w:r w:rsidR="00EE1D9C">
        <w:rPr>
          <w:spacing w:val="-2"/>
        </w:rPr>
        <w:t>w</w:t>
      </w:r>
      <w:r w:rsidR="00EE1D9C">
        <w:t>ould</w:t>
      </w:r>
      <w:r w:rsidR="00EE1D9C">
        <w:rPr>
          <w:spacing w:val="-12"/>
        </w:rPr>
        <w:t xml:space="preserve"> </w:t>
      </w:r>
      <w:r w:rsidR="00EE1D9C">
        <w:t>all</w:t>
      </w:r>
      <w:r w:rsidR="00EE1D9C">
        <w:rPr>
          <w:spacing w:val="-5"/>
        </w:rPr>
        <w:t>o</w:t>
      </w:r>
      <w:r w:rsidR="00EE1D9C">
        <w:t>w</w:t>
      </w:r>
      <w:r w:rsidR="00EE1D9C">
        <w:rPr>
          <w:spacing w:val="-11"/>
        </w:rPr>
        <w:t xml:space="preserve"> </w:t>
      </w:r>
      <w:r w:rsidR="00EE1D9C">
        <w:t>prediction of</w:t>
      </w:r>
      <w:r w:rsidR="00EE1D9C">
        <w:rPr>
          <w:spacing w:val="6"/>
        </w:rPr>
        <w:t xml:space="preserve"> </w:t>
      </w:r>
      <w:r w:rsidR="00EE1D9C">
        <w:t>weld</w:t>
      </w:r>
      <w:r w:rsidR="00EE1D9C">
        <w:rPr>
          <w:spacing w:val="4"/>
        </w:rPr>
        <w:t xml:space="preserve"> </w:t>
      </w:r>
      <w:r w:rsidR="00EE1D9C">
        <w:t>structural response</w:t>
      </w:r>
      <w:r w:rsidR="00EE1D9C">
        <w:rPr>
          <w:spacing w:val="1"/>
        </w:rPr>
        <w:t xml:space="preserve"> </w:t>
      </w:r>
      <w:r w:rsidR="00EE1D9C">
        <w:t>accounting</w:t>
      </w:r>
      <w:r w:rsidR="00EE1D9C">
        <w:rPr>
          <w:spacing w:val="-1"/>
        </w:rPr>
        <w:t xml:space="preserve"> </w:t>
      </w:r>
      <w:r w:rsidR="00EE1D9C">
        <w:t>for</w:t>
      </w:r>
      <w:r w:rsidR="00EE1D9C">
        <w:rPr>
          <w:spacing w:val="6"/>
        </w:rPr>
        <w:t xml:space="preserve"> </w:t>
      </w:r>
      <w:r w:rsidR="00EE1D9C">
        <w:t>the</w:t>
      </w:r>
      <w:r w:rsidR="00EE1D9C">
        <w:rPr>
          <w:spacing w:val="6"/>
        </w:rPr>
        <w:t xml:space="preserve"> </w:t>
      </w:r>
      <w:r w:rsidR="00EE1D9C">
        <w:t>welding</w:t>
      </w:r>
      <w:r w:rsidR="00EE1D9C">
        <w:rPr>
          <w:spacing w:val="2"/>
        </w:rPr>
        <w:t xml:space="preserve"> </w:t>
      </w:r>
      <w:proofErr w:type="spellStart"/>
      <w:r w:rsidR="00EE1D9C">
        <w:t>param</w:t>
      </w:r>
      <w:proofErr w:type="spellEnd"/>
      <w:r w:rsidR="00EE1D9C">
        <w:t xml:space="preserve">- </w:t>
      </w:r>
      <w:proofErr w:type="spellStart"/>
      <w:r w:rsidR="00EE1D9C">
        <w:t>eters</w:t>
      </w:r>
      <w:proofErr w:type="spellEnd"/>
      <w:r w:rsidR="00EE1D9C">
        <w:t>.</w:t>
      </w:r>
      <w:r w:rsidR="00EE1D9C">
        <w:rPr>
          <w:spacing w:val="48"/>
        </w:rPr>
        <w:t xml:space="preserve"> </w:t>
      </w:r>
      <w:r w:rsidR="00EE1D9C">
        <w:t>Material</w:t>
      </w:r>
      <w:r w:rsidR="00EE1D9C">
        <w:rPr>
          <w:spacing w:val="6"/>
        </w:rPr>
        <w:t xml:space="preserve"> </w:t>
      </w:r>
      <w:r w:rsidR="00EE1D9C">
        <w:t>property</w:t>
      </w:r>
      <w:r w:rsidR="00EE1D9C">
        <w:rPr>
          <w:spacing w:val="6"/>
        </w:rPr>
        <w:t xml:space="preserve"> </w:t>
      </w:r>
      <w:r w:rsidR="00EE1D9C">
        <w:t>definition</w:t>
      </w:r>
      <w:r w:rsidR="00EE1D9C">
        <w:rPr>
          <w:spacing w:val="-3"/>
        </w:rPr>
        <w:t xml:space="preserve"> </w:t>
      </w:r>
      <w:r w:rsidR="00EE1D9C">
        <w:t>and,</w:t>
      </w:r>
      <w:r w:rsidR="00EE1D9C">
        <w:rPr>
          <w:spacing w:val="14"/>
        </w:rPr>
        <w:t xml:space="preserve"> </w:t>
      </w:r>
      <w:r w:rsidR="00EE1D9C">
        <w:t>thus,</w:t>
      </w:r>
      <w:r w:rsidR="00EE1D9C">
        <w:rPr>
          <w:spacing w:val="13"/>
        </w:rPr>
        <w:t xml:space="preserve"> </w:t>
      </w:r>
      <w:proofErr w:type="spellStart"/>
      <w:r w:rsidR="00EE1D9C">
        <w:t>meso</w:t>
      </w:r>
      <w:proofErr w:type="spellEnd"/>
      <w:r w:rsidR="00EE1D9C">
        <w:t>-scale</w:t>
      </w:r>
      <w:r w:rsidR="00EE1D9C">
        <w:rPr>
          <w:spacing w:val="4"/>
        </w:rPr>
        <w:t xml:space="preserve"> </w:t>
      </w:r>
      <w:r w:rsidR="00EE1D9C">
        <w:t>weld geometry</w:t>
      </w:r>
      <w:r w:rsidR="00EE1D9C">
        <w:rPr>
          <w:spacing w:val="1"/>
        </w:rPr>
        <w:t xml:space="preserve"> </w:t>
      </w:r>
      <w:r w:rsidR="00EE1D9C">
        <w:t>is</w:t>
      </w:r>
      <w:r w:rsidR="00EE1D9C">
        <w:rPr>
          <w:spacing w:val="8"/>
        </w:rPr>
        <w:t xml:space="preserve"> </w:t>
      </w:r>
      <w:r w:rsidR="00EE1D9C">
        <w:t>calibrated</w:t>
      </w:r>
      <w:r w:rsidR="00EE1D9C">
        <w:rPr>
          <w:spacing w:val="1"/>
        </w:rPr>
        <w:t xml:space="preserve"> </w:t>
      </w:r>
      <w:r w:rsidR="00EE1D9C">
        <w:t>to</w:t>
      </w:r>
      <w:r w:rsidR="00EE1D9C">
        <w:rPr>
          <w:spacing w:val="7"/>
        </w:rPr>
        <w:t xml:space="preserve"> </w:t>
      </w:r>
      <w:r w:rsidR="00EE1D9C">
        <w:t>a</w:t>
      </w:r>
      <w:r w:rsidR="00EE1D9C">
        <w:rPr>
          <w:spacing w:val="8"/>
        </w:rPr>
        <w:t xml:space="preserve"> </w:t>
      </w:r>
      <w:proofErr w:type="spellStart"/>
      <w:r w:rsidR="00EE1D9C">
        <w:t>normalised</w:t>
      </w:r>
      <w:proofErr w:type="spellEnd"/>
      <w:r w:rsidR="00EE1D9C">
        <w:t xml:space="preserve"> weld</w:t>
      </w:r>
      <w:r w:rsidR="00EE1D9C">
        <w:rPr>
          <w:spacing w:val="5"/>
        </w:rPr>
        <w:t xml:space="preserve"> </w:t>
      </w:r>
      <w:r w:rsidR="00EE1D9C">
        <w:t>condition</w:t>
      </w:r>
      <w:r w:rsidR="00EE1D9C">
        <w:rPr>
          <w:spacing w:val="1"/>
        </w:rPr>
        <w:t xml:space="preserve"> </w:t>
      </w:r>
      <w:r w:rsidR="00EE1D9C">
        <w:t>rather than</w:t>
      </w:r>
      <w:r w:rsidR="00EE1D9C">
        <w:rPr>
          <w:spacing w:val="2"/>
        </w:rPr>
        <w:t xml:space="preserve"> </w:t>
      </w:r>
      <w:r w:rsidR="00EE1D9C">
        <w:t>a</w:t>
      </w:r>
      <w:r w:rsidR="00EE1D9C">
        <w:rPr>
          <w:spacing w:val="4"/>
        </w:rPr>
        <w:t xml:space="preserve"> </w:t>
      </w:r>
      <w:r w:rsidR="00EE1D9C">
        <w:t>particular</w:t>
      </w:r>
      <w:r w:rsidR="00EE1D9C">
        <w:rPr>
          <w:spacing w:val="-3"/>
        </w:rPr>
        <w:t xml:space="preserve"> </w:t>
      </w:r>
      <w:r w:rsidR="00EE1D9C">
        <w:t>loading</w:t>
      </w:r>
      <w:r w:rsidR="00EE1D9C">
        <w:rPr>
          <w:spacing w:val="-1"/>
        </w:rPr>
        <w:t xml:space="preserve"> </w:t>
      </w:r>
      <w:r w:rsidR="00EE1D9C">
        <w:t>configuration</w:t>
      </w:r>
      <w:r w:rsidR="00EE1D9C">
        <w:rPr>
          <w:spacing w:val="-17"/>
        </w:rPr>
        <w:t xml:space="preserve"> </w:t>
      </w:r>
      <w:r w:rsidR="00EE1D9C">
        <w:t>using</w:t>
      </w:r>
      <w:r w:rsidR="00EE1D9C">
        <w:rPr>
          <w:spacing w:val="1"/>
        </w:rPr>
        <w:t xml:space="preserve"> </w:t>
      </w:r>
      <w:r w:rsidR="00EE1D9C">
        <w:t>this</w:t>
      </w:r>
      <w:r w:rsidR="00EE1D9C">
        <w:rPr>
          <w:spacing w:val="2"/>
        </w:rPr>
        <w:t xml:space="preserve"> </w:t>
      </w:r>
      <w:r w:rsidR="00EE1D9C">
        <w:t>method, as</w:t>
      </w:r>
      <w:r w:rsidR="00EE1D9C">
        <w:rPr>
          <w:spacing w:val="3"/>
        </w:rPr>
        <w:t xml:space="preserve"> </w:t>
      </w:r>
      <w:r w:rsidR="00EE1D9C">
        <w:t>is the</w:t>
      </w:r>
      <w:r w:rsidR="00EE1D9C">
        <w:rPr>
          <w:spacing w:val="8"/>
        </w:rPr>
        <w:t xml:space="preserve"> </w:t>
      </w:r>
      <w:r w:rsidR="00EE1D9C">
        <w:t>case</w:t>
      </w:r>
      <w:r w:rsidR="00EE1D9C">
        <w:rPr>
          <w:spacing w:val="7"/>
        </w:rPr>
        <w:t xml:space="preserve"> </w:t>
      </w:r>
      <w:r w:rsidR="00EE1D9C">
        <w:t>using</w:t>
      </w:r>
      <w:r w:rsidR="00EE1D9C">
        <w:rPr>
          <w:spacing w:val="6"/>
        </w:rPr>
        <w:t xml:space="preserve"> </w:t>
      </w:r>
      <w:r w:rsidR="00EE1D9C">
        <w:t>the</w:t>
      </w:r>
      <w:r w:rsidR="00EE1D9C">
        <w:rPr>
          <w:spacing w:val="8"/>
        </w:rPr>
        <w:t xml:space="preserve"> </w:t>
      </w:r>
      <w:r w:rsidR="00EE1D9C">
        <w:t xml:space="preserve">lumped-mass method. </w:t>
      </w:r>
      <w:r w:rsidR="00EE1D9C">
        <w:rPr>
          <w:spacing w:val="17"/>
        </w:rPr>
        <w:t xml:space="preserve"> </w:t>
      </w:r>
      <w:r w:rsidR="00EE1D9C">
        <w:t>The</w:t>
      </w:r>
      <w:r w:rsidR="00EE1D9C">
        <w:rPr>
          <w:spacing w:val="8"/>
        </w:rPr>
        <w:t xml:space="preserve"> </w:t>
      </w:r>
      <w:r w:rsidR="00EE1D9C">
        <w:t>Johnson-Cook parameters</w:t>
      </w:r>
      <w:r w:rsidR="00EE1D9C">
        <w:rPr>
          <w:spacing w:val="-7"/>
        </w:rPr>
        <w:t xml:space="preserve"> </w:t>
      </w:r>
      <w:r w:rsidR="00EE1D9C">
        <w:t>are sh</w:t>
      </w:r>
      <w:r w:rsidR="00EE1D9C">
        <w:rPr>
          <w:spacing w:val="-5"/>
        </w:rPr>
        <w:t>o</w:t>
      </w:r>
      <w:r w:rsidR="00EE1D9C">
        <w:t>wn</w:t>
      </w:r>
      <w:r w:rsidR="00EE1D9C">
        <w:rPr>
          <w:spacing w:val="-3"/>
        </w:rPr>
        <w:t xml:space="preserve"> </w:t>
      </w:r>
      <w:r w:rsidR="00EE1D9C">
        <w:t xml:space="preserve">to </w:t>
      </w:r>
      <w:r w:rsidR="00EE1D9C">
        <w:rPr>
          <w:spacing w:val="-5"/>
        </w:rPr>
        <w:t>v</w:t>
      </w:r>
      <w:r w:rsidR="00EE1D9C">
        <w:t>ary</w:t>
      </w:r>
      <w:r w:rsidR="00EE1D9C">
        <w:rPr>
          <w:spacing w:val="-2"/>
        </w:rPr>
        <w:t xml:space="preserve"> </w:t>
      </w:r>
      <w:r w:rsidR="00EE1D9C">
        <w:t>across</w:t>
      </w:r>
      <w:r w:rsidR="00EE1D9C">
        <w:rPr>
          <w:spacing w:val="-3"/>
        </w:rPr>
        <w:t xml:space="preserve"> </w:t>
      </w:r>
      <w:r w:rsidR="00EE1D9C">
        <w:t>the weld</w:t>
      </w:r>
      <w:r w:rsidR="00EE1D9C">
        <w:rPr>
          <w:spacing w:val="-2"/>
        </w:rPr>
        <w:t xml:space="preserve"> </w:t>
      </w:r>
      <w:r w:rsidR="00EE1D9C">
        <w:t>and</w:t>
      </w:r>
      <w:r w:rsidR="00EE1D9C">
        <w:rPr>
          <w:spacing w:val="-1"/>
        </w:rPr>
        <w:t xml:space="preserve"> </w:t>
      </w:r>
      <w:r w:rsidR="00EE1D9C">
        <w:t>are lin</w:t>
      </w:r>
      <w:r w:rsidR="00EE1D9C">
        <w:rPr>
          <w:spacing w:val="-2"/>
        </w:rPr>
        <w:t>k</w:t>
      </w:r>
      <w:r w:rsidR="00EE1D9C">
        <w:t>ed</w:t>
      </w:r>
      <w:r w:rsidR="00EE1D9C">
        <w:rPr>
          <w:spacing w:val="-3"/>
        </w:rPr>
        <w:t xml:space="preserve"> </w:t>
      </w:r>
      <w:r w:rsidR="00EE1D9C">
        <w:t>to changes</w:t>
      </w:r>
      <w:r w:rsidR="00EE1D9C">
        <w:rPr>
          <w:spacing w:val="4"/>
        </w:rPr>
        <w:t xml:space="preserve"> </w:t>
      </w:r>
      <w:r w:rsidR="00EE1D9C">
        <w:t>in</w:t>
      </w:r>
      <w:r w:rsidR="00EE1D9C">
        <w:rPr>
          <w:spacing w:val="9"/>
        </w:rPr>
        <w:t xml:space="preserve"> </w:t>
      </w:r>
      <w:r w:rsidR="00EE1D9C">
        <w:t>strengthening mechanism</w:t>
      </w:r>
      <w:r w:rsidR="00EE1D9C">
        <w:rPr>
          <w:spacing w:val="2"/>
        </w:rPr>
        <w:t xml:space="preserve"> </w:t>
      </w:r>
      <w:r w:rsidR="00EE1D9C">
        <w:t>in</w:t>
      </w:r>
      <w:r w:rsidR="00EE1D9C">
        <w:rPr>
          <w:spacing w:val="9"/>
        </w:rPr>
        <w:t xml:space="preserve"> </w:t>
      </w:r>
      <w:r w:rsidR="00EE1D9C">
        <w:t>response</w:t>
      </w:r>
      <w:r w:rsidR="00EE1D9C">
        <w:rPr>
          <w:spacing w:val="4"/>
        </w:rPr>
        <w:t xml:space="preserve"> </w:t>
      </w:r>
      <w:r w:rsidR="00EE1D9C">
        <w:t>to</w:t>
      </w:r>
      <w:r w:rsidR="00EE1D9C">
        <w:rPr>
          <w:spacing w:val="9"/>
        </w:rPr>
        <w:t xml:space="preserve"> </w:t>
      </w:r>
      <w:r w:rsidR="00EE1D9C">
        <w:t>the</w:t>
      </w:r>
      <w:r w:rsidR="00EE1D9C">
        <w:rPr>
          <w:spacing w:val="8"/>
        </w:rPr>
        <w:t xml:space="preserve"> </w:t>
      </w:r>
      <w:r w:rsidR="00EE1D9C">
        <w:t xml:space="preserve">weld- </w:t>
      </w:r>
      <w:proofErr w:type="spellStart"/>
      <w:r w:rsidR="00EE1D9C">
        <w:t>ing</w:t>
      </w:r>
      <w:proofErr w:type="spellEnd"/>
      <w:r w:rsidR="00EE1D9C">
        <w:rPr>
          <w:spacing w:val="3"/>
        </w:rPr>
        <w:t xml:space="preserve"> </w:t>
      </w:r>
      <w:r w:rsidR="00EE1D9C">
        <w:t xml:space="preserve">process. </w:t>
      </w:r>
      <w:r w:rsidR="00EE1D9C">
        <w:rPr>
          <w:spacing w:val="7"/>
        </w:rPr>
        <w:t xml:space="preserve"> </w:t>
      </w:r>
      <w:commentRangeStart w:id="53"/>
      <w:r w:rsidR="00EE1D9C">
        <w:t>Further details</w:t>
      </w:r>
      <w:r w:rsidR="00EE1D9C">
        <w:rPr>
          <w:spacing w:val="1"/>
        </w:rPr>
        <w:t xml:space="preserve"> </w:t>
      </w:r>
      <w:r w:rsidR="00EE1D9C">
        <w:t>of</w:t>
      </w:r>
      <w:r w:rsidR="00EE1D9C">
        <w:rPr>
          <w:spacing w:val="4"/>
        </w:rPr>
        <w:t xml:space="preserve"> </w:t>
      </w:r>
      <w:r w:rsidR="00EE1D9C">
        <w:t>this</w:t>
      </w:r>
      <w:r w:rsidR="00EE1D9C">
        <w:rPr>
          <w:spacing w:val="3"/>
        </w:rPr>
        <w:t xml:space="preserve"> </w:t>
      </w:r>
      <w:r w:rsidR="00EE1D9C">
        <w:t>method and</w:t>
      </w:r>
      <w:r w:rsidR="00EE1D9C">
        <w:rPr>
          <w:spacing w:val="3"/>
        </w:rPr>
        <w:t xml:space="preserve"> </w:t>
      </w:r>
      <w:r w:rsidR="00EE1D9C">
        <w:rPr>
          <w:spacing w:val="-3"/>
        </w:rPr>
        <w:t>e</w:t>
      </w:r>
      <w:r w:rsidR="00EE1D9C">
        <w:t xml:space="preserve">xperimental </w:t>
      </w:r>
      <w:r w:rsidR="00EE1D9C">
        <w:rPr>
          <w:spacing w:val="-5"/>
        </w:rPr>
        <w:t>e</w:t>
      </w:r>
      <w:r w:rsidR="00EE1D9C">
        <w:t>vidence</w:t>
      </w:r>
      <w:r w:rsidR="00EE1D9C">
        <w:rPr>
          <w:spacing w:val="-2"/>
        </w:rPr>
        <w:t xml:space="preserve"> </w:t>
      </w:r>
      <w:r w:rsidR="00EE1D9C">
        <w:t>for</w:t>
      </w:r>
      <w:r w:rsidR="00EE1D9C">
        <w:rPr>
          <w:spacing w:val="3"/>
        </w:rPr>
        <w:t xml:space="preserve"> </w:t>
      </w:r>
      <w:r w:rsidR="00EE1D9C">
        <w:t>the</w:t>
      </w:r>
      <w:r w:rsidR="00EE1D9C">
        <w:rPr>
          <w:spacing w:val="3"/>
        </w:rPr>
        <w:t xml:space="preserve"> </w:t>
      </w:r>
      <w:r w:rsidR="00EE1D9C">
        <w:t>link</w:t>
      </w:r>
      <w:r w:rsidR="00EE1D9C">
        <w:rPr>
          <w:spacing w:val="2"/>
        </w:rPr>
        <w:t xml:space="preserve"> </w:t>
      </w:r>
      <w:r w:rsidR="00EE1D9C">
        <w:t>to</w:t>
      </w:r>
      <w:r w:rsidR="00EE1D9C">
        <w:rPr>
          <w:spacing w:val="3"/>
        </w:rPr>
        <w:t xml:space="preserve"> </w:t>
      </w:r>
      <w:r w:rsidR="00EE1D9C">
        <w:t>strengthening</w:t>
      </w:r>
      <w:r w:rsidR="00EE1D9C">
        <w:rPr>
          <w:spacing w:val="-6"/>
        </w:rPr>
        <w:t xml:space="preserve"> </w:t>
      </w:r>
      <w:r w:rsidR="00EE1D9C">
        <w:t>mechanism</w:t>
      </w:r>
      <w:r w:rsidR="00EE1D9C">
        <w:rPr>
          <w:spacing w:val="-4"/>
        </w:rPr>
        <w:t xml:space="preserve"> </w:t>
      </w:r>
      <w:r w:rsidR="00EE1D9C">
        <w:rPr>
          <w:spacing w:val="-5"/>
        </w:rPr>
        <w:t>v</w:t>
      </w:r>
      <w:r w:rsidR="00EE1D9C">
        <w:t>ariation</w:t>
      </w:r>
      <w:r w:rsidR="00EE1D9C">
        <w:rPr>
          <w:spacing w:val="-2"/>
        </w:rPr>
        <w:t xml:space="preserve"> </w:t>
      </w:r>
      <w:r w:rsidR="00EE1D9C">
        <w:t>are outlined</w:t>
      </w:r>
      <w:r w:rsidR="00EE1D9C">
        <w:rPr>
          <w:spacing w:val="-6"/>
        </w:rPr>
        <w:t xml:space="preserve"> </w:t>
      </w:r>
      <w:r w:rsidR="00EE1D9C">
        <w:t>in</w:t>
      </w:r>
      <w:r w:rsidR="00EE1D9C">
        <w:rPr>
          <w:spacing w:val="-1"/>
        </w:rPr>
        <w:t xml:space="preserve"> </w:t>
      </w:r>
      <w:r w:rsidR="00EE1D9C">
        <w:rPr>
          <w:spacing w:val="-3"/>
        </w:rPr>
        <w:t>P</w:t>
      </w:r>
      <w:r w:rsidR="00EE1D9C">
        <w:t>art</w:t>
      </w:r>
      <w:r w:rsidR="00EE1D9C">
        <w:rPr>
          <w:spacing w:val="-2"/>
        </w:rPr>
        <w:t xml:space="preserve"> </w:t>
      </w:r>
      <w:r w:rsidR="00EE1D9C">
        <w:t>II the</w:t>
      </w:r>
      <w:r w:rsidR="00EE1D9C">
        <w:rPr>
          <w:spacing w:val="-1"/>
        </w:rPr>
        <w:t xml:space="preserve"> </w:t>
      </w:r>
      <w:r w:rsidR="00EE1D9C">
        <w:t>companion</w:t>
      </w:r>
      <w:r w:rsidR="00EE1D9C">
        <w:rPr>
          <w:spacing w:val="-8"/>
        </w:rPr>
        <w:t xml:space="preserve"> </w:t>
      </w:r>
      <w:r w:rsidR="00EE1D9C">
        <w:t>pape</w:t>
      </w:r>
      <w:r w:rsidR="00EE1D9C">
        <w:rPr>
          <w:spacing w:val="-11"/>
        </w:rPr>
        <w:t>r</w:t>
      </w:r>
      <w:r w:rsidR="00EE1D9C">
        <w:t>.</w:t>
      </w:r>
      <w:commentRangeEnd w:id="53"/>
      <w:r w:rsidR="00C36524">
        <w:rPr>
          <w:rStyle w:val="CommentReference"/>
        </w:rPr>
        <w:commentReference w:id="53"/>
      </w:r>
      <w:r w:rsidR="00EE1D9C">
        <w:rPr>
          <w:spacing w:val="10"/>
        </w:rPr>
        <w:t xml:space="preserve"> </w:t>
      </w:r>
      <w:r w:rsidR="00EE1D9C">
        <w:t>An</w:t>
      </w:r>
      <w:r w:rsidR="00EE1D9C">
        <w:rPr>
          <w:spacing w:val="-1"/>
        </w:rPr>
        <w:t xml:space="preserve"> </w:t>
      </w:r>
      <w:r w:rsidR="00EE1D9C">
        <w:rPr>
          <w:spacing w:val="-3"/>
        </w:rPr>
        <w:t>e</w:t>
      </w:r>
      <w:r w:rsidR="00EE1D9C">
        <w:t>xample</w:t>
      </w:r>
      <w:r w:rsidR="00EE1D9C">
        <w:rPr>
          <w:spacing w:val="-6"/>
        </w:rPr>
        <w:t xml:space="preserve"> </w:t>
      </w:r>
      <w:r w:rsidR="00EE1D9C">
        <w:t>of</w:t>
      </w:r>
      <w:r w:rsidR="00EE1D9C">
        <w:rPr>
          <w:spacing w:val="-1"/>
        </w:rPr>
        <w:t xml:space="preserve"> </w:t>
      </w:r>
      <w:r w:rsidR="00EE1D9C">
        <w:t>the</w:t>
      </w:r>
      <w:r w:rsidR="00EE1D9C">
        <w:rPr>
          <w:spacing w:val="-1"/>
        </w:rPr>
        <w:t xml:space="preserve"> </w:t>
      </w:r>
      <w:r w:rsidR="00EE1D9C">
        <w:t xml:space="preserve">pa- </w:t>
      </w:r>
      <w:proofErr w:type="spellStart"/>
      <w:r w:rsidR="00EE1D9C">
        <w:t>rameters</w:t>
      </w:r>
      <w:proofErr w:type="spellEnd"/>
      <w:r w:rsidR="00EE1D9C">
        <w:rPr>
          <w:spacing w:val="-11"/>
        </w:rPr>
        <w:t xml:space="preserve"> </w:t>
      </w:r>
      <w:r w:rsidR="00EE1D9C">
        <w:t>used</w:t>
      </w:r>
      <w:r w:rsidR="00EE1D9C">
        <w:rPr>
          <w:spacing w:val="-8"/>
        </w:rPr>
        <w:t xml:space="preserve"> </w:t>
      </w:r>
      <w:r w:rsidR="00EE1D9C">
        <w:t>to</w:t>
      </w:r>
      <w:r w:rsidR="00EE1D9C">
        <w:rPr>
          <w:spacing w:val="-6"/>
        </w:rPr>
        <w:t xml:space="preserve"> </w:t>
      </w:r>
      <w:r w:rsidR="00EE1D9C">
        <w:t>define</w:t>
      </w:r>
      <w:r w:rsidR="00EE1D9C">
        <w:rPr>
          <w:spacing w:val="-19"/>
        </w:rPr>
        <w:t xml:space="preserve"> </w:t>
      </w:r>
      <w:r w:rsidR="00EE1D9C">
        <w:t>material</w:t>
      </w:r>
      <w:r w:rsidR="00EE1D9C">
        <w:rPr>
          <w:spacing w:val="-11"/>
        </w:rPr>
        <w:t xml:space="preserve"> </w:t>
      </w:r>
      <w:r w:rsidR="00EE1D9C">
        <w:t>models</w:t>
      </w:r>
      <w:r w:rsidR="00EE1D9C">
        <w:rPr>
          <w:spacing w:val="-10"/>
        </w:rPr>
        <w:t xml:space="preserve"> </w:t>
      </w:r>
      <w:r w:rsidR="00EE1D9C">
        <w:t>for</w:t>
      </w:r>
      <w:r w:rsidR="00EE1D9C">
        <w:rPr>
          <w:spacing w:val="-6"/>
        </w:rPr>
        <w:t xml:space="preserve"> </w:t>
      </w:r>
      <w:r w:rsidR="00EE1D9C">
        <w:t>the</w:t>
      </w:r>
      <w:r w:rsidR="00EE1D9C">
        <w:rPr>
          <w:spacing w:val="-6"/>
        </w:rPr>
        <w:t xml:space="preserve"> </w:t>
      </w:r>
      <w:r w:rsidR="00EE1D9C">
        <w:t>elements</w:t>
      </w:r>
      <w:r w:rsidR="00EE1D9C">
        <w:rPr>
          <w:spacing w:val="-11"/>
        </w:rPr>
        <w:t xml:space="preserve"> </w:t>
      </w:r>
      <w:r w:rsidR="00EE1D9C">
        <w:t>across the</w:t>
      </w:r>
      <w:r w:rsidR="00EE1D9C">
        <w:rPr>
          <w:spacing w:val="5"/>
        </w:rPr>
        <w:t xml:space="preserve"> </w:t>
      </w:r>
      <w:r w:rsidR="00EE1D9C">
        <w:t>weld</w:t>
      </w:r>
      <w:r w:rsidR="00EE1D9C">
        <w:rPr>
          <w:spacing w:val="4"/>
        </w:rPr>
        <w:t xml:space="preserve"> </w:t>
      </w:r>
      <w:r w:rsidR="00EE1D9C">
        <w:t>cross</w:t>
      </w:r>
      <w:r w:rsidR="00EE1D9C">
        <w:rPr>
          <w:spacing w:val="3"/>
        </w:rPr>
        <w:t xml:space="preserve"> </w:t>
      </w:r>
      <w:r w:rsidR="00EE1D9C">
        <w:t>section</w:t>
      </w:r>
      <w:r w:rsidR="00EE1D9C">
        <w:rPr>
          <w:spacing w:val="2"/>
        </w:rPr>
        <w:t xml:space="preserve"> </w:t>
      </w:r>
      <w:r w:rsidR="00EE1D9C">
        <w:t>at</w:t>
      </w:r>
      <w:r w:rsidR="00EE1D9C">
        <w:rPr>
          <w:spacing w:val="6"/>
        </w:rPr>
        <w:t xml:space="preserve"> </w:t>
      </w:r>
      <w:r w:rsidR="00EE1D9C">
        <w:t>the</w:t>
      </w:r>
      <w:r w:rsidR="00EE1D9C">
        <w:rPr>
          <w:spacing w:val="5"/>
        </w:rPr>
        <w:t xml:space="preserve"> </w:t>
      </w:r>
      <w:r w:rsidR="00EE1D9C">
        <w:t>mid</w:t>
      </w:r>
      <w:r w:rsidR="00EE1D9C">
        <w:rPr>
          <w:spacing w:val="4"/>
        </w:rPr>
        <w:t xml:space="preserve"> </w:t>
      </w:r>
      <w:r w:rsidR="00EE1D9C">
        <w:t>thickness of</w:t>
      </w:r>
      <w:r w:rsidR="00EE1D9C">
        <w:rPr>
          <w:spacing w:val="6"/>
        </w:rPr>
        <w:t xml:space="preserve"> </w:t>
      </w:r>
      <w:r w:rsidR="00EE1D9C">
        <w:t>the</w:t>
      </w:r>
      <w:r w:rsidR="00EE1D9C">
        <w:rPr>
          <w:spacing w:val="5"/>
        </w:rPr>
        <w:t xml:space="preserve"> </w:t>
      </w:r>
      <w:r w:rsidR="00EE1D9C">
        <w:t>plate</w:t>
      </w:r>
      <w:r w:rsidR="00EE1D9C">
        <w:rPr>
          <w:spacing w:val="4"/>
        </w:rPr>
        <w:t xml:space="preserve"> </w:t>
      </w:r>
      <w:r w:rsidR="00EE1D9C">
        <w:t>are</w:t>
      </w:r>
      <w:r w:rsidR="00EE1D9C">
        <w:rPr>
          <w:spacing w:val="5"/>
        </w:rPr>
        <w:t xml:space="preserve"> </w:t>
      </w:r>
      <w:proofErr w:type="spellStart"/>
      <w:r w:rsidR="00EE1D9C">
        <w:t>il</w:t>
      </w:r>
      <w:proofErr w:type="spellEnd"/>
      <w:r w:rsidR="00EE1D9C">
        <w:t>- lustrated</w:t>
      </w:r>
      <w:r w:rsidR="00EE1D9C">
        <w:rPr>
          <w:spacing w:val="-7"/>
        </w:rPr>
        <w:t xml:space="preserve"> </w:t>
      </w:r>
      <w:r w:rsidR="00EE1D9C">
        <w:t>in</w:t>
      </w:r>
      <w:r w:rsidR="00EE1D9C">
        <w:rPr>
          <w:spacing w:val="-2"/>
        </w:rPr>
        <w:t xml:space="preserve"> </w:t>
      </w:r>
      <w:r w:rsidR="00EE1D9C">
        <w:t>figure</w:t>
      </w:r>
      <w:r w:rsidR="00EE1D9C">
        <w:rPr>
          <w:spacing w:val="-14"/>
        </w:rPr>
        <w:t xml:space="preserve"> </w:t>
      </w:r>
      <w:r w:rsidR="00EE1D9C">
        <w:t>2.</w:t>
      </w:r>
    </w:p>
    <w:p w:rsidR="00731615" w:rsidRDefault="00731615">
      <w:pPr>
        <w:spacing w:before="3" w:line="180" w:lineRule="exact"/>
        <w:rPr>
          <w:sz w:val="18"/>
          <w:szCs w:val="18"/>
        </w:rPr>
      </w:pPr>
    </w:p>
    <w:p w:rsidR="00731615" w:rsidRDefault="00731615">
      <w:pPr>
        <w:spacing w:line="200" w:lineRule="exact"/>
      </w:pPr>
    </w:p>
    <w:p w:rsidR="00731615" w:rsidRDefault="00731615">
      <w:pPr>
        <w:spacing w:line="200" w:lineRule="exact"/>
      </w:pPr>
    </w:p>
    <w:p w:rsidR="00731615" w:rsidRDefault="00731615">
      <w:pPr>
        <w:spacing w:line="200" w:lineRule="exact"/>
      </w:pPr>
    </w:p>
    <w:p w:rsidR="00731615" w:rsidRDefault="00731615">
      <w:pPr>
        <w:spacing w:line="200" w:lineRule="exact"/>
      </w:pPr>
    </w:p>
    <w:p w:rsidR="00731615" w:rsidRDefault="00731615">
      <w:pPr>
        <w:spacing w:line="200" w:lineRule="exact"/>
      </w:pPr>
    </w:p>
    <w:p w:rsidR="00731615" w:rsidRDefault="00731615">
      <w:pPr>
        <w:spacing w:line="200" w:lineRule="exact"/>
      </w:pPr>
    </w:p>
    <w:p w:rsidR="00731615" w:rsidRDefault="00731615">
      <w:pPr>
        <w:spacing w:line="200" w:lineRule="exact"/>
      </w:pPr>
    </w:p>
    <w:p w:rsidR="00731615" w:rsidRDefault="00731615">
      <w:pPr>
        <w:spacing w:line="200" w:lineRule="exact"/>
      </w:pPr>
    </w:p>
    <w:p w:rsidR="00731615" w:rsidRDefault="00731615">
      <w:pPr>
        <w:spacing w:line="200" w:lineRule="exact"/>
      </w:pPr>
    </w:p>
    <w:p w:rsidR="00731615" w:rsidRDefault="00731615">
      <w:pPr>
        <w:spacing w:line="200" w:lineRule="exact"/>
      </w:pPr>
    </w:p>
    <w:p w:rsidR="00731615" w:rsidRDefault="00731615">
      <w:pPr>
        <w:spacing w:line="200" w:lineRule="exact"/>
      </w:pPr>
    </w:p>
    <w:p w:rsidR="00731615" w:rsidRDefault="00EE1D9C">
      <w:pPr>
        <w:spacing w:line="249" w:lineRule="auto"/>
        <w:ind w:left="152" w:right="-34"/>
        <w:jc w:val="both"/>
      </w:pPr>
      <w:proofErr w:type="gramStart"/>
      <w:r>
        <w:t>and</w:t>
      </w:r>
      <w:proofErr w:type="gramEnd"/>
      <w:r>
        <w:rPr>
          <w:spacing w:val="-8"/>
        </w:rPr>
        <w:t xml:space="preserve"> </w:t>
      </w:r>
      <w:r>
        <w:rPr>
          <w:spacing w:val="-87"/>
          <w:position w:val="1"/>
        </w:rPr>
        <w:t>~</w:t>
      </w:r>
      <w:r>
        <w:t>x</w:t>
      </w:r>
      <w:r>
        <w:rPr>
          <w:spacing w:val="-9"/>
        </w:rPr>
        <w:t xml:space="preserve"> </w:t>
      </w:r>
      <w:r>
        <w:t>is</w:t>
      </w:r>
      <w:r>
        <w:rPr>
          <w:spacing w:val="3"/>
        </w:rPr>
        <w:t xml:space="preserve"> </w:t>
      </w:r>
      <w:r>
        <w:t>the</w:t>
      </w:r>
      <w:r>
        <w:rPr>
          <w:spacing w:val="2"/>
        </w:rPr>
        <w:t xml:space="preserve"> </w:t>
      </w:r>
      <w:r>
        <w:t>position</w:t>
      </w:r>
      <w:r>
        <w:rPr>
          <w:spacing w:val="-2"/>
        </w:rPr>
        <w:t xml:space="preserve"> </w:t>
      </w:r>
      <w:r>
        <w:t>of</w:t>
      </w:r>
      <w:r>
        <w:rPr>
          <w:spacing w:val="2"/>
        </w:rPr>
        <w:t xml:space="preserve"> </w:t>
      </w:r>
      <w:r>
        <w:t>the</w:t>
      </w:r>
      <w:r>
        <w:rPr>
          <w:spacing w:val="2"/>
        </w:rPr>
        <w:t xml:space="preserve"> </w:t>
      </w:r>
      <w:r>
        <w:t>element</w:t>
      </w:r>
      <w:r>
        <w:rPr>
          <w:spacing w:val="-2"/>
        </w:rPr>
        <w:t xml:space="preserve"> </w:t>
      </w:r>
      <w:r>
        <w:t>centroid</w:t>
      </w:r>
      <w:r>
        <w:rPr>
          <w:spacing w:val="-3"/>
        </w:rPr>
        <w:t xml:space="preserve"> </w:t>
      </w:r>
      <w:r>
        <w:t>within</w:t>
      </w:r>
      <w:r>
        <w:rPr>
          <w:spacing w:val="-1"/>
        </w:rPr>
        <w:t xml:space="preserve"> </w:t>
      </w:r>
      <w:r>
        <w:t>the</w:t>
      </w:r>
      <w:r>
        <w:rPr>
          <w:spacing w:val="2"/>
        </w:rPr>
        <w:t xml:space="preserve"> </w:t>
      </w:r>
      <w:r>
        <w:t>welded sample;</w:t>
      </w:r>
      <w:r>
        <w:rPr>
          <w:spacing w:val="-6"/>
        </w:rPr>
        <w:t xml:space="preserve"> </w:t>
      </w:r>
      <w:r>
        <w:t>details</w:t>
      </w:r>
      <w:r>
        <w:rPr>
          <w:spacing w:val="-5"/>
        </w:rPr>
        <w:t xml:space="preserve"> </w:t>
      </w:r>
      <w:r>
        <w:t>are</w:t>
      </w:r>
      <w:r>
        <w:rPr>
          <w:spacing w:val="-2"/>
        </w:rPr>
        <w:t xml:space="preserve"> </w:t>
      </w:r>
      <w:r>
        <w:t>pr</w:t>
      </w:r>
      <w:r>
        <w:rPr>
          <w:spacing w:val="-3"/>
        </w:rPr>
        <w:t>o</w:t>
      </w:r>
      <w:r>
        <w:t>vided</w:t>
      </w:r>
      <w:r>
        <w:rPr>
          <w:spacing w:val="-7"/>
        </w:rPr>
        <w:t xml:space="preserve"> </w:t>
      </w:r>
      <w:r>
        <w:t>in</w:t>
      </w:r>
      <w:r>
        <w:rPr>
          <w:spacing w:val="-2"/>
        </w:rPr>
        <w:t xml:space="preserve"> </w:t>
      </w:r>
      <w:r>
        <w:rPr>
          <w:spacing w:val="-3"/>
        </w:rPr>
        <w:t>P</w:t>
      </w:r>
      <w:r>
        <w:t>art</w:t>
      </w:r>
      <w:r>
        <w:rPr>
          <w:spacing w:val="-3"/>
        </w:rPr>
        <w:t xml:space="preserve"> </w:t>
      </w:r>
      <w:r>
        <w:t>II.</w:t>
      </w:r>
    </w:p>
    <w:p w:rsidR="00731615" w:rsidRDefault="00731615">
      <w:pPr>
        <w:spacing w:before="20" w:line="220" w:lineRule="exact"/>
        <w:rPr>
          <w:sz w:val="22"/>
          <w:szCs w:val="22"/>
        </w:rPr>
      </w:pPr>
    </w:p>
    <w:p w:rsidR="00731615" w:rsidRDefault="00EE1D9C">
      <w:pPr>
        <w:ind w:left="152" w:right="2664"/>
        <w:jc w:val="both"/>
      </w:pPr>
      <w:r>
        <w:t>2.3.</w:t>
      </w:r>
      <w:r>
        <w:rPr>
          <w:spacing w:val="47"/>
        </w:rPr>
        <w:t xml:space="preserve"> </w:t>
      </w:r>
      <w:r>
        <w:t>Loading</w:t>
      </w:r>
      <w:r>
        <w:rPr>
          <w:spacing w:val="-7"/>
        </w:rPr>
        <w:t xml:space="preserve"> </w:t>
      </w:r>
      <w:r>
        <w:rPr>
          <w:w w:val="101"/>
        </w:rPr>
        <w:t>Conside</w:t>
      </w:r>
      <w:r>
        <w:rPr>
          <w:spacing w:val="-3"/>
          <w:w w:val="101"/>
        </w:rPr>
        <w:t>r</w:t>
      </w:r>
      <w:r>
        <w:rPr>
          <w:w w:val="102"/>
        </w:rPr>
        <w:t>ations</w:t>
      </w:r>
    </w:p>
    <w:p w:rsidR="00731615" w:rsidRDefault="00EE1D9C">
      <w:pPr>
        <w:spacing w:before="69" w:line="249" w:lineRule="auto"/>
        <w:ind w:left="152" w:right="-34" w:firstLine="299"/>
        <w:jc w:val="both"/>
      </w:pPr>
      <w:r>
        <w:rPr>
          <w:spacing w:val="-3"/>
        </w:rPr>
        <w:t>F</w:t>
      </w:r>
      <w:r>
        <w:t>or</w:t>
      </w:r>
      <w:r>
        <w:rPr>
          <w:spacing w:val="3"/>
        </w:rPr>
        <w:t xml:space="preserve"> </w:t>
      </w:r>
      <w:r>
        <w:t>all</w:t>
      </w:r>
      <w:r>
        <w:rPr>
          <w:spacing w:val="4"/>
        </w:rPr>
        <w:t xml:space="preserve"> </w:t>
      </w:r>
      <w:r>
        <w:t>simulations,</w:t>
      </w:r>
      <w:r>
        <w:rPr>
          <w:spacing w:val="-3"/>
        </w:rPr>
        <w:t xml:space="preserve"> </w:t>
      </w:r>
      <w:r>
        <w:t>the</w:t>
      </w:r>
      <w:r>
        <w:rPr>
          <w:spacing w:val="4"/>
        </w:rPr>
        <w:t xml:space="preserve"> </w:t>
      </w:r>
      <w:r>
        <w:t>presence</w:t>
      </w:r>
      <w:r>
        <w:rPr>
          <w:spacing w:val="-1"/>
        </w:rPr>
        <w:t xml:space="preserve"> </w:t>
      </w:r>
      <w:r>
        <w:t>of</w:t>
      </w:r>
      <w:r>
        <w:rPr>
          <w:spacing w:val="4"/>
        </w:rPr>
        <w:t xml:space="preserve"> </w:t>
      </w:r>
      <w:r>
        <w:t xml:space="preserve">welding induced </w:t>
      </w:r>
      <w:proofErr w:type="spellStart"/>
      <w:r>
        <w:t>resid</w:t>
      </w:r>
      <w:proofErr w:type="spellEnd"/>
      <w:r>
        <w:t xml:space="preserve">- </w:t>
      </w:r>
      <w:proofErr w:type="spellStart"/>
      <w:r>
        <w:t>ual</w:t>
      </w:r>
      <w:proofErr w:type="spellEnd"/>
      <w:r>
        <w:rPr>
          <w:spacing w:val="5"/>
        </w:rPr>
        <w:t xml:space="preserve"> </w:t>
      </w:r>
      <w:r>
        <w:t>stresses</w:t>
      </w:r>
      <w:r>
        <w:rPr>
          <w:spacing w:val="2"/>
        </w:rPr>
        <w:t xml:space="preserve"> </w:t>
      </w:r>
      <w:r>
        <w:t>has</w:t>
      </w:r>
      <w:r>
        <w:rPr>
          <w:spacing w:val="5"/>
        </w:rPr>
        <w:t xml:space="preserve"> </w:t>
      </w:r>
      <w:r>
        <w:t>been</w:t>
      </w:r>
      <w:r>
        <w:rPr>
          <w:spacing w:val="4"/>
        </w:rPr>
        <w:t xml:space="preserve"> </w:t>
      </w:r>
      <w:r>
        <w:t>n</w:t>
      </w:r>
      <w:r>
        <w:rPr>
          <w:spacing w:val="-3"/>
        </w:rPr>
        <w:t>e</w:t>
      </w:r>
      <w:r>
        <w:t>glected as</w:t>
      </w:r>
      <w:r>
        <w:rPr>
          <w:spacing w:val="6"/>
        </w:rPr>
        <w:t xml:space="preserve"> </w:t>
      </w:r>
      <w:r>
        <w:t>it</w:t>
      </w:r>
      <w:r>
        <w:rPr>
          <w:spacing w:val="7"/>
        </w:rPr>
        <w:t xml:space="preserve"> </w:t>
      </w:r>
      <w:r>
        <w:t>is</w:t>
      </w:r>
      <w:r>
        <w:rPr>
          <w:spacing w:val="6"/>
        </w:rPr>
        <w:t xml:space="preserve"> </w:t>
      </w:r>
      <w:r>
        <w:t>assumed</w:t>
      </w:r>
      <w:r>
        <w:rPr>
          <w:spacing w:val="1"/>
        </w:rPr>
        <w:t xml:space="preserve"> </w:t>
      </w:r>
      <w:r>
        <w:t>that</w:t>
      </w:r>
      <w:r>
        <w:rPr>
          <w:spacing w:val="5"/>
        </w:rPr>
        <w:t xml:space="preserve"> </w:t>
      </w:r>
      <w:r>
        <w:t>th</w:t>
      </w:r>
      <w:r>
        <w:rPr>
          <w:spacing w:val="-3"/>
        </w:rPr>
        <w:t>e</w:t>
      </w:r>
      <w:r>
        <w:t>y</w:t>
      </w:r>
      <w:r>
        <w:rPr>
          <w:spacing w:val="4"/>
        </w:rPr>
        <w:t xml:space="preserve"> </w:t>
      </w:r>
      <w:r>
        <w:t>are reli</w:t>
      </w:r>
      <w:r>
        <w:rPr>
          <w:spacing w:val="-5"/>
        </w:rPr>
        <w:t>e</w:t>
      </w:r>
      <w:r>
        <w:rPr>
          <w:spacing w:val="-3"/>
        </w:rPr>
        <w:t>v</w:t>
      </w:r>
      <w:r>
        <w:t>ed</w:t>
      </w:r>
      <w:r>
        <w:rPr>
          <w:spacing w:val="-1"/>
        </w:rPr>
        <w:t xml:space="preserve"> </w:t>
      </w:r>
      <w:r>
        <w:t>either during specimen</w:t>
      </w:r>
      <w:r>
        <w:rPr>
          <w:spacing w:val="-3"/>
        </w:rPr>
        <w:t xml:space="preserve"> </w:t>
      </w:r>
      <w:r>
        <w:t>preparation,</w:t>
      </w:r>
      <w:r>
        <w:rPr>
          <w:spacing w:val="-4"/>
        </w:rPr>
        <w:t xml:space="preserve"> </w:t>
      </w:r>
      <w:r>
        <w:t>when</w:t>
      </w:r>
      <w:r>
        <w:rPr>
          <w:spacing w:val="1"/>
        </w:rPr>
        <w:t xml:space="preserve"> </w:t>
      </w:r>
      <w:r>
        <w:t>samples</w:t>
      </w:r>
      <w:r>
        <w:rPr>
          <w:spacing w:val="-1"/>
        </w:rPr>
        <w:t xml:space="preserve"> </w:t>
      </w:r>
      <w:r>
        <w:t>are sectioned</w:t>
      </w:r>
      <w:r>
        <w:rPr>
          <w:spacing w:val="24"/>
        </w:rPr>
        <w:t xml:space="preserve"> </w:t>
      </w:r>
      <w:r>
        <w:t>from</w:t>
      </w:r>
      <w:r>
        <w:rPr>
          <w:spacing w:val="28"/>
        </w:rPr>
        <w:t xml:space="preserve"> </w:t>
      </w:r>
      <w:r>
        <w:t>the</w:t>
      </w:r>
      <w:r>
        <w:rPr>
          <w:spacing w:val="30"/>
        </w:rPr>
        <w:t xml:space="preserve"> </w:t>
      </w:r>
      <w:r>
        <w:t>welded</w:t>
      </w:r>
      <w:r>
        <w:rPr>
          <w:spacing w:val="26"/>
        </w:rPr>
        <w:t xml:space="preserve"> </w:t>
      </w:r>
      <w:r>
        <w:t>plate,</w:t>
      </w:r>
      <w:r>
        <w:rPr>
          <w:spacing w:val="36"/>
        </w:rPr>
        <w:t xml:space="preserve"> </w:t>
      </w:r>
      <w:r>
        <w:t>or</w:t>
      </w:r>
      <w:r>
        <w:rPr>
          <w:spacing w:val="30"/>
        </w:rPr>
        <w:t xml:space="preserve"> </w:t>
      </w:r>
      <w:r>
        <w:t>during</w:t>
      </w:r>
      <w:r>
        <w:rPr>
          <w:spacing w:val="27"/>
        </w:rPr>
        <w:t xml:space="preserve"> </w:t>
      </w:r>
      <w:r>
        <w:t>the</w:t>
      </w:r>
      <w:r>
        <w:rPr>
          <w:spacing w:val="30"/>
        </w:rPr>
        <w:t xml:space="preserve"> </w:t>
      </w:r>
      <w:r>
        <w:t>initial</w:t>
      </w:r>
      <w:r>
        <w:rPr>
          <w:spacing w:val="27"/>
        </w:rPr>
        <w:t xml:space="preserve"> </w:t>
      </w:r>
      <w:r>
        <w:t>stages of</w:t>
      </w:r>
      <w:r>
        <w:rPr>
          <w:spacing w:val="24"/>
        </w:rPr>
        <w:t xml:space="preserve"> </w:t>
      </w:r>
      <w:r>
        <w:t>loading</w:t>
      </w:r>
      <w:r>
        <w:rPr>
          <w:spacing w:val="21"/>
        </w:rPr>
        <w:t xml:space="preserve"> </w:t>
      </w:r>
      <w:r>
        <w:t>[17].   More</w:t>
      </w:r>
      <w:r>
        <w:rPr>
          <w:spacing w:val="-3"/>
        </w:rPr>
        <w:t>ov</w:t>
      </w:r>
      <w:r>
        <w:t>e</w:t>
      </w:r>
      <w:r>
        <w:rPr>
          <w:spacing w:val="-8"/>
        </w:rPr>
        <w:t>r</w:t>
      </w:r>
      <w:r>
        <w:t>,</w:t>
      </w:r>
      <w:r>
        <w:rPr>
          <w:spacing w:val="26"/>
        </w:rPr>
        <w:t xml:space="preserve"> </w:t>
      </w:r>
      <w:r>
        <w:t>implementation</w:t>
      </w:r>
      <w:r>
        <w:rPr>
          <w:spacing w:val="13"/>
        </w:rPr>
        <w:t xml:space="preserve"> </w:t>
      </w:r>
      <w:r>
        <w:t>of</w:t>
      </w:r>
      <w:r>
        <w:rPr>
          <w:spacing w:val="25"/>
        </w:rPr>
        <w:t xml:space="preserve"> </w:t>
      </w:r>
      <w:r>
        <w:t>a</w:t>
      </w:r>
      <w:r>
        <w:rPr>
          <w:spacing w:val="25"/>
        </w:rPr>
        <w:t xml:space="preserve"> </w:t>
      </w:r>
      <w:proofErr w:type="spellStart"/>
      <w:r>
        <w:t>representa</w:t>
      </w:r>
      <w:proofErr w:type="spellEnd"/>
      <w:r>
        <w:t xml:space="preserve">- </w:t>
      </w:r>
      <w:proofErr w:type="spellStart"/>
      <w:r>
        <w:t>t</w:t>
      </w:r>
      <w:r>
        <w:rPr>
          <w:spacing w:val="-5"/>
        </w:rPr>
        <w:t>i</w:t>
      </w:r>
      <w:r>
        <w:rPr>
          <w:spacing w:val="-3"/>
        </w:rPr>
        <w:t>v</w:t>
      </w:r>
      <w:r>
        <w:t>e</w:t>
      </w:r>
      <w:proofErr w:type="spellEnd"/>
      <w:r>
        <w:rPr>
          <w:spacing w:val="13"/>
        </w:rPr>
        <w:t xml:space="preserve"> </w:t>
      </w:r>
      <w:r>
        <w:t>residual</w:t>
      </w:r>
      <w:r>
        <w:rPr>
          <w:spacing w:val="10"/>
        </w:rPr>
        <w:t xml:space="preserve"> </w:t>
      </w:r>
      <w:r>
        <w:t>stress</w:t>
      </w:r>
      <w:r>
        <w:rPr>
          <w:spacing w:val="12"/>
        </w:rPr>
        <w:t xml:space="preserve"> </w:t>
      </w:r>
      <w:r>
        <w:t>profile in</w:t>
      </w:r>
      <w:r>
        <w:rPr>
          <w:spacing w:val="14"/>
        </w:rPr>
        <w:t xml:space="preserve"> </w:t>
      </w:r>
      <w:r>
        <w:t>FSW</w:t>
      </w:r>
      <w:r>
        <w:rPr>
          <w:spacing w:val="12"/>
        </w:rPr>
        <w:t xml:space="preserve"> </w:t>
      </w:r>
      <w:r>
        <w:t>2139-T8</w:t>
      </w:r>
      <w:r>
        <w:rPr>
          <w:spacing w:val="9"/>
        </w:rPr>
        <w:t xml:space="preserve"> </w:t>
      </w:r>
      <w:r>
        <w:t>[8]</w:t>
      </w:r>
      <w:r>
        <w:rPr>
          <w:spacing w:val="14"/>
        </w:rPr>
        <w:t xml:space="preserve"> </w:t>
      </w:r>
      <w:r>
        <w:t>in</w:t>
      </w:r>
      <w:r>
        <w:rPr>
          <w:spacing w:val="14"/>
        </w:rPr>
        <w:t xml:space="preserve"> </w:t>
      </w:r>
      <w:r>
        <w:t>the</w:t>
      </w:r>
      <w:r>
        <w:rPr>
          <w:spacing w:val="14"/>
        </w:rPr>
        <w:t xml:space="preserve"> </w:t>
      </w:r>
      <w:r>
        <w:t xml:space="preserve">mod- </w:t>
      </w:r>
      <w:proofErr w:type="spellStart"/>
      <w:r>
        <w:t>elled</w:t>
      </w:r>
      <w:proofErr w:type="spellEnd"/>
      <w:r>
        <w:rPr>
          <w:spacing w:val="3"/>
        </w:rPr>
        <w:t xml:space="preserve"> </w:t>
      </w:r>
      <w:r>
        <w:t>scenarios demonstrated</w:t>
      </w:r>
      <w:r>
        <w:rPr>
          <w:spacing w:val="-4"/>
        </w:rPr>
        <w:t xml:space="preserve"> </w:t>
      </w:r>
      <w:r>
        <w:t>n</w:t>
      </w:r>
      <w:r>
        <w:rPr>
          <w:spacing w:val="-3"/>
        </w:rPr>
        <w:t>e</w:t>
      </w:r>
      <w:r>
        <w:t>gligible</w:t>
      </w:r>
      <w:r>
        <w:rPr>
          <w:spacing w:val="-1"/>
        </w:rPr>
        <w:t xml:space="preserve"> </w:t>
      </w:r>
      <w:r>
        <w:t>influence</w:t>
      </w:r>
      <w:r>
        <w:rPr>
          <w:spacing w:val="-8"/>
        </w:rPr>
        <w:t xml:space="preserve"> </w:t>
      </w:r>
      <w:r>
        <w:t>on</w:t>
      </w:r>
      <w:r>
        <w:rPr>
          <w:spacing w:val="5"/>
        </w:rPr>
        <w:t xml:space="preserve"> </w:t>
      </w:r>
      <w:r>
        <w:t>the</w:t>
      </w:r>
      <w:r>
        <w:rPr>
          <w:spacing w:val="5"/>
        </w:rPr>
        <w:t xml:space="preserve"> </w:t>
      </w:r>
      <w:proofErr w:type="spellStart"/>
      <w:r>
        <w:t>struc</w:t>
      </w:r>
      <w:proofErr w:type="spellEnd"/>
      <w:r>
        <w:t xml:space="preserve">- </w:t>
      </w:r>
      <w:proofErr w:type="spellStart"/>
      <w:r>
        <w:t>tural</w:t>
      </w:r>
      <w:proofErr w:type="spellEnd"/>
      <w:r>
        <w:rPr>
          <w:spacing w:val="-9"/>
        </w:rPr>
        <w:t xml:space="preserve"> </w:t>
      </w:r>
      <w:r>
        <w:t>performance</w:t>
      </w:r>
      <w:r>
        <w:rPr>
          <w:spacing w:val="-15"/>
        </w:rPr>
        <w:t xml:space="preserve"> </w:t>
      </w:r>
      <w:r>
        <w:t>of</w:t>
      </w:r>
      <w:r>
        <w:rPr>
          <w:spacing w:val="-7"/>
        </w:rPr>
        <w:t xml:space="preserve"> </w:t>
      </w:r>
      <w:r>
        <w:t>the</w:t>
      </w:r>
      <w:r>
        <w:rPr>
          <w:spacing w:val="-7"/>
        </w:rPr>
        <w:t xml:space="preserve"> </w:t>
      </w:r>
      <w:r>
        <w:t>welds,</w:t>
      </w:r>
      <w:r>
        <w:rPr>
          <w:spacing w:val="-9"/>
        </w:rPr>
        <w:t xml:space="preserve"> </w:t>
      </w:r>
      <w:r>
        <w:t>though</w:t>
      </w:r>
      <w:r>
        <w:rPr>
          <w:spacing w:val="-11"/>
        </w:rPr>
        <w:t xml:space="preserve"> </w:t>
      </w:r>
      <w:r>
        <w:t>these</w:t>
      </w:r>
      <w:r>
        <w:rPr>
          <w:spacing w:val="-9"/>
        </w:rPr>
        <w:t xml:space="preserve"> </w:t>
      </w:r>
      <w:r>
        <w:t>h</w:t>
      </w:r>
      <w:r>
        <w:rPr>
          <w:spacing w:val="-4"/>
        </w:rPr>
        <w:t>a</w:t>
      </w:r>
      <w:r>
        <w:rPr>
          <w:spacing w:val="-3"/>
        </w:rPr>
        <w:t>v</w:t>
      </w:r>
      <w:r>
        <w:t>e</w:t>
      </w:r>
      <w:r>
        <w:rPr>
          <w:spacing w:val="-9"/>
        </w:rPr>
        <w:t xml:space="preserve"> </w:t>
      </w:r>
      <w:r>
        <w:t>been</w:t>
      </w:r>
      <w:r>
        <w:rPr>
          <w:spacing w:val="-9"/>
        </w:rPr>
        <w:t xml:space="preserve"> </w:t>
      </w:r>
      <w:r>
        <w:t>omitted for</w:t>
      </w:r>
      <w:r>
        <w:rPr>
          <w:spacing w:val="4"/>
        </w:rPr>
        <w:t xml:space="preserve"> </w:t>
      </w:r>
      <w:r>
        <w:t>br</w:t>
      </w:r>
      <w:r>
        <w:rPr>
          <w:spacing w:val="-5"/>
        </w:rPr>
        <w:t>e</w:t>
      </w:r>
      <w:r>
        <w:t>vit</w:t>
      </w:r>
      <w:r>
        <w:rPr>
          <w:spacing w:val="-13"/>
        </w:rPr>
        <w:t>y</w:t>
      </w:r>
      <w:r>
        <w:t>.</w:t>
      </w:r>
      <w:r>
        <w:rPr>
          <w:spacing w:val="25"/>
        </w:rPr>
        <w:t xml:space="preserve"> </w:t>
      </w:r>
      <w:r>
        <w:rPr>
          <w:spacing w:val="-16"/>
        </w:rPr>
        <w:t>T</w:t>
      </w:r>
      <w:r>
        <w:t>ypicall</w:t>
      </w:r>
      <w:r>
        <w:rPr>
          <w:spacing w:val="-13"/>
        </w:rPr>
        <w:t>y</w:t>
      </w:r>
      <w:r>
        <w:t>, residual stresses h</w:t>
      </w:r>
      <w:r>
        <w:rPr>
          <w:spacing w:val="-4"/>
        </w:rPr>
        <w:t>a</w:t>
      </w:r>
      <w:r>
        <w:rPr>
          <w:spacing w:val="-3"/>
        </w:rPr>
        <w:t>v</w:t>
      </w:r>
      <w:r>
        <w:t>e</w:t>
      </w:r>
      <w:r>
        <w:rPr>
          <w:spacing w:val="2"/>
        </w:rPr>
        <w:t xml:space="preserve"> </w:t>
      </w:r>
      <w:r>
        <w:t>influence</w:t>
      </w:r>
      <w:r>
        <w:rPr>
          <w:spacing w:val="-9"/>
        </w:rPr>
        <w:t xml:space="preserve"> </w:t>
      </w:r>
      <w:r>
        <w:rPr>
          <w:spacing w:val="-3"/>
        </w:rPr>
        <w:t>ov</w:t>
      </w:r>
      <w:r>
        <w:t>er</w:t>
      </w:r>
      <w:r>
        <w:rPr>
          <w:spacing w:val="2"/>
        </w:rPr>
        <w:t xml:space="preserve"> </w:t>
      </w:r>
      <w:r>
        <w:t>the propa</w:t>
      </w:r>
      <w:r>
        <w:rPr>
          <w:spacing w:val="-1"/>
        </w:rPr>
        <w:t>g</w:t>
      </w:r>
      <w:r>
        <w:t>ation of</w:t>
      </w:r>
      <w:r>
        <w:rPr>
          <w:spacing w:val="8"/>
        </w:rPr>
        <w:t xml:space="preserve"> </w:t>
      </w:r>
      <w:r>
        <w:t>cracks,</w:t>
      </w:r>
      <w:r>
        <w:rPr>
          <w:spacing w:val="11"/>
        </w:rPr>
        <w:t xml:space="preserve"> </w:t>
      </w:r>
      <w:r>
        <w:t>and,</w:t>
      </w:r>
      <w:r>
        <w:rPr>
          <w:spacing w:val="13"/>
        </w:rPr>
        <w:t xml:space="preserve"> </w:t>
      </w:r>
      <w:r>
        <w:t>hence,</w:t>
      </w:r>
      <w:r>
        <w:rPr>
          <w:spacing w:val="11"/>
        </w:rPr>
        <w:t xml:space="preserve"> </w:t>
      </w:r>
      <w:r>
        <w:rPr>
          <w:spacing w:val="-2"/>
        </w:rPr>
        <w:t>f</w:t>
      </w:r>
      <w:r>
        <w:t>atigue</w:t>
      </w:r>
      <w:r>
        <w:rPr>
          <w:spacing w:val="4"/>
        </w:rPr>
        <w:t xml:space="preserve"> </w:t>
      </w:r>
      <w:r>
        <w:t>life</w:t>
      </w:r>
      <w:r>
        <w:rPr>
          <w:spacing w:val="7"/>
        </w:rPr>
        <w:t xml:space="preserve"> </w:t>
      </w:r>
      <w:r>
        <w:t>of</w:t>
      </w:r>
      <w:r>
        <w:rPr>
          <w:spacing w:val="8"/>
        </w:rPr>
        <w:t xml:space="preserve"> </w:t>
      </w:r>
      <w:r>
        <w:t>a</w:t>
      </w:r>
      <w:r>
        <w:rPr>
          <w:spacing w:val="9"/>
        </w:rPr>
        <w:t xml:space="preserve"> </w:t>
      </w:r>
      <w:r>
        <w:t>structure rather</w:t>
      </w:r>
      <w:r>
        <w:rPr>
          <w:spacing w:val="-5"/>
        </w:rPr>
        <w:t xml:space="preserve"> </w:t>
      </w:r>
      <w:r>
        <w:t>than</w:t>
      </w:r>
      <w:r>
        <w:rPr>
          <w:spacing w:val="-3"/>
        </w:rPr>
        <w:t xml:space="preserve"> </w:t>
      </w:r>
      <w:r>
        <w:t>the</w:t>
      </w:r>
      <w:r>
        <w:rPr>
          <w:spacing w:val="-2"/>
        </w:rPr>
        <w:t xml:space="preserve"> </w:t>
      </w:r>
      <w:r>
        <w:t>deformation</w:t>
      </w:r>
      <w:r>
        <w:rPr>
          <w:spacing w:val="-10"/>
        </w:rPr>
        <w:t xml:space="preserve"> </w:t>
      </w:r>
      <w:proofErr w:type="spellStart"/>
      <w:r>
        <w:t>beh</w:t>
      </w:r>
      <w:r>
        <w:rPr>
          <w:spacing w:val="-4"/>
        </w:rPr>
        <w:t>a</w:t>
      </w:r>
      <w:r>
        <w:t>viour</w:t>
      </w:r>
      <w:proofErr w:type="spellEnd"/>
      <w:r>
        <w:rPr>
          <w:spacing w:val="-8"/>
        </w:rPr>
        <w:t xml:space="preserve"> </w:t>
      </w:r>
      <w:r>
        <w:t>under</w:t>
      </w:r>
      <w:r>
        <w:rPr>
          <w:spacing w:val="-5"/>
        </w:rPr>
        <w:t xml:space="preserve"> </w:t>
      </w:r>
      <w:r>
        <w:t>loading</w:t>
      </w:r>
      <w:r>
        <w:rPr>
          <w:spacing w:val="-6"/>
        </w:rPr>
        <w:t xml:space="preserve"> </w:t>
      </w:r>
      <w:r>
        <w:t>[31].</w:t>
      </w:r>
    </w:p>
    <w:p w:rsidR="00731615" w:rsidRDefault="00731615">
      <w:pPr>
        <w:spacing w:before="19" w:line="220" w:lineRule="exact"/>
        <w:rPr>
          <w:sz w:val="22"/>
          <w:szCs w:val="22"/>
        </w:rPr>
      </w:pPr>
    </w:p>
    <w:p w:rsidR="00731615" w:rsidRDefault="00EE1D9C">
      <w:pPr>
        <w:ind w:left="152" w:right="2041"/>
        <w:jc w:val="both"/>
      </w:pPr>
      <w:r>
        <w:t>2.3.1.</w:t>
      </w:r>
      <w:r>
        <w:rPr>
          <w:spacing w:val="45"/>
        </w:rPr>
        <w:t xml:space="preserve"> </w:t>
      </w:r>
      <w:r>
        <w:t>Uniaxial</w:t>
      </w:r>
      <w:r>
        <w:rPr>
          <w:spacing w:val="7"/>
        </w:rPr>
        <w:t xml:space="preserve"> </w:t>
      </w:r>
      <w:r>
        <w:t>Loading</w:t>
      </w:r>
      <w:r>
        <w:rPr>
          <w:spacing w:val="-7"/>
        </w:rPr>
        <w:t xml:space="preserve"> </w:t>
      </w:r>
      <w:r>
        <w:t>Simulations</w:t>
      </w:r>
    </w:p>
    <w:p w:rsidR="00731615" w:rsidRDefault="00EE1D9C">
      <w:pPr>
        <w:spacing w:before="29" w:line="249" w:lineRule="auto"/>
        <w:ind w:left="152" w:right="-34" w:firstLine="299"/>
        <w:jc w:val="both"/>
      </w:pPr>
      <w:commentRangeStart w:id="54"/>
      <w:r>
        <w:t>Loading due</w:t>
      </w:r>
      <w:r>
        <w:rPr>
          <w:spacing w:val="4"/>
        </w:rPr>
        <w:t xml:space="preserve"> </w:t>
      </w:r>
      <w:r>
        <w:t>to</w:t>
      </w:r>
      <w:r>
        <w:rPr>
          <w:spacing w:val="5"/>
        </w:rPr>
        <w:t xml:space="preserve"> </w:t>
      </w:r>
      <w:r>
        <w:t>gr</w:t>
      </w:r>
      <w:r>
        <w:rPr>
          <w:spacing w:val="-4"/>
        </w:rPr>
        <w:t>a</w:t>
      </w:r>
      <w:r>
        <w:t>vity</w:t>
      </w:r>
      <w:r>
        <w:rPr>
          <w:spacing w:val="1"/>
        </w:rPr>
        <w:t xml:space="preserve"> </w:t>
      </w:r>
      <w:r>
        <w:rPr>
          <w:spacing w:val="-2"/>
        </w:rPr>
        <w:t>w</w:t>
      </w:r>
      <w:r>
        <w:t>as</w:t>
      </w:r>
      <w:r>
        <w:rPr>
          <w:spacing w:val="4"/>
        </w:rPr>
        <w:t xml:space="preserve"> </w:t>
      </w:r>
      <w:r>
        <w:t>ignored</w:t>
      </w:r>
      <w:r>
        <w:rPr>
          <w:spacing w:val="1"/>
        </w:rPr>
        <w:t xml:space="preserve"> </w:t>
      </w:r>
      <w:r>
        <w:t>as</w:t>
      </w:r>
      <w:r>
        <w:rPr>
          <w:spacing w:val="5"/>
        </w:rPr>
        <w:t xml:space="preserve"> </w:t>
      </w:r>
      <w:r>
        <w:t>these</w:t>
      </w:r>
      <w:r>
        <w:rPr>
          <w:spacing w:val="3"/>
        </w:rPr>
        <w:t xml:space="preserve"> </w:t>
      </w:r>
      <w:r>
        <w:t>are</w:t>
      </w:r>
      <w:r>
        <w:rPr>
          <w:spacing w:val="4"/>
        </w:rPr>
        <w:t xml:space="preserve"> </w:t>
      </w:r>
      <w:r>
        <w:t>small</w:t>
      </w:r>
      <w:r>
        <w:rPr>
          <w:spacing w:val="2"/>
        </w:rPr>
        <w:t xml:space="preserve"> </w:t>
      </w:r>
      <w:r>
        <w:t>in comparison</w:t>
      </w:r>
      <w:r>
        <w:rPr>
          <w:spacing w:val="-11"/>
        </w:rPr>
        <w:t xml:space="preserve"> </w:t>
      </w:r>
      <w:r>
        <w:t>to</w:t>
      </w:r>
      <w:r>
        <w:rPr>
          <w:spacing w:val="-4"/>
        </w:rPr>
        <w:t xml:space="preserve"> </w:t>
      </w:r>
      <w:r>
        <w:t>the</w:t>
      </w:r>
      <w:r>
        <w:rPr>
          <w:spacing w:val="-4"/>
        </w:rPr>
        <w:t xml:space="preserve"> </w:t>
      </w:r>
      <w:r>
        <w:t>applied</w:t>
      </w:r>
      <w:r>
        <w:rPr>
          <w:spacing w:val="-8"/>
        </w:rPr>
        <w:t xml:space="preserve"> </w:t>
      </w:r>
      <w:r>
        <w:t>load</w:t>
      </w:r>
      <w:r>
        <w:rPr>
          <w:spacing w:val="-5"/>
        </w:rPr>
        <w:t xml:space="preserve"> </w:t>
      </w:r>
      <w:r>
        <w:t>and</w:t>
      </w:r>
      <w:r>
        <w:rPr>
          <w:spacing w:val="-5"/>
        </w:rPr>
        <w:t xml:space="preserve"> </w:t>
      </w:r>
      <w:r>
        <w:t>therefore</w:t>
      </w:r>
      <w:r>
        <w:rPr>
          <w:spacing w:val="-9"/>
        </w:rPr>
        <w:t xml:space="preserve"> </w:t>
      </w:r>
      <w:r>
        <w:t>unli</w:t>
      </w:r>
      <w:r>
        <w:rPr>
          <w:spacing w:val="-2"/>
        </w:rPr>
        <w:t>k</w:t>
      </w:r>
      <w:r>
        <w:t>ely</w:t>
      </w:r>
      <w:r>
        <w:rPr>
          <w:spacing w:val="-9"/>
        </w:rPr>
        <w:t xml:space="preserve"> </w:t>
      </w:r>
      <w:r>
        <w:t>to</w:t>
      </w:r>
      <w:r>
        <w:rPr>
          <w:spacing w:val="-4"/>
        </w:rPr>
        <w:t xml:space="preserve"> </w:t>
      </w:r>
      <w:proofErr w:type="spellStart"/>
      <w:r>
        <w:t>signif</w:t>
      </w:r>
      <w:proofErr w:type="spellEnd"/>
      <w:r>
        <w:t xml:space="preserve">- </w:t>
      </w:r>
      <w:proofErr w:type="spellStart"/>
      <w:r>
        <w:t>icantly</w:t>
      </w:r>
      <w:proofErr w:type="spellEnd"/>
      <w:r>
        <w:rPr>
          <w:spacing w:val="-1"/>
        </w:rPr>
        <w:t xml:space="preserve"> </w:t>
      </w:r>
      <w:r>
        <w:t>affect</w:t>
      </w:r>
      <w:r>
        <w:rPr>
          <w:spacing w:val="-14"/>
        </w:rPr>
        <w:t xml:space="preserve"> </w:t>
      </w:r>
      <w:r>
        <w:t>the</w:t>
      </w:r>
      <w:r>
        <w:rPr>
          <w:spacing w:val="1"/>
        </w:rPr>
        <w:t xml:space="preserve"> </w:t>
      </w:r>
      <w:r>
        <w:t>structural</w:t>
      </w:r>
      <w:r>
        <w:rPr>
          <w:spacing w:val="-4"/>
        </w:rPr>
        <w:t xml:space="preserve"> </w:t>
      </w:r>
      <w:r>
        <w:t>performance</w:t>
      </w:r>
      <w:r>
        <w:rPr>
          <w:spacing w:val="-7"/>
        </w:rPr>
        <w:t xml:space="preserve"> </w:t>
      </w:r>
      <w:r>
        <w:t>of</w:t>
      </w:r>
      <w:r>
        <w:rPr>
          <w:spacing w:val="2"/>
        </w:rPr>
        <w:t xml:space="preserve"> </w:t>
      </w:r>
      <w:r>
        <w:t>the</w:t>
      </w:r>
      <w:r>
        <w:rPr>
          <w:spacing w:val="1"/>
        </w:rPr>
        <w:t xml:space="preserve"> </w:t>
      </w:r>
      <w:r>
        <w:t>welds.</w:t>
      </w:r>
      <w:r>
        <w:rPr>
          <w:spacing w:val="18"/>
        </w:rPr>
        <w:t xml:space="preserve"> </w:t>
      </w:r>
      <w:commentRangeEnd w:id="54"/>
      <w:r w:rsidR="002A2E35">
        <w:rPr>
          <w:rStyle w:val="CommentReference"/>
        </w:rPr>
        <w:commentReference w:id="54"/>
      </w:r>
      <w:r>
        <w:t>Loading on</w:t>
      </w:r>
      <w:r>
        <w:rPr>
          <w:spacing w:val="16"/>
        </w:rPr>
        <w:t xml:space="preserve"> </w:t>
      </w:r>
      <w:r>
        <w:t>the</w:t>
      </w:r>
      <w:r>
        <w:rPr>
          <w:spacing w:val="15"/>
        </w:rPr>
        <w:t xml:space="preserve"> </w:t>
      </w:r>
      <w:r>
        <w:t>specimens</w:t>
      </w:r>
      <w:r>
        <w:rPr>
          <w:spacing w:val="10"/>
        </w:rPr>
        <w:t xml:space="preserve"> </w:t>
      </w:r>
      <w:r>
        <w:rPr>
          <w:spacing w:val="-2"/>
        </w:rPr>
        <w:t>w</w:t>
      </w:r>
      <w:r>
        <w:t>as</w:t>
      </w:r>
      <w:r>
        <w:rPr>
          <w:spacing w:val="14"/>
        </w:rPr>
        <w:t xml:space="preserve"> </w:t>
      </w:r>
      <w:r>
        <w:t>not</w:t>
      </w:r>
      <w:r>
        <w:rPr>
          <w:spacing w:val="15"/>
        </w:rPr>
        <w:t xml:space="preserve"> </w:t>
      </w:r>
      <w:r>
        <w:rPr>
          <w:spacing w:val="-3"/>
        </w:rPr>
        <w:t>e</w:t>
      </w:r>
      <w:r>
        <w:t>xplicitly</w:t>
      </w:r>
      <w:r>
        <w:rPr>
          <w:spacing w:val="9"/>
        </w:rPr>
        <w:t xml:space="preserve"> </w:t>
      </w:r>
      <w:r>
        <w:t>defined using</w:t>
      </w:r>
      <w:r>
        <w:rPr>
          <w:spacing w:val="13"/>
        </w:rPr>
        <w:t xml:space="preserve"> </w:t>
      </w:r>
      <w:r>
        <w:t>an</w:t>
      </w:r>
      <w:r>
        <w:rPr>
          <w:spacing w:val="16"/>
        </w:rPr>
        <w:t xml:space="preserve"> </w:t>
      </w:r>
      <w:r>
        <w:t xml:space="preserve">applied </w:t>
      </w:r>
      <w:r>
        <w:rPr>
          <w:spacing w:val="-3"/>
        </w:rPr>
        <w:t>e</w:t>
      </w:r>
      <w:r>
        <w:t>xternal</w:t>
      </w:r>
      <w:r>
        <w:rPr>
          <w:spacing w:val="22"/>
        </w:rPr>
        <w:t xml:space="preserve"> </w:t>
      </w:r>
      <w:proofErr w:type="gramStart"/>
      <w:r>
        <w:t>force,</w:t>
      </w:r>
      <w:proofErr w:type="gramEnd"/>
      <w:r>
        <w:rPr>
          <w:spacing w:val="29"/>
        </w:rPr>
        <w:t xml:space="preserve"> </w:t>
      </w:r>
      <w:r>
        <w:t>rather</w:t>
      </w:r>
      <w:r>
        <w:rPr>
          <w:spacing w:val="23"/>
        </w:rPr>
        <w:t xml:space="preserve"> </w:t>
      </w:r>
      <w:r>
        <w:t>it</w:t>
      </w:r>
      <w:r>
        <w:rPr>
          <w:spacing w:val="27"/>
        </w:rPr>
        <w:t xml:space="preserve"> </w:t>
      </w:r>
      <w:r>
        <w:rPr>
          <w:spacing w:val="-2"/>
        </w:rPr>
        <w:t>w</w:t>
      </w:r>
      <w:r>
        <w:t>as</w:t>
      </w:r>
      <w:r>
        <w:rPr>
          <w:spacing w:val="25"/>
        </w:rPr>
        <w:t xml:space="preserve"> </w:t>
      </w:r>
      <w:r>
        <w:t>defined</w:t>
      </w:r>
      <w:r>
        <w:rPr>
          <w:spacing w:val="10"/>
        </w:rPr>
        <w:t xml:space="preserve"> </w:t>
      </w:r>
      <w:r>
        <w:t>via</w:t>
      </w:r>
      <w:r>
        <w:rPr>
          <w:spacing w:val="26"/>
        </w:rPr>
        <w:t xml:space="preserve"> </w:t>
      </w:r>
      <w:r>
        <w:t>the</w:t>
      </w:r>
      <w:r>
        <w:rPr>
          <w:spacing w:val="26"/>
        </w:rPr>
        <w:t xml:space="preserve"> </w:t>
      </w:r>
      <w:r>
        <w:t>use</w:t>
      </w:r>
      <w:r>
        <w:rPr>
          <w:spacing w:val="25"/>
        </w:rPr>
        <w:t xml:space="preserve"> </w:t>
      </w:r>
      <w:r>
        <w:t>of</w:t>
      </w:r>
      <w:r>
        <w:rPr>
          <w:spacing w:val="26"/>
        </w:rPr>
        <w:t xml:space="preserve"> </w:t>
      </w:r>
      <w:r>
        <w:t>boundary</w:t>
      </w:r>
    </w:p>
    <w:p w:rsidR="00731615" w:rsidRDefault="00EE1D9C">
      <w:pPr>
        <w:spacing w:line="260" w:lineRule="exact"/>
        <w:ind w:left="152" w:right="2603"/>
        <w:jc w:val="both"/>
      </w:pPr>
      <w:proofErr w:type="gramStart"/>
      <w:r>
        <w:rPr>
          <w:position w:val="3"/>
        </w:rPr>
        <w:t>conditions</w:t>
      </w:r>
      <w:proofErr w:type="gramEnd"/>
      <w:r>
        <w:rPr>
          <w:spacing w:val="-8"/>
          <w:position w:val="3"/>
        </w:rPr>
        <w:t xml:space="preserve"> </w:t>
      </w:r>
      <w:r>
        <w:rPr>
          <w:position w:val="3"/>
        </w:rPr>
        <w:t>as</w:t>
      </w:r>
      <w:r>
        <w:rPr>
          <w:spacing w:val="-2"/>
          <w:position w:val="3"/>
        </w:rPr>
        <w:t xml:space="preserve"> </w:t>
      </w:r>
      <w:r>
        <w:rPr>
          <w:position w:val="3"/>
        </w:rPr>
        <w:t>detailed</w:t>
      </w:r>
      <w:r>
        <w:rPr>
          <w:spacing w:val="-6"/>
          <w:position w:val="3"/>
        </w:rPr>
        <w:t xml:space="preserve"> </w:t>
      </w:r>
      <w:r>
        <w:rPr>
          <w:position w:val="3"/>
        </w:rPr>
        <w:t>in</w:t>
      </w:r>
      <w:r>
        <w:rPr>
          <w:spacing w:val="-2"/>
          <w:position w:val="3"/>
        </w:rPr>
        <w:t xml:space="preserve"> </w:t>
      </w:r>
      <w:r>
        <w:rPr>
          <w:rFonts w:ascii="Meiryo" w:eastAsia="Meiryo" w:hAnsi="Meiryo" w:cs="Meiryo"/>
          <w:w w:val="80"/>
          <w:position w:val="3"/>
        </w:rPr>
        <w:t>§</w:t>
      </w:r>
      <w:r>
        <w:rPr>
          <w:w w:val="99"/>
          <w:position w:val="3"/>
        </w:rPr>
        <w:t>2.4.</w:t>
      </w:r>
    </w:p>
    <w:p w:rsidR="00731615" w:rsidRDefault="00EE1D9C">
      <w:pPr>
        <w:spacing w:before="5" w:line="120" w:lineRule="exact"/>
        <w:rPr>
          <w:sz w:val="12"/>
          <w:szCs w:val="12"/>
        </w:rPr>
      </w:pPr>
      <w:r>
        <w:br w:type="column"/>
      </w:r>
    </w:p>
    <w:p w:rsidR="00731615" w:rsidRDefault="00731615">
      <w:pPr>
        <w:spacing w:line="200" w:lineRule="exact"/>
      </w:pPr>
    </w:p>
    <w:p w:rsidR="00731615" w:rsidRDefault="00731615">
      <w:pPr>
        <w:spacing w:line="200" w:lineRule="exact"/>
      </w:pPr>
    </w:p>
    <w:p w:rsidR="00731615" w:rsidRDefault="00731615">
      <w:pPr>
        <w:spacing w:line="200" w:lineRule="exact"/>
      </w:pPr>
    </w:p>
    <w:p w:rsidR="00731615" w:rsidRDefault="00F2310E">
      <w:r>
        <w:pict>
          <v:shape id="_x0000_i1026" type="#_x0000_t75" style="width:251.25pt;height:561.9pt">
            <v:imagedata r:id="rId11" o:title=""/>
          </v:shape>
        </w:pict>
      </w:r>
    </w:p>
    <w:p w:rsidR="00731615" w:rsidRDefault="00731615">
      <w:pPr>
        <w:spacing w:before="19" w:line="220" w:lineRule="exact"/>
        <w:rPr>
          <w:sz w:val="22"/>
          <w:szCs w:val="22"/>
        </w:rPr>
      </w:pPr>
    </w:p>
    <w:p w:rsidR="00731615" w:rsidRDefault="00EE1D9C">
      <w:pPr>
        <w:spacing w:line="246" w:lineRule="auto"/>
        <w:ind w:right="85"/>
        <w:jc w:val="both"/>
        <w:rPr>
          <w:sz w:val="16"/>
          <w:szCs w:val="16"/>
        </w:rPr>
        <w:sectPr w:rsidR="00731615">
          <w:pgSz w:w="11920" w:h="16840"/>
          <w:pgMar w:top="1560" w:right="640" w:bottom="280" w:left="600" w:header="0" w:footer="1079" w:gutter="0"/>
          <w:cols w:num="2" w:space="720" w:equalWidth="0">
            <w:col w:w="5174" w:space="358"/>
            <w:col w:w="5148"/>
          </w:cols>
        </w:sectPr>
      </w:pPr>
      <w:commentRangeStart w:id="55"/>
      <w:r>
        <w:rPr>
          <w:sz w:val="16"/>
          <w:szCs w:val="16"/>
        </w:rPr>
        <w:t>Figure</w:t>
      </w:r>
      <w:r>
        <w:rPr>
          <w:spacing w:val="3"/>
          <w:sz w:val="16"/>
          <w:szCs w:val="16"/>
        </w:rPr>
        <w:t xml:space="preserve"> </w:t>
      </w:r>
      <w:r>
        <w:rPr>
          <w:sz w:val="16"/>
          <w:szCs w:val="16"/>
        </w:rPr>
        <w:t>2:</w:t>
      </w:r>
      <w:r>
        <w:rPr>
          <w:spacing w:val="22"/>
          <w:sz w:val="16"/>
          <w:szCs w:val="16"/>
        </w:rPr>
        <w:t xml:space="preserve"> </w:t>
      </w:r>
      <w:r>
        <w:rPr>
          <w:sz w:val="16"/>
          <w:szCs w:val="16"/>
        </w:rPr>
        <w:t>Element-wise</w:t>
      </w:r>
      <w:r>
        <w:rPr>
          <w:spacing w:val="-2"/>
          <w:sz w:val="16"/>
          <w:szCs w:val="16"/>
        </w:rPr>
        <w:t xml:space="preserve"> </w:t>
      </w:r>
      <w:r>
        <w:rPr>
          <w:sz w:val="16"/>
          <w:szCs w:val="16"/>
        </w:rPr>
        <w:t>distri</w:t>
      </w:r>
      <w:r>
        <w:rPr>
          <w:spacing w:val="-3"/>
          <w:sz w:val="16"/>
          <w:szCs w:val="16"/>
        </w:rPr>
        <w:t>b</w:t>
      </w:r>
      <w:r>
        <w:rPr>
          <w:sz w:val="16"/>
          <w:szCs w:val="16"/>
        </w:rPr>
        <w:t>ution of</w:t>
      </w:r>
      <w:r>
        <w:rPr>
          <w:spacing w:val="6"/>
          <w:sz w:val="16"/>
          <w:szCs w:val="16"/>
        </w:rPr>
        <w:t xml:space="preserve"> </w:t>
      </w:r>
      <w:r>
        <w:rPr>
          <w:sz w:val="16"/>
          <w:szCs w:val="16"/>
        </w:rPr>
        <w:t>properties</w:t>
      </w:r>
      <w:r>
        <w:rPr>
          <w:spacing w:val="1"/>
          <w:sz w:val="16"/>
          <w:szCs w:val="16"/>
        </w:rPr>
        <w:t xml:space="preserve"> </w:t>
      </w:r>
      <w:r>
        <w:rPr>
          <w:sz w:val="16"/>
          <w:szCs w:val="16"/>
        </w:rPr>
        <w:t>interpolated</w:t>
      </w:r>
      <w:r>
        <w:rPr>
          <w:spacing w:val="-1"/>
          <w:sz w:val="16"/>
          <w:szCs w:val="16"/>
        </w:rPr>
        <w:t xml:space="preserve"> </w:t>
      </w:r>
      <w:r>
        <w:rPr>
          <w:sz w:val="16"/>
          <w:szCs w:val="16"/>
        </w:rPr>
        <w:t>across</w:t>
      </w:r>
      <w:r>
        <w:rPr>
          <w:spacing w:val="3"/>
          <w:sz w:val="16"/>
          <w:szCs w:val="16"/>
        </w:rPr>
        <w:t xml:space="preserve"> </w:t>
      </w:r>
      <w:r>
        <w:rPr>
          <w:sz w:val="16"/>
          <w:szCs w:val="16"/>
        </w:rPr>
        <w:t>the</w:t>
      </w:r>
      <w:r>
        <w:rPr>
          <w:spacing w:val="5"/>
          <w:sz w:val="16"/>
          <w:szCs w:val="16"/>
        </w:rPr>
        <w:t xml:space="preserve"> </w:t>
      </w:r>
      <w:r>
        <w:rPr>
          <w:sz w:val="16"/>
          <w:szCs w:val="16"/>
        </w:rPr>
        <w:t>weld cross</w:t>
      </w:r>
      <w:r>
        <w:rPr>
          <w:spacing w:val="6"/>
          <w:sz w:val="16"/>
          <w:szCs w:val="16"/>
        </w:rPr>
        <w:t xml:space="preserve"> </w:t>
      </w:r>
      <w:r>
        <w:rPr>
          <w:sz w:val="16"/>
          <w:szCs w:val="16"/>
        </w:rPr>
        <w:t xml:space="preserve">section. </w:t>
      </w:r>
      <w:r>
        <w:rPr>
          <w:spacing w:val="7"/>
          <w:sz w:val="16"/>
          <w:szCs w:val="16"/>
        </w:rPr>
        <w:t xml:space="preserve"> </w:t>
      </w:r>
      <w:r>
        <w:rPr>
          <w:sz w:val="16"/>
          <w:szCs w:val="16"/>
        </w:rPr>
        <w:t>a)</w:t>
      </w:r>
      <w:r>
        <w:rPr>
          <w:spacing w:val="8"/>
          <w:sz w:val="16"/>
          <w:szCs w:val="16"/>
        </w:rPr>
        <w:t xml:space="preserve"> </w:t>
      </w:r>
      <w:r>
        <w:rPr>
          <w:spacing w:val="-10"/>
          <w:sz w:val="16"/>
          <w:szCs w:val="16"/>
        </w:rPr>
        <w:t>V</w:t>
      </w:r>
      <w:r>
        <w:rPr>
          <w:sz w:val="16"/>
          <w:szCs w:val="16"/>
        </w:rPr>
        <w:t>ic</w:t>
      </w:r>
      <w:r>
        <w:rPr>
          <w:spacing w:val="-2"/>
          <w:sz w:val="16"/>
          <w:szCs w:val="16"/>
        </w:rPr>
        <w:t>k</w:t>
      </w:r>
      <w:r>
        <w:rPr>
          <w:sz w:val="16"/>
          <w:szCs w:val="16"/>
        </w:rPr>
        <w:t>ers</w:t>
      </w:r>
      <w:r>
        <w:rPr>
          <w:spacing w:val="4"/>
          <w:sz w:val="16"/>
          <w:szCs w:val="16"/>
        </w:rPr>
        <w:t xml:space="preserve"> </w:t>
      </w:r>
      <w:r>
        <w:rPr>
          <w:sz w:val="16"/>
          <w:szCs w:val="16"/>
        </w:rPr>
        <w:t>Hardness</w:t>
      </w:r>
      <w:r>
        <w:rPr>
          <w:spacing w:val="3"/>
          <w:sz w:val="16"/>
          <w:szCs w:val="16"/>
        </w:rPr>
        <w:t xml:space="preserve"> </w:t>
      </w:r>
      <w:r>
        <w:rPr>
          <w:sz w:val="16"/>
          <w:szCs w:val="16"/>
        </w:rPr>
        <w:t>b)</w:t>
      </w:r>
      <w:r>
        <w:rPr>
          <w:spacing w:val="8"/>
          <w:sz w:val="16"/>
          <w:szCs w:val="16"/>
        </w:rPr>
        <w:t xml:space="preserve"> </w:t>
      </w:r>
      <w:r>
        <w:rPr>
          <w:sz w:val="16"/>
          <w:szCs w:val="16"/>
        </w:rPr>
        <w:t xml:space="preserve">Johnson-Cook </w:t>
      </w:r>
      <w:proofErr w:type="gramStart"/>
      <w:r>
        <w:rPr>
          <w:sz w:val="16"/>
          <w:szCs w:val="16"/>
        </w:rPr>
        <w:t>A</w:t>
      </w:r>
      <w:proofErr w:type="gramEnd"/>
      <w:r>
        <w:rPr>
          <w:spacing w:val="8"/>
          <w:sz w:val="16"/>
          <w:szCs w:val="16"/>
        </w:rPr>
        <w:t xml:space="preserve"> </w:t>
      </w:r>
      <w:r>
        <w:rPr>
          <w:sz w:val="16"/>
          <w:szCs w:val="16"/>
        </w:rPr>
        <w:t>parameter</w:t>
      </w:r>
      <w:r>
        <w:rPr>
          <w:spacing w:val="3"/>
          <w:sz w:val="16"/>
          <w:szCs w:val="16"/>
        </w:rPr>
        <w:t xml:space="preserve"> </w:t>
      </w:r>
      <w:r>
        <w:rPr>
          <w:sz w:val="16"/>
          <w:szCs w:val="16"/>
        </w:rPr>
        <w:t>(</w:t>
      </w:r>
      <w:proofErr w:type="spellStart"/>
      <w:r>
        <w:rPr>
          <w:sz w:val="16"/>
          <w:szCs w:val="16"/>
        </w:rPr>
        <w:t>G</w:t>
      </w:r>
      <w:r>
        <w:rPr>
          <w:spacing w:val="-2"/>
          <w:sz w:val="16"/>
          <w:szCs w:val="16"/>
        </w:rPr>
        <w:t>P</w:t>
      </w:r>
      <w:r>
        <w:rPr>
          <w:sz w:val="16"/>
          <w:szCs w:val="16"/>
        </w:rPr>
        <w:t>a</w:t>
      </w:r>
      <w:proofErr w:type="spellEnd"/>
      <w:r>
        <w:rPr>
          <w:sz w:val="16"/>
          <w:szCs w:val="16"/>
        </w:rPr>
        <w:t xml:space="preserve">). </w:t>
      </w:r>
      <w:r>
        <w:rPr>
          <w:spacing w:val="8"/>
          <w:sz w:val="16"/>
          <w:szCs w:val="16"/>
        </w:rPr>
        <w:t xml:space="preserve"> </w:t>
      </w:r>
      <w:proofErr w:type="gramStart"/>
      <w:r>
        <w:rPr>
          <w:sz w:val="16"/>
          <w:szCs w:val="16"/>
        </w:rPr>
        <w:t>c</w:t>
      </w:r>
      <w:proofErr w:type="gramEnd"/>
      <w:r>
        <w:rPr>
          <w:sz w:val="16"/>
          <w:szCs w:val="16"/>
        </w:rPr>
        <w:t>) Johnson-Cook</w:t>
      </w:r>
      <w:r>
        <w:rPr>
          <w:spacing w:val="-5"/>
          <w:sz w:val="16"/>
          <w:szCs w:val="16"/>
        </w:rPr>
        <w:t xml:space="preserve"> </w:t>
      </w:r>
      <w:r>
        <w:rPr>
          <w:sz w:val="16"/>
          <w:szCs w:val="16"/>
        </w:rPr>
        <w:t>B</w:t>
      </w:r>
      <w:r>
        <w:rPr>
          <w:spacing w:val="3"/>
          <w:sz w:val="16"/>
          <w:szCs w:val="16"/>
        </w:rPr>
        <w:t xml:space="preserve"> </w:t>
      </w:r>
      <w:r>
        <w:rPr>
          <w:sz w:val="16"/>
          <w:szCs w:val="16"/>
        </w:rPr>
        <w:t>parameter</w:t>
      </w:r>
      <w:r>
        <w:rPr>
          <w:spacing w:val="-2"/>
          <w:sz w:val="16"/>
          <w:szCs w:val="16"/>
        </w:rPr>
        <w:t xml:space="preserve"> </w:t>
      </w:r>
      <w:r>
        <w:rPr>
          <w:sz w:val="16"/>
          <w:szCs w:val="16"/>
        </w:rPr>
        <w:t>(</w:t>
      </w:r>
      <w:proofErr w:type="spellStart"/>
      <w:r>
        <w:rPr>
          <w:sz w:val="16"/>
          <w:szCs w:val="16"/>
        </w:rPr>
        <w:t>G</w:t>
      </w:r>
      <w:r>
        <w:rPr>
          <w:spacing w:val="-2"/>
          <w:sz w:val="16"/>
          <w:szCs w:val="16"/>
        </w:rPr>
        <w:t>P</w:t>
      </w:r>
      <w:r>
        <w:rPr>
          <w:sz w:val="16"/>
          <w:szCs w:val="16"/>
        </w:rPr>
        <w:t>a</w:t>
      </w:r>
      <w:proofErr w:type="spellEnd"/>
      <w:r>
        <w:rPr>
          <w:sz w:val="16"/>
          <w:szCs w:val="16"/>
        </w:rPr>
        <w:t>).</w:t>
      </w:r>
      <w:r>
        <w:rPr>
          <w:spacing w:val="19"/>
          <w:sz w:val="16"/>
          <w:szCs w:val="16"/>
        </w:rPr>
        <w:t xml:space="preserve"> </w:t>
      </w:r>
      <w:r>
        <w:rPr>
          <w:sz w:val="16"/>
          <w:szCs w:val="16"/>
        </w:rPr>
        <w:t>d)</w:t>
      </w:r>
      <w:r>
        <w:rPr>
          <w:spacing w:val="3"/>
          <w:sz w:val="16"/>
          <w:szCs w:val="16"/>
        </w:rPr>
        <w:t xml:space="preserve"> </w:t>
      </w:r>
      <w:r>
        <w:rPr>
          <w:sz w:val="16"/>
          <w:szCs w:val="16"/>
        </w:rPr>
        <w:t>Johnson-Cook</w:t>
      </w:r>
      <w:r>
        <w:rPr>
          <w:spacing w:val="-5"/>
          <w:sz w:val="16"/>
          <w:szCs w:val="16"/>
        </w:rPr>
        <w:t xml:space="preserve"> </w:t>
      </w:r>
      <w:r>
        <w:rPr>
          <w:sz w:val="16"/>
          <w:szCs w:val="16"/>
        </w:rPr>
        <w:t>n</w:t>
      </w:r>
      <w:r>
        <w:rPr>
          <w:spacing w:val="3"/>
          <w:sz w:val="16"/>
          <w:szCs w:val="16"/>
        </w:rPr>
        <w:t xml:space="preserve"> </w:t>
      </w:r>
      <w:r>
        <w:rPr>
          <w:sz w:val="16"/>
          <w:szCs w:val="16"/>
        </w:rPr>
        <w:t>paramete</w:t>
      </w:r>
      <w:r>
        <w:rPr>
          <w:spacing w:val="-9"/>
          <w:sz w:val="16"/>
          <w:szCs w:val="16"/>
        </w:rPr>
        <w:t>r</w:t>
      </w:r>
      <w:r>
        <w:rPr>
          <w:sz w:val="16"/>
          <w:szCs w:val="16"/>
        </w:rPr>
        <w:t>.</w:t>
      </w:r>
      <w:r>
        <w:rPr>
          <w:spacing w:val="16"/>
          <w:sz w:val="16"/>
          <w:szCs w:val="16"/>
        </w:rPr>
        <w:t xml:space="preserve"> </w:t>
      </w:r>
      <w:r>
        <w:rPr>
          <w:sz w:val="16"/>
          <w:szCs w:val="16"/>
        </w:rPr>
        <w:t>e)</w:t>
      </w:r>
      <w:r>
        <w:rPr>
          <w:spacing w:val="3"/>
          <w:sz w:val="16"/>
          <w:szCs w:val="16"/>
        </w:rPr>
        <w:t xml:space="preserve"> </w:t>
      </w:r>
      <w:r>
        <w:rPr>
          <w:sz w:val="16"/>
          <w:szCs w:val="16"/>
        </w:rPr>
        <w:t>Johnson- Cook</w:t>
      </w:r>
      <w:r>
        <w:rPr>
          <w:spacing w:val="-3"/>
          <w:sz w:val="16"/>
          <w:szCs w:val="16"/>
        </w:rPr>
        <w:t xml:space="preserve"> </w:t>
      </w:r>
      <w:r>
        <w:rPr>
          <w:sz w:val="16"/>
          <w:szCs w:val="16"/>
        </w:rPr>
        <w:t>C</w:t>
      </w:r>
      <w:r>
        <w:rPr>
          <w:spacing w:val="-1"/>
          <w:sz w:val="16"/>
          <w:szCs w:val="16"/>
        </w:rPr>
        <w:t xml:space="preserve"> </w:t>
      </w:r>
      <w:r>
        <w:rPr>
          <w:sz w:val="16"/>
          <w:szCs w:val="16"/>
        </w:rPr>
        <w:t>paramete</w:t>
      </w:r>
      <w:r>
        <w:rPr>
          <w:spacing w:val="-9"/>
          <w:sz w:val="16"/>
          <w:szCs w:val="16"/>
        </w:rPr>
        <w:t>r</w:t>
      </w:r>
      <w:r>
        <w:rPr>
          <w:sz w:val="16"/>
          <w:szCs w:val="16"/>
        </w:rPr>
        <w:t>.</w:t>
      </w:r>
      <w:r>
        <w:rPr>
          <w:spacing w:val="2"/>
          <w:sz w:val="16"/>
          <w:szCs w:val="16"/>
        </w:rPr>
        <w:t xml:space="preserve"> </w:t>
      </w:r>
      <w:r>
        <w:rPr>
          <w:sz w:val="16"/>
          <w:szCs w:val="16"/>
        </w:rPr>
        <w:t>f)</w:t>
      </w:r>
      <w:r>
        <w:rPr>
          <w:spacing w:val="-1"/>
          <w:sz w:val="16"/>
          <w:szCs w:val="16"/>
        </w:rPr>
        <w:t xml:space="preserve"> </w:t>
      </w:r>
      <w:r>
        <w:rPr>
          <w:sz w:val="16"/>
          <w:szCs w:val="16"/>
        </w:rPr>
        <w:t>Johnson-Cook</w:t>
      </w:r>
      <w:r>
        <w:rPr>
          <w:spacing w:val="-9"/>
          <w:sz w:val="16"/>
          <w:szCs w:val="16"/>
        </w:rPr>
        <w:t xml:space="preserve"> </w:t>
      </w:r>
      <w:r>
        <w:rPr>
          <w:sz w:val="16"/>
          <w:szCs w:val="16"/>
        </w:rPr>
        <w:t>m</w:t>
      </w:r>
      <w:r>
        <w:rPr>
          <w:spacing w:val="-1"/>
          <w:sz w:val="16"/>
          <w:szCs w:val="16"/>
        </w:rPr>
        <w:t xml:space="preserve"> </w:t>
      </w:r>
      <w:r>
        <w:rPr>
          <w:sz w:val="16"/>
          <w:szCs w:val="16"/>
        </w:rPr>
        <w:t>paramete</w:t>
      </w:r>
      <w:r>
        <w:rPr>
          <w:spacing w:val="-9"/>
          <w:sz w:val="16"/>
          <w:szCs w:val="16"/>
        </w:rPr>
        <w:t>r</w:t>
      </w:r>
      <w:r>
        <w:rPr>
          <w:sz w:val="16"/>
          <w:szCs w:val="16"/>
        </w:rPr>
        <w:t>.</w:t>
      </w:r>
      <w:commentRangeEnd w:id="55"/>
      <w:r w:rsidR="002A2E35">
        <w:rPr>
          <w:rStyle w:val="CommentReference"/>
        </w:rPr>
        <w:commentReference w:id="55"/>
      </w:r>
    </w:p>
    <w:p w:rsidR="00731615" w:rsidRDefault="00EE1D9C">
      <w:pPr>
        <w:spacing w:before="59"/>
        <w:ind w:left="112" w:right="2329"/>
        <w:jc w:val="both"/>
      </w:pPr>
      <w:r>
        <w:lastRenderedPageBreak/>
        <w:t>2.3.2.</w:t>
      </w:r>
      <w:r>
        <w:rPr>
          <w:spacing w:val="45"/>
        </w:rPr>
        <w:t xml:space="preserve"> </w:t>
      </w:r>
      <w:r>
        <w:t>Blast</w:t>
      </w:r>
      <w:r>
        <w:rPr>
          <w:spacing w:val="-4"/>
        </w:rPr>
        <w:t xml:space="preserve"> </w:t>
      </w:r>
      <w:r>
        <w:t>Loading</w:t>
      </w:r>
      <w:r>
        <w:rPr>
          <w:spacing w:val="-7"/>
        </w:rPr>
        <w:t xml:space="preserve"> </w:t>
      </w:r>
      <w:r>
        <w:t>Simulations</w:t>
      </w:r>
    </w:p>
    <w:p w:rsidR="00731615" w:rsidRDefault="00EE1D9C">
      <w:pPr>
        <w:spacing w:before="29" w:line="249" w:lineRule="auto"/>
        <w:ind w:left="112" w:right="-34" w:firstLine="299"/>
        <w:jc w:val="both"/>
      </w:pPr>
      <w:commentRangeStart w:id="56"/>
      <w:r>
        <w:t>Body</w:t>
      </w:r>
      <w:r>
        <w:rPr>
          <w:spacing w:val="-4"/>
        </w:rPr>
        <w:t xml:space="preserve"> </w:t>
      </w:r>
      <w:r>
        <w:t>loads</w:t>
      </w:r>
      <w:r>
        <w:rPr>
          <w:spacing w:val="-4"/>
        </w:rPr>
        <w:t xml:space="preserve"> </w:t>
      </w:r>
      <w:r>
        <w:t>due</w:t>
      </w:r>
      <w:r>
        <w:rPr>
          <w:spacing w:val="-3"/>
        </w:rPr>
        <w:t xml:space="preserve"> </w:t>
      </w:r>
      <w:r>
        <w:t>to</w:t>
      </w:r>
      <w:r>
        <w:rPr>
          <w:spacing w:val="-2"/>
        </w:rPr>
        <w:t xml:space="preserve"> </w:t>
      </w:r>
      <w:r>
        <w:t>gr</w:t>
      </w:r>
      <w:r>
        <w:rPr>
          <w:spacing w:val="-4"/>
        </w:rPr>
        <w:t>a</w:t>
      </w:r>
      <w:r>
        <w:t>vity</w:t>
      </w:r>
      <w:r>
        <w:rPr>
          <w:spacing w:val="-6"/>
        </w:rPr>
        <w:t xml:space="preserve"> </w:t>
      </w:r>
      <w:r>
        <w:t>were</w:t>
      </w:r>
      <w:r>
        <w:rPr>
          <w:spacing w:val="-4"/>
        </w:rPr>
        <w:t xml:space="preserve"> </w:t>
      </w:r>
      <w:r>
        <w:t>included</w:t>
      </w:r>
      <w:r>
        <w:rPr>
          <w:spacing w:val="-7"/>
        </w:rPr>
        <w:t xml:space="preserve"> </w:t>
      </w:r>
      <w:r>
        <w:t>as</w:t>
      </w:r>
      <w:r>
        <w:rPr>
          <w:spacing w:val="-2"/>
        </w:rPr>
        <w:t xml:space="preserve"> </w:t>
      </w:r>
      <w:r>
        <w:t>the</w:t>
      </w:r>
      <w:r>
        <w:rPr>
          <w:spacing w:val="-2"/>
        </w:rPr>
        <w:t xml:space="preserve"> </w:t>
      </w:r>
      <w:r>
        <w:t>samples</w:t>
      </w:r>
      <w:r>
        <w:rPr>
          <w:spacing w:val="-6"/>
        </w:rPr>
        <w:t xml:space="preserve"> </w:t>
      </w:r>
      <w:r>
        <w:t>are much</w:t>
      </w:r>
      <w:r>
        <w:rPr>
          <w:spacing w:val="16"/>
        </w:rPr>
        <w:t xml:space="preserve"> </w:t>
      </w:r>
      <w:r>
        <w:t>la</w:t>
      </w:r>
      <w:r>
        <w:rPr>
          <w:spacing w:val="-4"/>
        </w:rPr>
        <w:t>r</w:t>
      </w:r>
      <w:r>
        <w:t>ger;</w:t>
      </w:r>
      <w:r>
        <w:rPr>
          <w:spacing w:val="25"/>
        </w:rPr>
        <w:t xml:space="preserve"> </w:t>
      </w:r>
      <w:r>
        <w:t>hence</w:t>
      </w:r>
      <w:r>
        <w:rPr>
          <w:spacing w:val="15"/>
        </w:rPr>
        <w:t xml:space="preserve"> </w:t>
      </w:r>
      <w:r>
        <w:t>the</w:t>
      </w:r>
      <w:r>
        <w:rPr>
          <w:spacing w:val="18"/>
        </w:rPr>
        <w:t xml:space="preserve"> </w:t>
      </w:r>
      <w:r>
        <w:t>weight</w:t>
      </w:r>
      <w:r>
        <w:rPr>
          <w:spacing w:val="15"/>
        </w:rPr>
        <w:t xml:space="preserve"> </w:t>
      </w:r>
      <w:r>
        <w:t>of</w:t>
      </w:r>
      <w:r>
        <w:rPr>
          <w:spacing w:val="18"/>
        </w:rPr>
        <w:t xml:space="preserve"> </w:t>
      </w:r>
      <w:r>
        <w:t>the</w:t>
      </w:r>
      <w:r>
        <w:rPr>
          <w:spacing w:val="18"/>
        </w:rPr>
        <w:t xml:space="preserve"> </w:t>
      </w:r>
      <w:r>
        <w:t>structure</w:t>
      </w:r>
      <w:r>
        <w:rPr>
          <w:spacing w:val="13"/>
        </w:rPr>
        <w:t xml:space="preserve"> </w:t>
      </w:r>
      <w:r>
        <w:t>is</w:t>
      </w:r>
      <w:r>
        <w:rPr>
          <w:spacing w:val="19"/>
        </w:rPr>
        <w:t xml:space="preserve"> </w:t>
      </w:r>
      <w:r>
        <w:t>comparable in</w:t>
      </w:r>
      <w:r>
        <w:rPr>
          <w:spacing w:val="7"/>
        </w:rPr>
        <w:t xml:space="preserve"> </w:t>
      </w:r>
      <w:r>
        <w:t>magnitude to</w:t>
      </w:r>
      <w:r>
        <w:rPr>
          <w:spacing w:val="7"/>
        </w:rPr>
        <w:t xml:space="preserve"> </w:t>
      </w:r>
      <w:r>
        <w:rPr>
          <w:spacing w:val="-3"/>
        </w:rPr>
        <w:t>e</w:t>
      </w:r>
      <w:r>
        <w:t>xternally applied</w:t>
      </w:r>
      <w:r>
        <w:rPr>
          <w:spacing w:val="3"/>
        </w:rPr>
        <w:t xml:space="preserve"> </w:t>
      </w:r>
      <w:r>
        <w:t>forces</w:t>
      </w:r>
      <w:r>
        <w:rPr>
          <w:spacing w:val="4"/>
        </w:rPr>
        <w:t xml:space="preserve"> </w:t>
      </w:r>
      <w:r>
        <w:t>during</w:t>
      </w:r>
      <w:r>
        <w:rPr>
          <w:spacing w:val="3"/>
        </w:rPr>
        <w:t xml:space="preserve"> </w:t>
      </w:r>
      <w:r>
        <w:t>the</w:t>
      </w:r>
      <w:r>
        <w:rPr>
          <w:spacing w:val="6"/>
        </w:rPr>
        <w:t xml:space="preserve"> </w:t>
      </w:r>
      <w:r>
        <w:t>transient loading</w:t>
      </w:r>
      <w:r>
        <w:rPr>
          <w:spacing w:val="-17"/>
        </w:rPr>
        <w:t xml:space="preserve"> </w:t>
      </w:r>
      <w:r>
        <w:t>period</w:t>
      </w:r>
      <w:r>
        <w:rPr>
          <w:spacing w:val="-16"/>
        </w:rPr>
        <w:t xml:space="preserve"> </w:t>
      </w:r>
      <w:r>
        <w:t>and</w:t>
      </w:r>
      <w:r>
        <w:rPr>
          <w:spacing w:val="-14"/>
        </w:rPr>
        <w:t xml:space="preserve"> </w:t>
      </w:r>
      <w:r>
        <w:t>cannot</w:t>
      </w:r>
      <w:r>
        <w:rPr>
          <w:spacing w:val="-16"/>
        </w:rPr>
        <w:t xml:space="preserve"> </w:t>
      </w:r>
      <w:r>
        <w:t>be</w:t>
      </w:r>
      <w:r>
        <w:rPr>
          <w:spacing w:val="-13"/>
        </w:rPr>
        <w:t xml:space="preserve"> </w:t>
      </w:r>
      <w:r>
        <w:t>ignored.</w:t>
      </w:r>
      <w:r>
        <w:rPr>
          <w:spacing w:val="1"/>
        </w:rPr>
        <w:t xml:space="preserve"> </w:t>
      </w:r>
      <w:commentRangeEnd w:id="56"/>
      <w:r w:rsidR="002A2E35">
        <w:rPr>
          <w:rStyle w:val="CommentReference"/>
        </w:rPr>
        <w:commentReference w:id="56"/>
      </w:r>
      <w:r>
        <w:rPr>
          <w:w w:val="99"/>
        </w:rPr>
        <w:t>Acceleration</w:t>
      </w:r>
      <w:r>
        <w:rPr>
          <w:spacing w:val="-10"/>
          <w:w w:val="99"/>
        </w:rPr>
        <w:t xml:space="preserve"> </w:t>
      </w:r>
      <w:r>
        <w:t>due</w:t>
      </w:r>
      <w:r>
        <w:rPr>
          <w:spacing w:val="-14"/>
        </w:rPr>
        <w:t xml:space="preserve"> </w:t>
      </w:r>
      <w:r>
        <w:t>to</w:t>
      </w:r>
      <w:r>
        <w:rPr>
          <w:spacing w:val="-13"/>
        </w:rPr>
        <w:t xml:space="preserve"> </w:t>
      </w:r>
      <w:proofErr w:type="spellStart"/>
      <w:r>
        <w:t>gr</w:t>
      </w:r>
      <w:r>
        <w:rPr>
          <w:spacing w:val="-4"/>
        </w:rPr>
        <w:t>a</w:t>
      </w:r>
      <w:r>
        <w:t>v</w:t>
      </w:r>
      <w:proofErr w:type="spellEnd"/>
      <w:r>
        <w:t>-</w:t>
      </w:r>
    </w:p>
    <w:p w:rsidR="00731615" w:rsidRDefault="00EE1D9C">
      <w:pPr>
        <w:spacing w:line="260" w:lineRule="exact"/>
        <w:ind w:left="112" w:right="-42"/>
        <w:jc w:val="both"/>
      </w:pPr>
      <w:proofErr w:type="spellStart"/>
      <w:proofErr w:type="gramStart"/>
      <w:r>
        <w:rPr>
          <w:position w:val="3"/>
        </w:rPr>
        <w:t>ity</w:t>
      </w:r>
      <w:proofErr w:type="spellEnd"/>
      <w:proofErr w:type="gramEnd"/>
      <w:r>
        <w:rPr>
          <w:spacing w:val="5"/>
          <w:position w:val="3"/>
        </w:rPr>
        <w:t xml:space="preserve"> </w:t>
      </w:r>
      <w:r>
        <w:rPr>
          <w:spacing w:val="-2"/>
          <w:position w:val="3"/>
        </w:rPr>
        <w:t>w</w:t>
      </w:r>
      <w:r>
        <w:rPr>
          <w:position w:val="3"/>
        </w:rPr>
        <w:t>as</w:t>
      </w:r>
      <w:r>
        <w:rPr>
          <w:spacing w:val="4"/>
          <w:position w:val="3"/>
        </w:rPr>
        <w:t xml:space="preserve"> </w:t>
      </w:r>
      <w:r>
        <w:rPr>
          <w:position w:val="3"/>
        </w:rPr>
        <w:t>assumed to</w:t>
      </w:r>
      <w:r>
        <w:rPr>
          <w:spacing w:val="5"/>
          <w:position w:val="3"/>
        </w:rPr>
        <w:t xml:space="preserve"> </w:t>
      </w:r>
      <w:r>
        <w:rPr>
          <w:position w:val="3"/>
        </w:rPr>
        <w:t>be</w:t>
      </w:r>
      <w:r>
        <w:rPr>
          <w:spacing w:val="5"/>
          <w:position w:val="3"/>
        </w:rPr>
        <w:t xml:space="preserve"> </w:t>
      </w:r>
      <w:r>
        <w:rPr>
          <w:position w:val="3"/>
        </w:rPr>
        <w:t>9.81</w:t>
      </w:r>
      <w:r>
        <w:rPr>
          <w:spacing w:val="3"/>
          <w:position w:val="3"/>
        </w:rPr>
        <w:t xml:space="preserve"> </w:t>
      </w:r>
      <w:r>
        <w:rPr>
          <w:w w:val="99"/>
          <w:position w:val="3"/>
        </w:rPr>
        <w:t>m</w:t>
      </w:r>
      <w:r>
        <w:rPr>
          <w:spacing w:val="-34"/>
          <w:position w:val="3"/>
        </w:rPr>
        <w:t xml:space="preserve"> </w:t>
      </w:r>
      <w:r>
        <w:rPr>
          <w:rFonts w:ascii="Meiryo" w:eastAsia="Meiryo" w:hAnsi="Meiryo" w:cs="Meiryo"/>
          <w:spacing w:val="16"/>
          <w:w w:val="71"/>
          <w:position w:val="3"/>
        </w:rPr>
        <w:t>·</w:t>
      </w:r>
      <w:r>
        <w:rPr>
          <w:w w:val="99"/>
          <w:position w:val="3"/>
        </w:rPr>
        <w:t>s</w:t>
      </w:r>
      <w:r>
        <w:rPr>
          <w:rFonts w:ascii="Meiryo" w:eastAsia="Meiryo" w:hAnsi="Meiryo" w:cs="Meiryo"/>
          <w:w w:val="78"/>
          <w:position w:val="10"/>
          <w:sz w:val="14"/>
          <w:szCs w:val="14"/>
        </w:rPr>
        <w:t>−</w:t>
      </w:r>
      <w:r>
        <w:rPr>
          <w:w w:val="99"/>
          <w:position w:val="10"/>
          <w:sz w:val="14"/>
          <w:szCs w:val="14"/>
        </w:rPr>
        <w:t>2</w:t>
      </w:r>
      <w:r>
        <w:rPr>
          <w:spacing w:val="-25"/>
          <w:position w:val="10"/>
          <w:sz w:val="14"/>
          <w:szCs w:val="14"/>
        </w:rPr>
        <w:t xml:space="preserve"> </w:t>
      </w:r>
      <w:r>
        <w:rPr>
          <w:position w:val="3"/>
        </w:rPr>
        <w:t>.</w:t>
      </w:r>
      <w:r>
        <w:rPr>
          <w:spacing w:val="32"/>
          <w:position w:val="3"/>
        </w:rPr>
        <w:t xml:space="preserve"> </w:t>
      </w:r>
      <w:r>
        <w:rPr>
          <w:position w:val="3"/>
        </w:rPr>
        <w:t>Loading due</w:t>
      </w:r>
      <w:r>
        <w:rPr>
          <w:spacing w:val="4"/>
          <w:position w:val="3"/>
        </w:rPr>
        <w:t xml:space="preserve"> </w:t>
      </w:r>
      <w:r>
        <w:rPr>
          <w:position w:val="3"/>
        </w:rPr>
        <w:t>to</w:t>
      </w:r>
      <w:r>
        <w:rPr>
          <w:spacing w:val="5"/>
          <w:position w:val="3"/>
        </w:rPr>
        <w:t xml:space="preserve"> </w:t>
      </w:r>
      <w:proofErr w:type="spellStart"/>
      <w:r>
        <w:rPr>
          <w:position w:val="3"/>
        </w:rPr>
        <w:t>hemisphe</w:t>
      </w:r>
      <w:r>
        <w:rPr>
          <w:spacing w:val="-4"/>
          <w:position w:val="3"/>
        </w:rPr>
        <w:t>r</w:t>
      </w:r>
      <w:proofErr w:type="spellEnd"/>
      <w:r>
        <w:rPr>
          <w:position w:val="3"/>
        </w:rPr>
        <w:t>-</w:t>
      </w:r>
    </w:p>
    <w:p w:rsidR="00731615" w:rsidRDefault="00EE1D9C">
      <w:pPr>
        <w:spacing w:line="180" w:lineRule="exact"/>
        <w:ind w:left="112" w:right="-30"/>
        <w:jc w:val="both"/>
      </w:pPr>
      <w:proofErr w:type="spellStart"/>
      <w:proofErr w:type="gramStart"/>
      <w:r>
        <w:t>ical</w:t>
      </w:r>
      <w:proofErr w:type="spellEnd"/>
      <w:proofErr w:type="gramEnd"/>
      <w:r>
        <w:rPr>
          <w:spacing w:val="18"/>
        </w:rPr>
        <w:t xml:space="preserve"> </w:t>
      </w:r>
      <w:r>
        <w:t>air</w:t>
      </w:r>
      <w:r>
        <w:rPr>
          <w:spacing w:val="19"/>
        </w:rPr>
        <w:t xml:space="preserve"> </w:t>
      </w:r>
      <w:r>
        <w:t>blast</w:t>
      </w:r>
      <w:r>
        <w:rPr>
          <w:spacing w:val="17"/>
        </w:rPr>
        <w:t xml:space="preserve"> </w:t>
      </w:r>
      <w:r>
        <w:rPr>
          <w:spacing w:val="-2"/>
        </w:rPr>
        <w:t>w</w:t>
      </w:r>
      <w:r>
        <w:t>as</w:t>
      </w:r>
      <w:r>
        <w:rPr>
          <w:spacing w:val="18"/>
        </w:rPr>
        <w:t xml:space="preserve"> </w:t>
      </w:r>
      <w:r>
        <w:t>simulated</w:t>
      </w:r>
      <w:r>
        <w:rPr>
          <w:spacing w:val="13"/>
        </w:rPr>
        <w:t xml:space="preserve"> </w:t>
      </w:r>
      <w:r>
        <w:t>by</w:t>
      </w:r>
      <w:r>
        <w:rPr>
          <w:spacing w:val="19"/>
        </w:rPr>
        <w:t xml:space="preserve"> </w:t>
      </w:r>
      <w:r>
        <w:t>using</w:t>
      </w:r>
      <w:r>
        <w:rPr>
          <w:spacing w:val="17"/>
        </w:rPr>
        <w:t xml:space="preserve"> </w:t>
      </w:r>
      <w:r>
        <w:t>CONWEP</w:t>
      </w:r>
      <w:r>
        <w:rPr>
          <w:spacing w:val="13"/>
        </w:rPr>
        <w:t xml:space="preserve"> </w:t>
      </w:r>
      <w:r>
        <w:t>data</w:t>
      </w:r>
      <w:r>
        <w:rPr>
          <w:spacing w:val="18"/>
        </w:rPr>
        <w:t xml:space="preserve"> </w:t>
      </w:r>
      <w:r>
        <w:t>through</w:t>
      </w:r>
    </w:p>
    <w:p w:rsidR="00731615" w:rsidRDefault="00EE1D9C">
      <w:pPr>
        <w:spacing w:before="4" w:line="240" w:lineRule="exact"/>
        <w:ind w:left="112" w:right="-40"/>
        <w:jc w:val="both"/>
      </w:pPr>
      <w:proofErr w:type="gramStart"/>
      <w:r>
        <w:t>an</w:t>
      </w:r>
      <w:proofErr w:type="gramEnd"/>
      <w:r>
        <w:rPr>
          <w:spacing w:val="4"/>
        </w:rPr>
        <w:t xml:space="preserve"> </w:t>
      </w:r>
      <w:r>
        <w:t>in</w:t>
      </w:r>
      <w:r>
        <w:rPr>
          <w:spacing w:val="-4"/>
        </w:rPr>
        <w:t>b</w:t>
      </w:r>
      <w:r>
        <w:t>uilt</w:t>
      </w:r>
      <w:r>
        <w:rPr>
          <w:spacing w:val="1"/>
        </w:rPr>
        <w:t xml:space="preserve"> </w:t>
      </w:r>
      <w:r>
        <w:t>function</w:t>
      </w:r>
      <w:r>
        <w:rPr>
          <w:spacing w:val="-1"/>
        </w:rPr>
        <w:t xml:space="preserve"> </w:t>
      </w:r>
      <w:r>
        <w:t>in</w:t>
      </w:r>
      <w:r>
        <w:rPr>
          <w:spacing w:val="4"/>
        </w:rPr>
        <w:t xml:space="preserve"> </w:t>
      </w:r>
      <w:r>
        <w:t>the</w:t>
      </w:r>
      <w:r>
        <w:rPr>
          <w:spacing w:val="4"/>
        </w:rPr>
        <w:t xml:space="preserve"> </w:t>
      </w:r>
      <w:r>
        <w:t>LS-</w:t>
      </w:r>
      <w:r>
        <w:rPr>
          <w:spacing w:val="-11"/>
        </w:rPr>
        <w:t>D</w:t>
      </w:r>
      <w:r>
        <w:t>Y</w:t>
      </w:r>
      <w:r>
        <w:rPr>
          <w:spacing w:val="-7"/>
        </w:rPr>
        <w:t>N</w:t>
      </w:r>
      <w:r>
        <w:t>A</w:t>
      </w:r>
      <w:r>
        <w:rPr>
          <w:spacing w:val="-3"/>
        </w:rPr>
        <w:t xml:space="preserve"> </w:t>
      </w:r>
      <w:r>
        <w:t>soft</w:t>
      </w:r>
      <w:r>
        <w:rPr>
          <w:spacing w:val="-2"/>
        </w:rPr>
        <w:t>w</w:t>
      </w:r>
      <w:r>
        <w:t>are</w:t>
      </w:r>
      <w:r>
        <w:rPr>
          <w:spacing w:val="-1"/>
        </w:rPr>
        <w:t xml:space="preserve"> </w:t>
      </w:r>
      <w:r>
        <w:rPr>
          <w:w w:val="99"/>
        </w:rPr>
        <w:t>(</w:t>
      </w:r>
      <w:r>
        <w:rPr>
          <w:rFonts w:ascii="BatangChe" w:eastAsia="BatangChe" w:hAnsi="BatangChe" w:cs="BatangChe"/>
          <w:w w:val="104"/>
        </w:rPr>
        <w:t xml:space="preserve">*LOAD_BLAST_ </w:t>
      </w:r>
      <w:r>
        <w:rPr>
          <w:rFonts w:ascii="BatangChe" w:eastAsia="BatangChe" w:hAnsi="BatangChe" w:cs="BatangChe"/>
        </w:rPr>
        <w:t xml:space="preserve">ENHANCED </w:t>
      </w:r>
      <w:r>
        <w:t>input</w:t>
      </w:r>
      <w:r>
        <w:rPr>
          <w:spacing w:val="15"/>
        </w:rPr>
        <w:t xml:space="preserve"> </w:t>
      </w:r>
      <w:r>
        <w:t>card),</w:t>
      </w:r>
      <w:r>
        <w:rPr>
          <w:spacing w:val="20"/>
        </w:rPr>
        <w:t xml:space="preserve"> </w:t>
      </w:r>
      <w:r>
        <w:t>which</w:t>
      </w:r>
      <w:r>
        <w:rPr>
          <w:spacing w:val="14"/>
        </w:rPr>
        <w:t xml:space="preserve"> </w:t>
      </w:r>
      <w:r>
        <w:t>is</w:t>
      </w:r>
      <w:r>
        <w:rPr>
          <w:spacing w:val="17"/>
        </w:rPr>
        <w:t xml:space="preserve"> </w:t>
      </w:r>
      <w:r>
        <w:t>widely</w:t>
      </w:r>
      <w:r>
        <w:rPr>
          <w:spacing w:val="14"/>
        </w:rPr>
        <w:t xml:space="preserve"> </w:t>
      </w:r>
      <w:r>
        <w:t>accepted</w:t>
      </w:r>
      <w:r>
        <w:rPr>
          <w:spacing w:val="12"/>
        </w:rPr>
        <w:t xml:space="preserve"> </w:t>
      </w:r>
      <w:r>
        <w:t>to</w:t>
      </w:r>
      <w:r>
        <w:rPr>
          <w:spacing w:val="16"/>
        </w:rPr>
        <w:t xml:space="preserve"> </w:t>
      </w:r>
      <w:r>
        <w:t>generate realistic</w:t>
      </w:r>
      <w:r>
        <w:rPr>
          <w:spacing w:val="-1"/>
        </w:rPr>
        <w:t xml:space="preserve"> </w:t>
      </w:r>
      <w:r>
        <w:t>results [32,</w:t>
      </w:r>
      <w:r>
        <w:rPr>
          <w:spacing w:val="2"/>
        </w:rPr>
        <w:t xml:space="preserve"> </w:t>
      </w:r>
      <w:r>
        <w:t>33].</w:t>
      </w:r>
      <w:r>
        <w:rPr>
          <w:spacing w:val="24"/>
        </w:rPr>
        <w:t xml:space="preserve"> </w:t>
      </w:r>
      <w:r>
        <w:t>Predictions</w:t>
      </w:r>
      <w:r>
        <w:rPr>
          <w:spacing w:val="-4"/>
        </w:rPr>
        <w:t xml:space="preserve"> </w:t>
      </w:r>
      <w:r>
        <w:t>were</w:t>
      </w:r>
      <w:r>
        <w:rPr>
          <w:spacing w:val="1"/>
        </w:rPr>
        <w:t xml:space="preserve"> </w:t>
      </w:r>
      <w:r>
        <w:t>run</w:t>
      </w:r>
      <w:r>
        <w:rPr>
          <w:spacing w:val="2"/>
        </w:rPr>
        <w:t xml:space="preserve"> </w:t>
      </w:r>
      <w:r>
        <w:t>for</w:t>
      </w:r>
      <w:r>
        <w:rPr>
          <w:spacing w:val="3"/>
        </w:rPr>
        <w:t xml:space="preserve"> </w:t>
      </w:r>
      <w:r>
        <w:t>a</w:t>
      </w:r>
      <w:r>
        <w:rPr>
          <w:spacing w:val="4"/>
        </w:rPr>
        <w:t xml:space="preserve"> </w:t>
      </w:r>
      <w:r>
        <w:t xml:space="preserve">scaled </w:t>
      </w:r>
      <w:proofErr w:type="spellStart"/>
      <w:r>
        <w:t>dis</w:t>
      </w:r>
      <w:proofErr w:type="spellEnd"/>
      <w:r>
        <w:t xml:space="preserve">- </w:t>
      </w:r>
      <w:proofErr w:type="spellStart"/>
      <w:r>
        <w:t>tance</w:t>
      </w:r>
      <w:proofErr w:type="spellEnd"/>
      <w:r>
        <w:rPr>
          <w:spacing w:val="20"/>
        </w:rPr>
        <w:t xml:space="preserve"> </w:t>
      </w:r>
      <w:proofErr w:type="gramStart"/>
      <w:r>
        <w:t>Z  =</w:t>
      </w:r>
      <w:proofErr w:type="gramEnd"/>
      <w:r>
        <w:t xml:space="preserve"> </w:t>
      </w:r>
      <w:r>
        <w:rPr>
          <w:spacing w:val="16"/>
        </w:rPr>
        <w:t xml:space="preserve"> </w:t>
      </w:r>
      <w:r>
        <w:t>0.2</w:t>
      </w:r>
      <w:r>
        <w:rPr>
          <w:spacing w:val="22"/>
        </w:rPr>
        <w:t xml:space="preserve"> </w:t>
      </w:r>
      <w:r>
        <w:t>using</w:t>
      </w:r>
      <w:r>
        <w:rPr>
          <w:spacing w:val="21"/>
        </w:rPr>
        <w:t xml:space="preserve"> </w:t>
      </w:r>
      <w:r>
        <w:t>1.25</w:t>
      </w:r>
      <w:r>
        <w:rPr>
          <w:spacing w:val="21"/>
        </w:rPr>
        <w:t xml:space="preserve"> </w:t>
      </w:r>
      <w:r>
        <w:t>kg</w:t>
      </w:r>
      <w:r>
        <w:rPr>
          <w:spacing w:val="22"/>
        </w:rPr>
        <w:t xml:space="preserve"> </w:t>
      </w:r>
      <w:r>
        <w:t>equ</w:t>
      </w:r>
      <w:r>
        <w:rPr>
          <w:spacing w:val="-5"/>
        </w:rPr>
        <w:t>iv</w:t>
      </w:r>
      <w:r>
        <w:t>alent</w:t>
      </w:r>
      <w:r>
        <w:rPr>
          <w:spacing w:val="17"/>
        </w:rPr>
        <w:t xml:space="preserve"> </w:t>
      </w:r>
      <w:r>
        <w:t>TN</w:t>
      </w:r>
      <w:r>
        <w:rPr>
          <w:spacing w:val="-15"/>
        </w:rPr>
        <w:t>T</w:t>
      </w:r>
      <w:r>
        <w:t>.</w:t>
      </w:r>
      <w:r>
        <w:rPr>
          <w:spacing w:val="20"/>
        </w:rPr>
        <w:t xml:space="preserve"> </w:t>
      </w:r>
      <w:r>
        <w:t>A</w:t>
      </w:r>
      <w:r>
        <w:rPr>
          <w:spacing w:val="23"/>
        </w:rPr>
        <w:t xml:space="preserve"> </w:t>
      </w:r>
      <w:r>
        <w:t xml:space="preserve">preliminary simulation </w:t>
      </w:r>
      <w:r>
        <w:rPr>
          <w:spacing w:val="-2"/>
        </w:rPr>
        <w:t>w</w:t>
      </w:r>
      <w:r>
        <w:t>as</w:t>
      </w:r>
      <w:r>
        <w:rPr>
          <w:spacing w:val="5"/>
        </w:rPr>
        <w:t xml:space="preserve"> </w:t>
      </w:r>
      <w:r>
        <w:t>carried</w:t>
      </w:r>
      <w:r>
        <w:rPr>
          <w:spacing w:val="3"/>
        </w:rPr>
        <w:t xml:space="preserve"> </w:t>
      </w:r>
      <w:r>
        <w:t>out</w:t>
      </w:r>
      <w:r>
        <w:rPr>
          <w:spacing w:val="6"/>
        </w:rPr>
        <w:t xml:space="preserve"> </w:t>
      </w:r>
      <w:r>
        <w:t>where</w:t>
      </w:r>
      <w:r>
        <w:rPr>
          <w:spacing w:val="4"/>
        </w:rPr>
        <w:t xml:space="preserve"> </w:t>
      </w:r>
      <w:r>
        <w:t>the</w:t>
      </w:r>
      <w:r>
        <w:rPr>
          <w:spacing w:val="6"/>
        </w:rPr>
        <w:t xml:space="preserve"> </w:t>
      </w:r>
      <w:r>
        <w:t>pressure</w:t>
      </w:r>
      <w:r>
        <w:rPr>
          <w:spacing w:val="2"/>
        </w:rPr>
        <w:t xml:space="preserve"> </w:t>
      </w:r>
      <w:r>
        <w:t>loading</w:t>
      </w:r>
      <w:r>
        <w:rPr>
          <w:spacing w:val="2"/>
        </w:rPr>
        <w:t xml:space="preserve"> </w:t>
      </w:r>
      <w:r>
        <w:t>on</w:t>
      </w:r>
      <w:r>
        <w:rPr>
          <w:spacing w:val="6"/>
        </w:rPr>
        <w:t xml:space="preserve"> </w:t>
      </w:r>
      <w:r>
        <w:t>the structure</w:t>
      </w:r>
      <w:r>
        <w:rPr>
          <w:spacing w:val="-15"/>
        </w:rPr>
        <w:t xml:space="preserve"> </w:t>
      </w:r>
      <w:r>
        <w:rPr>
          <w:spacing w:val="-2"/>
        </w:rPr>
        <w:t>w</w:t>
      </w:r>
      <w:r>
        <w:t>as</w:t>
      </w:r>
      <w:r>
        <w:rPr>
          <w:spacing w:val="-11"/>
        </w:rPr>
        <w:t xml:space="preserve"> </w:t>
      </w:r>
      <w:r>
        <w:t>determined</w:t>
      </w:r>
      <w:r>
        <w:rPr>
          <w:spacing w:val="-17"/>
        </w:rPr>
        <w:t xml:space="preserve"> </w:t>
      </w:r>
      <w:r>
        <w:t>by</w:t>
      </w:r>
      <w:r>
        <w:rPr>
          <w:spacing w:val="-10"/>
        </w:rPr>
        <w:t xml:space="preserve"> </w:t>
      </w:r>
      <w:r>
        <w:t>using</w:t>
      </w:r>
      <w:r>
        <w:rPr>
          <w:spacing w:val="-13"/>
        </w:rPr>
        <w:t xml:space="preserve"> </w:t>
      </w:r>
      <w:r>
        <w:t>an</w:t>
      </w:r>
      <w:r>
        <w:rPr>
          <w:spacing w:val="-10"/>
        </w:rPr>
        <w:t xml:space="preserve"> </w:t>
      </w:r>
      <w:r>
        <w:t>Eulerian</w:t>
      </w:r>
      <w:r>
        <w:rPr>
          <w:spacing w:val="-15"/>
        </w:rPr>
        <w:t xml:space="preserve"> </w:t>
      </w:r>
      <w:r>
        <w:t>simulation</w:t>
      </w:r>
      <w:r>
        <w:rPr>
          <w:spacing w:val="-16"/>
        </w:rPr>
        <w:t xml:space="preserve"> </w:t>
      </w:r>
      <w:r>
        <w:t>of</w:t>
      </w:r>
      <w:r>
        <w:rPr>
          <w:spacing w:val="-10"/>
        </w:rPr>
        <w:t xml:space="preserve"> </w:t>
      </w:r>
      <w:r>
        <w:t xml:space="preserve">the </w:t>
      </w:r>
      <w:r>
        <w:rPr>
          <w:spacing w:val="-3"/>
        </w:rPr>
        <w:t>e</w:t>
      </w:r>
      <w:r>
        <w:t>xplos</w:t>
      </w:r>
      <w:r>
        <w:rPr>
          <w:spacing w:val="-5"/>
        </w:rPr>
        <w:t>i</w:t>
      </w:r>
      <w:r>
        <w:rPr>
          <w:spacing w:val="-3"/>
        </w:rPr>
        <w:t>v</w:t>
      </w:r>
      <w:r>
        <w:t>e</w:t>
      </w:r>
      <w:r>
        <w:rPr>
          <w:spacing w:val="1"/>
        </w:rPr>
        <w:t xml:space="preserve"> </w:t>
      </w:r>
      <w:r>
        <w:t>cha</w:t>
      </w:r>
      <w:r>
        <w:rPr>
          <w:spacing w:val="-4"/>
        </w:rPr>
        <w:t>r</w:t>
      </w:r>
      <w:r>
        <w:t>ge</w:t>
      </w:r>
      <w:r>
        <w:rPr>
          <w:spacing w:val="4"/>
        </w:rPr>
        <w:t xml:space="preserve"> </w:t>
      </w:r>
      <w:r>
        <w:t>detonation process</w:t>
      </w:r>
      <w:r>
        <w:rPr>
          <w:spacing w:val="2"/>
        </w:rPr>
        <w:t xml:space="preserve"> </w:t>
      </w:r>
      <w:r>
        <w:t>using</w:t>
      </w:r>
      <w:r>
        <w:rPr>
          <w:spacing w:val="4"/>
        </w:rPr>
        <w:t xml:space="preserve"> </w:t>
      </w:r>
      <w:r>
        <w:t>an</w:t>
      </w:r>
      <w:r>
        <w:rPr>
          <w:spacing w:val="8"/>
        </w:rPr>
        <w:t xml:space="preserve"> </w:t>
      </w:r>
      <w:proofErr w:type="spellStart"/>
      <w:r>
        <w:t>idealised</w:t>
      </w:r>
      <w:proofErr w:type="spellEnd"/>
      <w:r>
        <w:rPr>
          <w:spacing w:val="1"/>
        </w:rPr>
        <w:t xml:space="preserve"> </w:t>
      </w:r>
      <w:r>
        <w:t xml:space="preserve">Jones- </w:t>
      </w:r>
      <w:r>
        <w:rPr>
          <w:spacing w:val="-8"/>
        </w:rPr>
        <w:t>W</w:t>
      </w:r>
      <w:r>
        <w:t>ilkins-Lee</w:t>
      </w:r>
      <w:r>
        <w:rPr>
          <w:spacing w:val="-6"/>
        </w:rPr>
        <w:t xml:space="preserve"> </w:t>
      </w:r>
      <w:r>
        <w:t>equation</w:t>
      </w:r>
      <w:r>
        <w:rPr>
          <w:spacing w:val="-3"/>
        </w:rPr>
        <w:t xml:space="preserve"> </w:t>
      </w:r>
      <w:r>
        <w:t>of</w:t>
      </w:r>
      <w:r>
        <w:rPr>
          <w:spacing w:val="2"/>
        </w:rPr>
        <w:t xml:space="preserve"> </w:t>
      </w:r>
      <w:r>
        <w:t>state [34,</w:t>
      </w:r>
      <w:r>
        <w:rPr>
          <w:spacing w:val="1"/>
        </w:rPr>
        <w:t xml:space="preserve"> </w:t>
      </w:r>
      <w:r>
        <w:t>35,</w:t>
      </w:r>
      <w:r>
        <w:rPr>
          <w:spacing w:val="1"/>
        </w:rPr>
        <w:t xml:space="preserve"> </w:t>
      </w:r>
      <w:proofErr w:type="gramStart"/>
      <w:r>
        <w:t>8</w:t>
      </w:r>
      <w:proofErr w:type="gramEnd"/>
      <w:r>
        <w:t>].</w:t>
      </w:r>
      <w:r>
        <w:rPr>
          <w:spacing w:val="23"/>
        </w:rPr>
        <w:t xml:space="preserve"> </w:t>
      </w:r>
      <w:r>
        <w:t>The</w:t>
      </w:r>
      <w:r>
        <w:rPr>
          <w:spacing w:val="1"/>
        </w:rPr>
        <w:t xml:space="preserve"> </w:t>
      </w:r>
      <w:r>
        <w:t>pressure</w:t>
      </w:r>
      <w:r>
        <w:rPr>
          <w:spacing w:val="-3"/>
        </w:rPr>
        <w:t xml:space="preserve"> </w:t>
      </w:r>
      <w:r>
        <w:t>history at</w:t>
      </w:r>
      <w:r>
        <w:rPr>
          <w:spacing w:val="4"/>
        </w:rPr>
        <w:t xml:space="preserve"> </w:t>
      </w:r>
      <w:r>
        <w:t>the</w:t>
      </w:r>
      <w:r>
        <w:rPr>
          <w:spacing w:val="3"/>
        </w:rPr>
        <w:t xml:space="preserve"> </w:t>
      </w:r>
      <w:r>
        <w:t>plate,</w:t>
      </w:r>
      <w:r>
        <w:rPr>
          <w:spacing w:val="2"/>
        </w:rPr>
        <w:t xml:space="preserve"> </w:t>
      </w:r>
      <w:r>
        <w:t xml:space="preserve">which </w:t>
      </w:r>
      <w:r>
        <w:rPr>
          <w:spacing w:val="-2"/>
        </w:rPr>
        <w:t>w</w:t>
      </w:r>
      <w:r>
        <w:t>as</w:t>
      </w:r>
      <w:r>
        <w:rPr>
          <w:spacing w:val="2"/>
        </w:rPr>
        <w:t xml:space="preserve"> </w:t>
      </w:r>
      <w:r>
        <w:t>assumed</w:t>
      </w:r>
      <w:r>
        <w:rPr>
          <w:spacing w:val="-2"/>
        </w:rPr>
        <w:t xml:space="preserve"> </w:t>
      </w:r>
      <w:r>
        <w:t>to</w:t>
      </w:r>
      <w:r>
        <w:rPr>
          <w:spacing w:val="3"/>
        </w:rPr>
        <w:t xml:space="preserve"> </w:t>
      </w:r>
      <w:r>
        <w:t>be</w:t>
      </w:r>
      <w:r>
        <w:rPr>
          <w:spacing w:val="3"/>
        </w:rPr>
        <w:t xml:space="preserve"> </w:t>
      </w:r>
      <w:r>
        <w:t>rigid,</w:t>
      </w:r>
      <w:r>
        <w:rPr>
          <w:spacing w:val="2"/>
        </w:rPr>
        <w:t xml:space="preserve"> </w:t>
      </w:r>
      <w:r>
        <w:rPr>
          <w:spacing w:val="-2"/>
        </w:rPr>
        <w:t>w</w:t>
      </w:r>
      <w:r>
        <w:t>as</w:t>
      </w:r>
      <w:r>
        <w:rPr>
          <w:spacing w:val="2"/>
        </w:rPr>
        <w:t xml:space="preserve"> </w:t>
      </w:r>
      <w:r>
        <w:t>imported</w:t>
      </w:r>
      <w:r>
        <w:rPr>
          <w:spacing w:val="-2"/>
        </w:rPr>
        <w:t xml:space="preserve"> </w:t>
      </w:r>
      <w:r>
        <w:t>into a</w:t>
      </w:r>
      <w:r>
        <w:rPr>
          <w:spacing w:val="9"/>
        </w:rPr>
        <w:t xml:space="preserve"> </w:t>
      </w:r>
      <w:proofErr w:type="spellStart"/>
      <w:r>
        <w:t>Lagrangian</w:t>
      </w:r>
      <w:proofErr w:type="spellEnd"/>
      <w:r>
        <w:rPr>
          <w:spacing w:val="1"/>
        </w:rPr>
        <w:t xml:space="preserve"> </w:t>
      </w:r>
      <w:r>
        <w:t>simulation</w:t>
      </w:r>
      <w:r>
        <w:rPr>
          <w:spacing w:val="2"/>
        </w:rPr>
        <w:t xml:space="preserve"> </w:t>
      </w:r>
      <w:r>
        <w:t>of</w:t>
      </w:r>
      <w:r>
        <w:rPr>
          <w:spacing w:val="8"/>
        </w:rPr>
        <w:t xml:space="preserve"> </w:t>
      </w:r>
      <w:r>
        <w:t>the</w:t>
      </w:r>
      <w:r>
        <w:rPr>
          <w:spacing w:val="8"/>
        </w:rPr>
        <w:t xml:space="preserve"> </w:t>
      </w:r>
      <w:r>
        <w:rPr>
          <w:spacing w:val="-3"/>
        </w:rPr>
        <w:t>e</w:t>
      </w:r>
      <w:r>
        <w:t>xperimental rig.</w:t>
      </w:r>
      <w:r>
        <w:rPr>
          <w:spacing w:val="40"/>
        </w:rPr>
        <w:t xml:space="preserve"> </w:t>
      </w:r>
      <w:r>
        <w:t>This</w:t>
      </w:r>
      <w:r>
        <w:rPr>
          <w:spacing w:val="6"/>
        </w:rPr>
        <w:t xml:space="preserve"> </w:t>
      </w:r>
      <w:r>
        <w:t>ensures that</w:t>
      </w:r>
      <w:r>
        <w:rPr>
          <w:spacing w:val="3"/>
        </w:rPr>
        <w:t xml:space="preserve"> </w:t>
      </w:r>
      <w:r>
        <w:t>the</w:t>
      </w:r>
      <w:r>
        <w:rPr>
          <w:spacing w:val="4"/>
        </w:rPr>
        <w:t xml:space="preserve"> </w:t>
      </w:r>
      <w:r>
        <w:t>loading profile</w:t>
      </w:r>
      <w:r>
        <w:rPr>
          <w:spacing w:val="-10"/>
        </w:rPr>
        <w:t xml:space="preserve"> </w:t>
      </w:r>
      <w:r>
        <w:t>is</w:t>
      </w:r>
      <w:r>
        <w:rPr>
          <w:spacing w:val="5"/>
        </w:rPr>
        <w:t xml:space="preserve"> </w:t>
      </w:r>
      <w:r>
        <w:t>a</w:t>
      </w:r>
      <w:r>
        <w:rPr>
          <w:spacing w:val="5"/>
        </w:rPr>
        <w:t xml:space="preserve"> </w:t>
      </w:r>
      <w:r>
        <w:t>conser</w:t>
      </w:r>
      <w:r>
        <w:rPr>
          <w:spacing w:val="-5"/>
        </w:rPr>
        <w:t>v</w:t>
      </w:r>
      <w:r>
        <w:t>at</w:t>
      </w:r>
      <w:r>
        <w:rPr>
          <w:spacing w:val="-5"/>
        </w:rPr>
        <w:t>i</w:t>
      </w:r>
      <w:r>
        <w:rPr>
          <w:spacing w:val="-3"/>
        </w:rPr>
        <w:t>v</w:t>
      </w:r>
      <w:r>
        <w:t>e</w:t>
      </w:r>
      <w:r>
        <w:rPr>
          <w:spacing w:val="-4"/>
        </w:rPr>
        <w:t xml:space="preserve"> </w:t>
      </w:r>
      <w:r>
        <w:t>estimation</w:t>
      </w:r>
      <w:r>
        <w:rPr>
          <w:spacing w:val="-2"/>
        </w:rPr>
        <w:t xml:space="preserve"> </w:t>
      </w:r>
      <w:r>
        <w:t>since</w:t>
      </w:r>
      <w:r>
        <w:rPr>
          <w:spacing w:val="2"/>
        </w:rPr>
        <w:t xml:space="preserve"> </w:t>
      </w:r>
      <w:r>
        <w:t>there is</w:t>
      </w:r>
      <w:r>
        <w:rPr>
          <w:spacing w:val="8"/>
        </w:rPr>
        <w:t xml:space="preserve"> </w:t>
      </w:r>
      <w:r>
        <w:t>no</w:t>
      </w:r>
      <w:r>
        <w:rPr>
          <w:spacing w:val="8"/>
        </w:rPr>
        <w:t xml:space="preserve"> </w:t>
      </w:r>
      <w:r>
        <w:t>relief</w:t>
      </w:r>
      <w:r>
        <w:rPr>
          <w:spacing w:val="6"/>
        </w:rPr>
        <w:t xml:space="preserve"> </w:t>
      </w:r>
      <w:r>
        <w:t>of</w:t>
      </w:r>
      <w:r>
        <w:rPr>
          <w:spacing w:val="8"/>
        </w:rPr>
        <w:t xml:space="preserve"> </w:t>
      </w:r>
      <w:r>
        <w:t>the</w:t>
      </w:r>
      <w:r>
        <w:rPr>
          <w:spacing w:val="7"/>
        </w:rPr>
        <w:t xml:space="preserve"> </w:t>
      </w:r>
      <w:r>
        <w:t>pressure</w:t>
      </w:r>
      <w:r>
        <w:rPr>
          <w:spacing w:val="3"/>
        </w:rPr>
        <w:t xml:space="preserve"> </w:t>
      </w:r>
      <w:r>
        <w:t>loading</w:t>
      </w:r>
      <w:r>
        <w:rPr>
          <w:spacing w:val="4"/>
        </w:rPr>
        <w:t xml:space="preserve"> </w:t>
      </w:r>
      <w:r>
        <w:t>due</w:t>
      </w:r>
      <w:r>
        <w:rPr>
          <w:spacing w:val="7"/>
        </w:rPr>
        <w:t xml:space="preserve"> </w:t>
      </w:r>
      <w:r>
        <w:t>to</w:t>
      </w:r>
      <w:r>
        <w:rPr>
          <w:spacing w:val="8"/>
        </w:rPr>
        <w:t xml:space="preserve"> </w:t>
      </w:r>
      <w:r>
        <w:t>deformation of</w:t>
      </w:r>
      <w:r>
        <w:rPr>
          <w:spacing w:val="8"/>
        </w:rPr>
        <w:t xml:space="preserve"> </w:t>
      </w:r>
      <w:r>
        <w:t xml:space="preserve">the plate. </w:t>
      </w:r>
      <w:r>
        <w:rPr>
          <w:spacing w:val="14"/>
        </w:rPr>
        <w:t xml:space="preserve"> </w:t>
      </w:r>
      <w:commentRangeStart w:id="57"/>
      <w:r>
        <w:t>Whilst</w:t>
      </w:r>
      <w:r>
        <w:rPr>
          <w:spacing w:val="3"/>
        </w:rPr>
        <w:t xml:space="preserve"> </w:t>
      </w:r>
      <w:r>
        <w:t>the</w:t>
      </w:r>
      <w:r>
        <w:rPr>
          <w:spacing w:val="6"/>
        </w:rPr>
        <w:t xml:space="preserve"> </w:t>
      </w:r>
      <w:r>
        <w:t>simulation sh</w:t>
      </w:r>
      <w:r>
        <w:rPr>
          <w:spacing w:val="-5"/>
        </w:rPr>
        <w:t>o</w:t>
      </w:r>
      <w:r>
        <w:t>wed</w:t>
      </w:r>
      <w:r>
        <w:rPr>
          <w:spacing w:val="2"/>
        </w:rPr>
        <w:t xml:space="preserve"> </w:t>
      </w:r>
      <w:r>
        <w:t>a</w:t>
      </w:r>
      <w:r>
        <w:rPr>
          <w:spacing w:val="8"/>
        </w:rPr>
        <w:t xml:space="preserve"> </w:t>
      </w:r>
      <w:r>
        <w:t>distinct</w:t>
      </w:r>
      <w:r>
        <w:rPr>
          <w:spacing w:val="3"/>
        </w:rPr>
        <w:t xml:space="preserve"> </w:t>
      </w:r>
      <w:r>
        <w:t>change</w:t>
      </w:r>
      <w:r>
        <w:rPr>
          <w:spacing w:val="3"/>
        </w:rPr>
        <w:t xml:space="preserve"> </w:t>
      </w:r>
      <w:r>
        <w:t>in</w:t>
      </w:r>
      <w:r>
        <w:rPr>
          <w:spacing w:val="7"/>
        </w:rPr>
        <w:t xml:space="preserve"> </w:t>
      </w:r>
      <w:r>
        <w:t>the loading</w:t>
      </w:r>
      <w:r>
        <w:rPr>
          <w:spacing w:val="8"/>
        </w:rPr>
        <w:t xml:space="preserve"> </w:t>
      </w:r>
      <w:r>
        <w:t>profile</w:t>
      </w:r>
      <w:r>
        <w:rPr>
          <w:spacing w:val="-2"/>
        </w:rPr>
        <w:t xml:space="preserve"> </w:t>
      </w:r>
      <w:r>
        <w:t>and</w:t>
      </w:r>
      <w:r>
        <w:rPr>
          <w:spacing w:val="11"/>
        </w:rPr>
        <w:t xml:space="preserve"> </w:t>
      </w:r>
      <w:r>
        <w:t>time</w:t>
      </w:r>
      <w:r>
        <w:rPr>
          <w:spacing w:val="10"/>
        </w:rPr>
        <w:t xml:space="preserve"> </w:t>
      </w:r>
      <w:r>
        <w:t>history</w:t>
      </w:r>
      <w:r>
        <w:rPr>
          <w:spacing w:val="8"/>
        </w:rPr>
        <w:t xml:space="preserve"> </w:t>
      </w:r>
      <w:r>
        <w:t>across</w:t>
      </w:r>
      <w:r>
        <w:rPr>
          <w:spacing w:val="9"/>
        </w:rPr>
        <w:t xml:space="preserve"> </w:t>
      </w:r>
      <w:r>
        <w:t>the</w:t>
      </w:r>
      <w:r>
        <w:rPr>
          <w:spacing w:val="12"/>
        </w:rPr>
        <w:t xml:space="preserve"> </w:t>
      </w:r>
      <w:r>
        <w:t>plate,</w:t>
      </w:r>
      <w:r>
        <w:rPr>
          <w:spacing w:val="13"/>
        </w:rPr>
        <w:t xml:space="preserve"> </w:t>
      </w:r>
      <w:r>
        <w:t>the</w:t>
      </w:r>
      <w:r>
        <w:rPr>
          <w:spacing w:val="12"/>
        </w:rPr>
        <w:t xml:space="preserve"> </w:t>
      </w:r>
      <w:proofErr w:type="spellStart"/>
      <w:r>
        <w:t>localised</w:t>
      </w:r>
      <w:proofErr w:type="spellEnd"/>
      <w:r>
        <w:t xml:space="preserve"> strain</w:t>
      </w:r>
      <w:r>
        <w:rPr>
          <w:spacing w:val="-12"/>
        </w:rPr>
        <w:t xml:space="preserve"> </w:t>
      </w:r>
      <w:r>
        <w:t>response</w:t>
      </w:r>
      <w:r>
        <w:rPr>
          <w:spacing w:val="-15"/>
        </w:rPr>
        <w:t xml:space="preserve"> </w:t>
      </w:r>
      <w:r>
        <w:t>across</w:t>
      </w:r>
      <w:r>
        <w:rPr>
          <w:spacing w:val="-13"/>
        </w:rPr>
        <w:t xml:space="preserve"> </w:t>
      </w:r>
      <w:r>
        <w:t>the</w:t>
      </w:r>
      <w:r>
        <w:rPr>
          <w:spacing w:val="-10"/>
        </w:rPr>
        <w:t xml:space="preserve"> </w:t>
      </w:r>
      <w:r>
        <w:t>weld</w:t>
      </w:r>
      <w:r>
        <w:rPr>
          <w:spacing w:val="-12"/>
        </w:rPr>
        <w:t xml:space="preserve"> </w:t>
      </w:r>
      <w:r>
        <w:rPr>
          <w:spacing w:val="-2"/>
        </w:rPr>
        <w:t>w</w:t>
      </w:r>
      <w:r>
        <w:t>as</w:t>
      </w:r>
      <w:r>
        <w:rPr>
          <w:spacing w:val="-11"/>
        </w:rPr>
        <w:t xml:space="preserve"> </w:t>
      </w:r>
      <w:r>
        <w:t>similar</w:t>
      </w:r>
      <w:r>
        <w:rPr>
          <w:spacing w:val="-14"/>
        </w:rPr>
        <w:t xml:space="preserve"> </w:t>
      </w:r>
      <w:r>
        <w:t>using</w:t>
      </w:r>
      <w:r>
        <w:rPr>
          <w:spacing w:val="-12"/>
        </w:rPr>
        <w:t xml:space="preserve"> </w:t>
      </w:r>
      <w:r>
        <w:t>both</w:t>
      </w:r>
      <w:r>
        <w:rPr>
          <w:spacing w:val="-12"/>
        </w:rPr>
        <w:t xml:space="preserve"> </w:t>
      </w:r>
      <w:r>
        <w:t xml:space="preserve">methods. </w:t>
      </w:r>
      <w:commentRangeEnd w:id="57"/>
      <w:r w:rsidR="002A2E35">
        <w:rPr>
          <w:rStyle w:val="CommentReference"/>
        </w:rPr>
        <w:commentReference w:id="57"/>
      </w:r>
      <w:r>
        <w:t>Thus,</w:t>
      </w:r>
      <w:r>
        <w:rPr>
          <w:spacing w:val="8"/>
        </w:rPr>
        <w:t xml:space="preserve"> </w:t>
      </w:r>
      <w:r>
        <w:t>it</w:t>
      </w:r>
      <w:r>
        <w:rPr>
          <w:spacing w:val="7"/>
        </w:rPr>
        <w:t xml:space="preserve"> </w:t>
      </w:r>
      <w:r>
        <w:rPr>
          <w:spacing w:val="-2"/>
        </w:rPr>
        <w:t>w</w:t>
      </w:r>
      <w:r>
        <w:t>as</w:t>
      </w:r>
      <w:r>
        <w:rPr>
          <w:spacing w:val="5"/>
        </w:rPr>
        <w:t xml:space="preserve"> </w:t>
      </w:r>
      <w:r>
        <w:t>assumed</w:t>
      </w:r>
      <w:r>
        <w:rPr>
          <w:spacing w:val="2"/>
        </w:rPr>
        <w:t xml:space="preserve"> </w:t>
      </w:r>
      <w:r>
        <w:t>that</w:t>
      </w:r>
      <w:r>
        <w:rPr>
          <w:spacing w:val="5"/>
        </w:rPr>
        <w:t xml:space="preserve"> </w:t>
      </w:r>
      <w:r>
        <w:t>use</w:t>
      </w:r>
      <w:r>
        <w:rPr>
          <w:spacing w:val="6"/>
        </w:rPr>
        <w:t xml:space="preserve"> </w:t>
      </w:r>
      <w:r>
        <w:t>of</w:t>
      </w:r>
      <w:r>
        <w:rPr>
          <w:spacing w:val="7"/>
        </w:rPr>
        <w:t xml:space="preserve"> </w:t>
      </w:r>
      <w:r>
        <w:t>CONWEP data</w:t>
      </w:r>
      <w:r>
        <w:rPr>
          <w:spacing w:val="5"/>
        </w:rPr>
        <w:t xml:space="preserve"> </w:t>
      </w:r>
      <w:r>
        <w:rPr>
          <w:spacing w:val="-2"/>
        </w:rPr>
        <w:t>w</w:t>
      </w:r>
      <w:r>
        <w:t>as</w:t>
      </w:r>
      <w:r>
        <w:rPr>
          <w:spacing w:val="5"/>
        </w:rPr>
        <w:t xml:space="preserve"> </w:t>
      </w:r>
      <w:r>
        <w:t>accept- able</w:t>
      </w:r>
      <w:r>
        <w:rPr>
          <w:spacing w:val="5"/>
        </w:rPr>
        <w:t xml:space="preserve"> </w:t>
      </w:r>
      <w:r>
        <w:t>for</w:t>
      </w:r>
      <w:r>
        <w:rPr>
          <w:spacing w:val="6"/>
        </w:rPr>
        <w:t xml:space="preserve"> </w:t>
      </w:r>
      <w:r>
        <w:rPr>
          <w:spacing w:val="-3"/>
        </w:rPr>
        <w:t>v</w:t>
      </w:r>
      <w:r>
        <w:t>erifying</w:t>
      </w:r>
      <w:r>
        <w:rPr>
          <w:spacing w:val="1"/>
        </w:rPr>
        <w:t xml:space="preserve"> </w:t>
      </w:r>
      <w:r>
        <w:t>the</w:t>
      </w:r>
      <w:r>
        <w:rPr>
          <w:spacing w:val="6"/>
        </w:rPr>
        <w:t xml:space="preserve"> </w:t>
      </w:r>
      <w:r>
        <w:t>quantitat</w:t>
      </w:r>
      <w:r>
        <w:rPr>
          <w:spacing w:val="-5"/>
        </w:rPr>
        <w:t>i</w:t>
      </w:r>
      <w:r>
        <w:rPr>
          <w:spacing w:val="-3"/>
        </w:rPr>
        <w:t>v</w:t>
      </w:r>
      <w:r>
        <w:t>e</w:t>
      </w:r>
      <w:r>
        <w:rPr>
          <w:spacing w:val="-1"/>
        </w:rPr>
        <w:t xml:space="preserve"> </w:t>
      </w:r>
      <w:r>
        <w:t>prediction of</w:t>
      </w:r>
      <w:r>
        <w:rPr>
          <w:spacing w:val="6"/>
        </w:rPr>
        <w:t xml:space="preserve"> </w:t>
      </w:r>
      <w:r>
        <w:t>strain</w:t>
      </w:r>
      <w:r>
        <w:rPr>
          <w:spacing w:val="4"/>
        </w:rPr>
        <w:t xml:space="preserve"> </w:t>
      </w:r>
      <w:proofErr w:type="spellStart"/>
      <w:r>
        <w:t>distri</w:t>
      </w:r>
      <w:r>
        <w:rPr>
          <w:spacing w:val="-4"/>
        </w:rPr>
        <w:t>b</w:t>
      </w:r>
      <w:r>
        <w:t>u</w:t>
      </w:r>
      <w:proofErr w:type="spellEnd"/>
      <w:r>
        <w:t xml:space="preserve">- </w:t>
      </w:r>
      <w:proofErr w:type="spellStart"/>
      <w:r>
        <w:t>tion</w:t>
      </w:r>
      <w:proofErr w:type="spellEnd"/>
      <w:r>
        <w:rPr>
          <w:spacing w:val="7"/>
        </w:rPr>
        <w:t xml:space="preserve"> </w:t>
      </w:r>
      <w:r>
        <w:t>across</w:t>
      </w:r>
      <w:r>
        <w:rPr>
          <w:spacing w:val="5"/>
        </w:rPr>
        <w:t xml:space="preserve"> </w:t>
      </w:r>
      <w:r>
        <w:t>the</w:t>
      </w:r>
      <w:r>
        <w:rPr>
          <w:spacing w:val="8"/>
        </w:rPr>
        <w:t xml:space="preserve"> </w:t>
      </w:r>
      <w:r>
        <w:t xml:space="preserve">weld. </w:t>
      </w:r>
      <w:r>
        <w:rPr>
          <w:spacing w:val="14"/>
        </w:rPr>
        <w:t xml:space="preserve"> </w:t>
      </w:r>
      <w:commentRangeStart w:id="58"/>
      <w:r>
        <w:rPr>
          <w:spacing w:val="-16"/>
        </w:rPr>
        <w:t>T</w:t>
      </w:r>
      <w:r>
        <w:t>o</w:t>
      </w:r>
      <w:r>
        <w:rPr>
          <w:spacing w:val="8"/>
        </w:rPr>
        <w:t xml:space="preserve"> </w:t>
      </w:r>
      <w:r>
        <w:t>aid</w:t>
      </w:r>
      <w:r>
        <w:rPr>
          <w:spacing w:val="7"/>
        </w:rPr>
        <w:t xml:space="preserve"> </w:t>
      </w:r>
      <w:r>
        <w:t>interpretation of</w:t>
      </w:r>
      <w:r>
        <w:rPr>
          <w:spacing w:val="8"/>
        </w:rPr>
        <w:t xml:space="preserve"> </w:t>
      </w:r>
      <w:r>
        <w:t>the</w:t>
      </w:r>
      <w:r>
        <w:rPr>
          <w:spacing w:val="7"/>
        </w:rPr>
        <w:t xml:space="preserve"> </w:t>
      </w:r>
      <w:r>
        <w:t>stress</w:t>
      </w:r>
      <w:r>
        <w:rPr>
          <w:spacing w:val="5"/>
        </w:rPr>
        <w:t xml:space="preserve"> </w:t>
      </w:r>
      <w:r>
        <w:t>state within</w:t>
      </w:r>
      <w:r>
        <w:rPr>
          <w:spacing w:val="-10"/>
        </w:rPr>
        <w:t xml:space="preserve"> </w:t>
      </w:r>
      <w:r>
        <w:t>the</w:t>
      </w:r>
      <w:r>
        <w:rPr>
          <w:spacing w:val="-6"/>
        </w:rPr>
        <w:t xml:space="preserve"> </w:t>
      </w:r>
      <w:r>
        <w:t>weld,</w:t>
      </w:r>
      <w:r>
        <w:rPr>
          <w:spacing w:val="-8"/>
        </w:rPr>
        <w:t xml:space="preserve"> </w:t>
      </w:r>
      <w:r>
        <w:t>a</w:t>
      </w:r>
      <w:r>
        <w:rPr>
          <w:spacing w:val="-5"/>
        </w:rPr>
        <w:t xml:space="preserve"> </w:t>
      </w:r>
      <w:r>
        <w:t>separate</w:t>
      </w:r>
      <w:r>
        <w:rPr>
          <w:spacing w:val="-12"/>
        </w:rPr>
        <w:t xml:space="preserve"> </w:t>
      </w:r>
      <w:r>
        <w:t>simulation</w:t>
      </w:r>
      <w:r>
        <w:rPr>
          <w:spacing w:val="-12"/>
        </w:rPr>
        <w:t xml:space="preserve"> </w:t>
      </w:r>
      <w:r>
        <w:t>of</w:t>
      </w:r>
      <w:r>
        <w:rPr>
          <w:spacing w:val="-7"/>
        </w:rPr>
        <w:t xml:space="preserve"> </w:t>
      </w:r>
      <w:r>
        <w:t>a</w:t>
      </w:r>
      <w:r>
        <w:rPr>
          <w:spacing w:val="-6"/>
        </w:rPr>
        <w:t xml:space="preserve"> </w:t>
      </w:r>
      <w:r>
        <w:t>welded</w:t>
      </w:r>
      <w:r>
        <w:rPr>
          <w:spacing w:val="-10"/>
        </w:rPr>
        <w:t xml:space="preserve"> </w:t>
      </w:r>
      <w:r>
        <w:t>panel</w:t>
      </w:r>
      <w:r>
        <w:rPr>
          <w:spacing w:val="-9"/>
        </w:rPr>
        <w:t xml:space="preserve"> </w:t>
      </w:r>
      <w:r>
        <w:t>loaded in</w:t>
      </w:r>
      <w:r>
        <w:rPr>
          <w:spacing w:val="5"/>
        </w:rPr>
        <w:t xml:space="preserve"> </w:t>
      </w:r>
      <w:r>
        <w:t>simple</w:t>
      </w:r>
      <w:r>
        <w:rPr>
          <w:spacing w:val="1"/>
        </w:rPr>
        <w:t xml:space="preserve"> </w:t>
      </w:r>
      <w:r>
        <w:t>biaxial tension</w:t>
      </w:r>
      <w:r>
        <w:rPr>
          <w:spacing w:val="1"/>
        </w:rPr>
        <w:t xml:space="preserve"> </w:t>
      </w:r>
      <w:r>
        <w:rPr>
          <w:spacing w:val="-2"/>
        </w:rPr>
        <w:t>w</w:t>
      </w:r>
      <w:r>
        <w:t>as</w:t>
      </w:r>
      <w:r>
        <w:rPr>
          <w:spacing w:val="3"/>
        </w:rPr>
        <w:t xml:space="preserve"> </w:t>
      </w:r>
      <w:r>
        <w:t>also</w:t>
      </w:r>
      <w:r>
        <w:rPr>
          <w:spacing w:val="3"/>
        </w:rPr>
        <w:t xml:space="preserve"> </w:t>
      </w:r>
      <w:r>
        <w:t xml:space="preserve">carried out. </w:t>
      </w:r>
      <w:r>
        <w:rPr>
          <w:spacing w:val="2"/>
        </w:rPr>
        <w:t xml:space="preserve"> </w:t>
      </w:r>
      <w:r>
        <w:t>The</w:t>
      </w:r>
      <w:r>
        <w:rPr>
          <w:spacing w:val="2"/>
        </w:rPr>
        <w:t xml:space="preserve"> </w:t>
      </w:r>
      <w:r>
        <w:t>results</w:t>
      </w:r>
      <w:r>
        <w:rPr>
          <w:spacing w:val="1"/>
        </w:rPr>
        <w:t xml:space="preserve"> </w:t>
      </w:r>
      <w:r>
        <w:t>of these</w:t>
      </w:r>
      <w:r>
        <w:rPr>
          <w:spacing w:val="-4"/>
        </w:rPr>
        <w:t xml:space="preserve"> </w:t>
      </w:r>
      <w:r>
        <w:t>preliminary</w:t>
      </w:r>
      <w:r>
        <w:rPr>
          <w:spacing w:val="-9"/>
        </w:rPr>
        <w:t xml:space="preserve"> </w:t>
      </w:r>
      <w:r>
        <w:t>simulations</w:t>
      </w:r>
      <w:r>
        <w:rPr>
          <w:spacing w:val="-9"/>
        </w:rPr>
        <w:t xml:space="preserve"> </w:t>
      </w:r>
      <w:r>
        <w:t>are</w:t>
      </w:r>
      <w:r>
        <w:rPr>
          <w:spacing w:val="-2"/>
        </w:rPr>
        <w:t xml:space="preserve"> </w:t>
      </w:r>
      <w:r>
        <w:t>omitted</w:t>
      </w:r>
      <w:r>
        <w:rPr>
          <w:spacing w:val="-6"/>
        </w:rPr>
        <w:t xml:space="preserve"> </w:t>
      </w:r>
      <w:r>
        <w:t>for</w:t>
      </w:r>
      <w:r>
        <w:rPr>
          <w:spacing w:val="-2"/>
        </w:rPr>
        <w:t xml:space="preserve"> </w:t>
      </w:r>
      <w:r>
        <w:t>br</w:t>
      </w:r>
      <w:r>
        <w:rPr>
          <w:spacing w:val="-5"/>
        </w:rPr>
        <w:t>e</w:t>
      </w:r>
      <w:r>
        <w:t>vit</w:t>
      </w:r>
      <w:r>
        <w:rPr>
          <w:spacing w:val="-13"/>
        </w:rPr>
        <w:t>y</w:t>
      </w:r>
      <w:r>
        <w:t>.</w:t>
      </w:r>
      <w:commentRangeEnd w:id="58"/>
      <w:r w:rsidR="002A2E35">
        <w:rPr>
          <w:rStyle w:val="CommentReference"/>
        </w:rPr>
        <w:commentReference w:id="58"/>
      </w:r>
    </w:p>
    <w:p w:rsidR="00731615" w:rsidRDefault="00731615">
      <w:pPr>
        <w:spacing w:before="3" w:line="240" w:lineRule="exact"/>
        <w:rPr>
          <w:sz w:val="24"/>
          <w:szCs w:val="24"/>
        </w:rPr>
      </w:pPr>
    </w:p>
    <w:p w:rsidR="00731615" w:rsidRDefault="00EE1D9C">
      <w:pPr>
        <w:ind w:left="112" w:right="2882"/>
        <w:jc w:val="both"/>
      </w:pPr>
      <w:r>
        <w:t>2.4.</w:t>
      </w:r>
      <w:r>
        <w:rPr>
          <w:spacing w:val="47"/>
        </w:rPr>
        <w:t xml:space="preserve"> </w:t>
      </w:r>
      <w:r>
        <w:t>Boundary</w:t>
      </w:r>
      <w:r>
        <w:rPr>
          <w:spacing w:val="-8"/>
        </w:rPr>
        <w:t xml:space="preserve"> </w:t>
      </w:r>
      <w:r>
        <w:t>Conditions</w:t>
      </w:r>
    </w:p>
    <w:p w:rsidR="00731615" w:rsidRDefault="00EE1D9C">
      <w:pPr>
        <w:spacing w:before="69"/>
        <w:ind w:left="112" w:right="2118"/>
        <w:jc w:val="both"/>
      </w:pPr>
      <w:commentRangeStart w:id="59"/>
      <w:r>
        <w:t>2.4.1.</w:t>
      </w:r>
      <w:r>
        <w:rPr>
          <w:spacing w:val="45"/>
        </w:rPr>
        <w:t xml:space="preserve"> </w:t>
      </w:r>
      <w:r>
        <w:t>Uniaxial</w:t>
      </w:r>
      <w:r>
        <w:rPr>
          <w:spacing w:val="7"/>
        </w:rPr>
        <w:t xml:space="preserve"> </w:t>
      </w:r>
      <w:r>
        <w:t>Loading</w:t>
      </w:r>
      <w:r>
        <w:rPr>
          <w:spacing w:val="-7"/>
        </w:rPr>
        <w:t xml:space="preserve"> </w:t>
      </w:r>
      <w:r>
        <w:t>Simulation</w:t>
      </w:r>
    </w:p>
    <w:p w:rsidR="00731615" w:rsidRDefault="00EE1D9C">
      <w:pPr>
        <w:spacing w:before="23" w:line="240" w:lineRule="exact"/>
        <w:ind w:left="112" w:right="-40" w:firstLine="299"/>
        <w:jc w:val="both"/>
      </w:pPr>
      <w:r>
        <w:t>In</w:t>
      </w:r>
      <w:r>
        <w:rPr>
          <w:spacing w:val="-8"/>
        </w:rPr>
        <w:t xml:space="preserve"> </w:t>
      </w:r>
      <w:r>
        <w:t>the</w:t>
      </w:r>
      <w:r>
        <w:rPr>
          <w:spacing w:val="-8"/>
        </w:rPr>
        <w:t xml:space="preserve"> </w:t>
      </w:r>
      <w:r>
        <w:t>models</w:t>
      </w:r>
      <w:r>
        <w:rPr>
          <w:spacing w:val="-12"/>
        </w:rPr>
        <w:t xml:space="preserve"> </w:t>
      </w:r>
      <w:r>
        <w:t>of</w:t>
      </w:r>
      <w:r>
        <w:rPr>
          <w:spacing w:val="-8"/>
        </w:rPr>
        <w:t xml:space="preserve"> </w:t>
      </w:r>
      <w:r>
        <w:t>welds</w:t>
      </w:r>
      <w:r>
        <w:rPr>
          <w:spacing w:val="-11"/>
        </w:rPr>
        <w:t xml:space="preserve"> </w:t>
      </w:r>
      <w:r>
        <w:t>loaded</w:t>
      </w:r>
      <w:r>
        <w:rPr>
          <w:spacing w:val="-11"/>
        </w:rPr>
        <w:t xml:space="preserve"> </w:t>
      </w:r>
      <w:r>
        <w:t>in</w:t>
      </w:r>
      <w:r>
        <w:rPr>
          <w:spacing w:val="-8"/>
        </w:rPr>
        <w:t xml:space="preserve"> </w:t>
      </w:r>
      <w:r>
        <w:t>uniaxial</w:t>
      </w:r>
      <w:r>
        <w:rPr>
          <w:spacing w:val="-12"/>
        </w:rPr>
        <w:t xml:space="preserve"> </w:t>
      </w:r>
      <w:r>
        <w:t>tension,</w:t>
      </w:r>
      <w:r>
        <w:rPr>
          <w:spacing w:val="-11"/>
        </w:rPr>
        <w:t xml:space="preserve"> </w:t>
      </w:r>
      <w:r>
        <w:t>the</w:t>
      </w:r>
      <w:r>
        <w:rPr>
          <w:spacing w:val="-8"/>
        </w:rPr>
        <w:t xml:space="preserve"> </w:t>
      </w:r>
      <w:r>
        <w:t>nodes at</w:t>
      </w:r>
      <w:r>
        <w:rPr>
          <w:spacing w:val="4"/>
        </w:rPr>
        <w:t xml:space="preserve"> </w:t>
      </w:r>
      <w:r>
        <w:t>the</w:t>
      </w:r>
      <w:r>
        <w:rPr>
          <w:spacing w:val="3"/>
        </w:rPr>
        <w:t xml:space="preserve"> </w:t>
      </w:r>
      <w:r>
        <w:t>ends</w:t>
      </w:r>
      <w:r>
        <w:rPr>
          <w:spacing w:val="1"/>
        </w:rPr>
        <w:t xml:space="preserve"> </w:t>
      </w:r>
      <w:r>
        <w:t>of</w:t>
      </w:r>
      <w:r>
        <w:rPr>
          <w:spacing w:val="3"/>
        </w:rPr>
        <w:t xml:space="preserve"> </w:t>
      </w:r>
      <w:r>
        <w:t>the</w:t>
      </w:r>
      <w:r>
        <w:rPr>
          <w:spacing w:val="3"/>
        </w:rPr>
        <w:t xml:space="preserve"> </w:t>
      </w:r>
      <w:r>
        <w:t>specimen</w:t>
      </w:r>
      <w:r>
        <w:rPr>
          <w:spacing w:val="-3"/>
        </w:rPr>
        <w:t xml:space="preserve"> </w:t>
      </w:r>
      <w:r>
        <w:t>were</w:t>
      </w:r>
      <w:r>
        <w:rPr>
          <w:spacing w:val="1"/>
        </w:rPr>
        <w:t xml:space="preserve"> </w:t>
      </w:r>
      <w:r>
        <w:t>assigned</w:t>
      </w:r>
      <w:r>
        <w:rPr>
          <w:spacing w:val="-2"/>
        </w:rPr>
        <w:t xml:space="preserve"> </w:t>
      </w:r>
      <w:r>
        <w:t>a</w:t>
      </w:r>
      <w:r>
        <w:rPr>
          <w:spacing w:val="4"/>
        </w:rPr>
        <w:t xml:space="preserve"> </w:t>
      </w:r>
      <w:r>
        <w:t>prescribed</w:t>
      </w:r>
      <w:r>
        <w:rPr>
          <w:spacing w:val="-3"/>
        </w:rPr>
        <w:t xml:space="preserve"> </w:t>
      </w:r>
      <w:r>
        <w:t>motion boundary condition (</w:t>
      </w:r>
      <w:r>
        <w:rPr>
          <w:rFonts w:ascii="BatangChe" w:eastAsia="BatangChe" w:hAnsi="BatangChe" w:cs="BatangChe"/>
        </w:rPr>
        <w:t>*BOUNDARY_PRESCRIBED_MOTION</w:t>
      </w:r>
      <w:r>
        <w:rPr>
          <w:rFonts w:ascii="BatangChe" w:eastAsia="BatangChe" w:hAnsi="BatangChe" w:cs="BatangChe"/>
          <w:spacing w:val="65"/>
        </w:rPr>
        <w:t xml:space="preserve"> </w:t>
      </w:r>
      <w:r>
        <w:t>input card).</w:t>
      </w:r>
      <w:r>
        <w:rPr>
          <w:spacing w:val="37"/>
        </w:rPr>
        <w:t xml:space="preserve"> </w:t>
      </w:r>
      <w:r>
        <w:t>The</w:t>
      </w:r>
      <w:r>
        <w:rPr>
          <w:spacing w:val="7"/>
        </w:rPr>
        <w:t xml:space="preserve"> </w:t>
      </w:r>
      <w:r>
        <w:t>boundary</w:t>
      </w:r>
      <w:r>
        <w:rPr>
          <w:spacing w:val="2"/>
        </w:rPr>
        <w:t xml:space="preserve"> </w:t>
      </w:r>
      <w:r>
        <w:t>conditions</w:t>
      </w:r>
      <w:r>
        <w:rPr>
          <w:spacing w:val="2"/>
        </w:rPr>
        <w:t xml:space="preserve"> </w:t>
      </w:r>
      <w:r>
        <w:t>are</w:t>
      </w:r>
      <w:r>
        <w:rPr>
          <w:spacing w:val="8"/>
        </w:rPr>
        <w:t xml:space="preserve"> </w:t>
      </w:r>
      <w:r>
        <w:t>illustrated</w:t>
      </w:r>
      <w:r>
        <w:rPr>
          <w:spacing w:val="2"/>
        </w:rPr>
        <w:t xml:space="preserve"> </w:t>
      </w:r>
      <w:r>
        <w:t>in</w:t>
      </w:r>
      <w:r>
        <w:rPr>
          <w:spacing w:val="8"/>
        </w:rPr>
        <w:t xml:space="preserve"> </w:t>
      </w:r>
      <w:r>
        <w:t>figure</w:t>
      </w:r>
      <w:r>
        <w:rPr>
          <w:spacing w:val="-4"/>
        </w:rPr>
        <w:t xml:space="preserve"> </w:t>
      </w:r>
      <w:r>
        <w:t>1,</w:t>
      </w:r>
      <w:r>
        <w:rPr>
          <w:spacing w:val="10"/>
        </w:rPr>
        <w:t xml:space="preserve"> </w:t>
      </w:r>
      <w:r>
        <w:t>and for</w:t>
      </w:r>
      <w:r>
        <w:rPr>
          <w:spacing w:val="-10"/>
        </w:rPr>
        <w:t xml:space="preserve"> </w:t>
      </w:r>
      <w:r>
        <w:t>the</w:t>
      </w:r>
      <w:r>
        <w:rPr>
          <w:spacing w:val="-10"/>
        </w:rPr>
        <w:t xml:space="preserve"> </w:t>
      </w:r>
      <w:r>
        <w:t>node</w:t>
      </w:r>
      <w:r>
        <w:rPr>
          <w:spacing w:val="-12"/>
        </w:rPr>
        <w:t xml:space="preserve"> </w:t>
      </w:r>
      <w:r>
        <w:t>set</w:t>
      </w:r>
      <w:r>
        <w:rPr>
          <w:spacing w:val="-10"/>
        </w:rPr>
        <w:t xml:space="preserve"> </w:t>
      </w:r>
      <w:r>
        <w:t>NS10001,</w:t>
      </w:r>
      <w:r>
        <w:rPr>
          <w:spacing w:val="-14"/>
        </w:rPr>
        <w:t xml:space="preserve"> </w:t>
      </w:r>
      <w:r>
        <w:t>the</w:t>
      </w:r>
      <w:r>
        <w:rPr>
          <w:spacing w:val="-10"/>
        </w:rPr>
        <w:t xml:space="preserve"> </w:t>
      </w:r>
      <w:r>
        <w:rPr>
          <w:spacing w:val="-3"/>
        </w:rPr>
        <w:t>v</w:t>
      </w:r>
      <w:r>
        <w:t>elocity</w:t>
      </w:r>
      <w:r>
        <w:rPr>
          <w:spacing w:val="-14"/>
        </w:rPr>
        <w:t xml:space="preserve"> </w:t>
      </w:r>
      <w:r>
        <w:t>is</w:t>
      </w:r>
      <w:r>
        <w:rPr>
          <w:spacing w:val="-9"/>
        </w:rPr>
        <w:t xml:space="preserve"> </w:t>
      </w:r>
      <w:r>
        <w:t>set</w:t>
      </w:r>
      <w:r>
        <w:rPr>
          <w:spacing w:val="-10"/>
        </w:rPr>
        <w:t xml:space="preserve"> </w:t>
      </w:r>
      <w:r>
        <w:t>to</w:t>
      </w:r>
      <w:r>
        <w:rPr>
          <w:spacing w:val="-10"/>
        </w:rPr>
        <w:t xml:space="preserve"> </w:t>
      </w:r>
      <w:r>
        <w:t>u</w:t>
      </w:r>
      <w:r>
        <w:rPr>
          <w:spacing w:val="4"/>
        </w:rPr>
        <w:t xml:space="preserve"> </w:t>
      </w:r>
      <w:r>
        <w:t>=</w:t>
      </w:r>
      <w:r>
        <w:rPr>
          <w:spacing w:val="18"/>
        </w:rPr>
        <w:t xml:space="preserve"> </w:t>
      </w:r>
      <w:r>
        <w:t>0</w:t>
      </w:r>
      <w:r>
        <w:rPr>
          <w:spacing w:val="-9"/>
        </w:rPr>
        <w:t xml:space="preserve"> </w:t>
      </w:r>
      <w:r>
        <w:t>mm</w:t>
      </w:r>
      <w:r>
        <w:rPr>
          <w:spacing w:val="-11"/>
        </w:rPr>
        <w:t xml:space="preserve"> </w:t>
      </w:r>
      <w:r>
        <w:rPr>
          <w:w w:val="99"/>
        </w:rPr>
        <w:t>min</w:t>
      </w:r>
      <w:r>
        <w:rPr>
          <w:w w:val="99"/>
          <w:position w:val="7"/>
          <w:sz w:val="14"/>
          <w:szCs w:val="14"/>
        </w:rPr>
        <w:t>-</w:t>
      </w:r>
      <w:proofErr w:type="gramStart"/>
      <w:r>
        <w:rPr>
          <w:w w:val="99"/>
          <w:position w:val="7"/>
          <w:sz w:val="14"/>
          <w:szCs w:val="14"/>
        </w:rPr>
        <w:t>1</w:t>
      </w:r>
      <w:r>
        <w:rPr>
          <w:spacing w:val="-25"/>
          <w:position w:val="7"/>
          <w:sz w:val="14"/>
          <w:szCs w:val="14"/>
        </w:rPr>
        <w:t xml:space="preserve"> </w:t>
      </w:r>
      <w:r>
        <w:t>,</w:t>
      </w:r>
      <w:proofErr w:type="gramEnd"/>
      <w:r>
        <w:t xml:space="preserve"> whilst</w:t>
      </w:r>
      <w:r>
        <w:rPr>
          <w:spacing w:val="-13"/>
        </w:rPr>
        <w:t xml:space="preserve"> </w:t>
      </w:r>
      <w:r>
        <w:t>for</w:t>
      </w:r>
      <w:r>
        <w:rPr>
          <w:spacing w:val="-10"/>
        </w:rPr>
        <w:t xml:space="preserve"> </w:t>
      </w:r>
      <w:r>
        <w:t>the</w:t>
      </w:r>
      <w:r>
        <w:rPr>
          <w:spacing w:val="-10"/>
        </w:rPr>
        <w:t xml:space="preserve"> </w:t>
      </w:r>
      <w:r>
        <w:t>node</w:t>
      </w:r>
      <w:r>
        <w:rPr>
          <w:spacing w:val="-12"/>
        </w:rPr>
        <w:t xml:space="preserve"> </w:t>
      </w:r>
      <w:r>
        <w:t>set</w:t>
      </w:r>
      <w:r>
        <w:rPr>
          <w:spacing w:val="-10"/>
        </w:rPr>
        <w:t xml:space="preserve"> </w:t>
      </w:r>
      <w:r>
        <w:t>NS10005,</w:t>
      </w:r>
      <w:r>
        <w:rPr>
          <w:spacing w:val="-14"/>
        </w:rPr>
        <w:t xml:space="preserve"> </w:t>
      </w:r>
      <w:r>
        <w:t>the</w:t>
      </w:r>
      <w:r>
        <w:rPr>
          <w:spacing w:val="-10"/>
        </w:rPr>
        <w:t xml:space="preserve"> </w:t>
      </w:r>
      <w:r>
        <w:rPr>
          <w:spacing w:val="-3"/>
        </w:rPr>
        <w:t>v</w:t>
      </w:r>
      <w:r>
        <w:t>elocity</w:t>
      </w:r>
      <w:r>
        <w:rPr>
          <w:spacing w:val="-14"/>
        </w:rPr>
        <w:t xml:space="preserve"> </w:t>
      </w:r>
      <w:r>
        <w:t>is</w:t>
      </w:r>
      <w:r>
        <w:rPr>
          <w:spacing w:val="-9"/>
        </w:rPr>
        <w:t xml:space="preserve"> </w:t>
      </w:r>
      <w:r>
        <w:t>set</w:t>
      </w:r>
      <w:r>
        <w:rPr>
          <w:spacing w:val="-10"/>
        </w:rPr>
        <w:t xml:space="preserve"> </w:t>
      </w:r>
      <w:r>
        <w:t>to</w:t>
      </w:r>
      <w:r>
        <w:rPr>
          <w:spacing w:val="-10"/>
        </w:rPr>
        <w:t xml:space="preserve"> </w:t>
      </w:r>
      <w:r>
        <w:t>u</w:t>
      </w:r>
      <w:r>
        <w:rPr>
          <w:spacing w:val="4"/>
        </w:rPr>
        <w:t xml:space="preserve"> </w:t>
      </w:r>
      <w:r>
        <w:t>=</w:t>
      </w:r>
      <w:r>
        <w:rPr>
          <w:spacing w:val="18"/>
        </w:rPr>
        <w:t xml:space="preserve"> </w:t>
      </w:r>
      <w:r>
        <w:t>1</w:t>
      </w:r>
      <w:r>
        <w:rPr>
          <w:spacing w:val="-9"/>
        </w:rPr>
        <w:t xml:space="preserve"> </w:t>
      </w:r>
      <w:r>
        <w:t>mm min</w:t>
      </w:r>
      <w:r>
        <w:rPr>
          <w:position w:val="7"/>
          <w:sz w:val="14"/>
          <w:szCs w:val="14"/>
        </w:rPr>
        <w:t>-1</w:t>
      </w:r>
      <w:r>
        <w:rPr>
          <w:spacing w:val="-25"/>
          <w:position w:val="7"/>
          <w:sz w:val="14"/>
          <w:szCs w:val="14"/>
        </w:rPr>
        <w:t xml:space="preserve"> </w:t>
      </w:r>
      <w:r>
        <w:t>.</w:t>
      </w:r>
      <w:r>
        <w:rPr>
          <w:spacing w:val="10"/>
        </w:rPr>
        <w:t xml:space="preserve"> </w:t>
      </w:r>
      <w:r>
        <w:t>This</w:t>
      </w:r>
      <w:r>
        <w:rPr>
          <w:spacing w:val="-7"/>
        </w:rPr>
        <w:t xml:space="preserve"> </w:t>
      </w:r>
      <w:r>
        <w:t>is</w:t>
      </w:r>
      <w:r>
        <w:rPr>
          <w:spacing w:val="-4"/>
        </w:rPr>
        <w:t xml:space="preserve"> </w:t>
      </w:r>
      <w:r>
        <w:t>equal</w:t>
      </w:r>
      <w:r>
        <w:rPr>
          <w:spacing w:val="-7"/>
        </w:rPr>
        <w:t xml:space="preserve"> </w:t>
      </w:r>
      <w:r>
        <w:t>to</w:t>
      </w:r>
      <w:r>
        <w:rPr>
          <w:spacing w:val="-5"/>
        </w:rPr>
        <w:t xml:space="preserve"> </w:t>
      </w:r>
      <w:r>
        <w:t>the</w:t>
      </w:r>
      <w:r>
        <w:rPr>
          <w:spacing w:val="-5"/>
        </w:rPr>
        <w:t xml:space="preserve"> </w:t>
      </w:r>
      <w:r>
        <w:rPr>
          <w:spacing w:val="-3"/>
        </w:rPr>
        <w:t>v</w:t>
      </w:r>
      <w:r>
        <w:t>elocity</w:t>
      </w:r>
      <w:r>
        <w:rPr>
          <w:spacing w:val="-9"/>
        </w:rPr>
        <w:t xml:space="preserve"> </w:t>
      </w:r>
      <w:r>
        <w:t>of</w:t>
      </w:r>
      <w:r>
        <w:rPr>
          <w:spacing w:val="-5"/>
        </w:rPr>
        <w:t xml:space="preserve"> </w:t>
      </w:r>
      <w:r>
        <w:t>the</w:t>
      </w:r>
      <w:r>
        <w:rPr>
          <w:spacing w:val="-5"/>
        </w:rPr>
        <w:t xml:space="preserve"> </w:t>
      </w:r>
      <w:r>
        <w:t>m</w:t>
      </w:r>
      <w:r>
        <w:rPr>
          <w:spacing w:val="-3"/>
        </w:rPr>
        <w:t>o</w:t>
      </w:r>
      <w:r>
        <w:t>ving</w:t>
      </w:r>
      <w:r>
        <w:rPr>
          <w:spacing w:val="-9"/>
        </w:rPr>
        <w:t xml:space="preserve"> </w:t>
      </w:r>
      <w:r>
        <w:t>cross</w:t>
      </w:r>
      <w:r>
        <w:rPr>
          <w:spacing w:val="-7"/>
        </w:rPr>
        <w:t xml:space="preserve"> </w:t>
      </w:r>
      <w:r>
        <w:t>head</w:t>
      </w:r>
      <w:r>
        <w:rPr>
          <w:spacing w:val="-7"/>
        </w:rPr>
        <w:t xml:space="preserve"> </w:t>
      </w:r>
      <w:r>
        <w:t>on the</w:t>
      </w:r>
      <w:r>
        <w:rPr>
          <w:spacing w:val="-2"/>
        </w:rPr>
        <w:t xml:space="preserve"> </w:t>
      </w:r>
      <w:r>
        <w:t>tensile</w:t>
      </w:r>
      <w:r>
        <w:rPr>
          <w:spacing w:val="-5"/>
        </w:rPr>
        <w:t xml:space="preserve"> </w:t>
      </w:r>
      <w:r>
        <w:t>rig.</w:t>
      </w:r>
    </w:p>
    <w:commentRangeEnd w:id="59"/>
    <w:p w:rsidR="00731615" w:rsidRDefault="002A2E35">
      <w:pPr>
        <w:spacing w:before="3" w:line="240" w:lineRule="exact"/>
        <w:rPr>
          <w:sz w:val="24"/>
          <w:szCs w:val="24"/>
        </w:rPr>
      </w:pPr>
      <w:r>
        <w:rPr>
          <w:rStyle w:val="CommentReference"/>
        </w:rPr>
        <w:commentReference w:id="59"/>
      </w:r>
    </w:p>
    <w:p w:rsidR="00731615" w:rsidRDefault="00EE1D9C">
      <w:pPr>
        <w:ind w:left="112" w:right="2406"/>
        <w:jc w:val="both"/>
      </w:pPr>
      <w:r>
        <w:t>2.4.2.</w:t>
      </w:r>
      <w:r>
        <w:rPr>
          <w:spacing w:val="45"/>
        </w:rPr>
        <w:t xml:space="preserve"> </w:t>
      </w:r>
      <w:r>
        <w:t>Blast</w:t>
      </w:r>
      <w:r>
        <w:rPr>
          <w:spacing w:val="-4"/>
        </w:rPr>
        <w:t xml:space="preserve"> </w:t>
      </w:r>
      <w:r>
        <w:t>Loading</w:t>
      </w:r>
      <w:r>
        <w:rPr>
          <w:spacing w:val="-7"/>
        </w:rPr>
        <w:t xml:space="preserve"> </w:t>
      </w:r>
      <w:r>
        <w:t>Simulation</w:t>
      </w:r>
    </w:p>
    <w:p w:rsidR="00731615" w:rsidRDefault="00EE1D9C">
      <w:pPr>
        <w:spacing w:before="29" w:line="249" w:lineRule="auto"/>
        <w:ind w:left="112" w:right="-34" w:firstLine="299"/>
        <w:jc w:val="both"/>
      </w:pPr>
      <w:r>
        <w:rPr>
          <w:spacing w:val="-3"/>
        </w:rPr>
        <w:t>F</w:t>
      </w:r>
      <w:r>
        <w:t>or</w:t>
      </w:r>
      <w:r>
        <w:rPr>
          <w:spacing w:val="-11"/>
        </w:rPr>
        <w:t xml:space="preserve"> </w:t>
      </w:r>
      <w:r>
        <w:t>the</w:t>
      </w:r>
      <w:r>
        <w:rPr>
          <w:spacing w:val="-10"/>
        </w:rPr>
        <w:t xml:space="preserve"> </w:t>
      </w:r>
      <w:r>
        <w:t>blast</w:t>
      </w:r>
      <w:r>
        <w:rPr>
          <w:spacing w:val="-12"/>
        </w:rPr>
        <w:t xml:space="preserve"> </w:t>
      </w:r>
      <w:r>
        <w:t>loading</w:t>
      </w:r>
      <w:r>
        <w:rPr>
          <w:spacing w:val="-14"/>
        </w:rPr>
        <w:t xml:space="preserve"> </w:t>
      </w:r>
      <w:r>
        <w:t>prediction,</w:t>
      </w:r>
      <w:r>
        <w:rPr>
          <w:spacing w:val="-16"/>
        </w:rPr>
        <w:t xml:space="preserve"> </w:t>
      </w:r>
      <w:r>
        <w:t>a</w:t>
      </w:r>
      <w:r>
        <w:rPr>
          <w:spacing w:val="-9"/>
        </w:rPr>
        <w:t xml:space="preserve"> </w:t>
      </w:r>
      <w:r>
        <w:t>model</w:t>
      </w:r>
      <w:r>
        <w:rPr>
          <w:spacing w:val="-13"/>
        </w:rPr>
        <w:t xml:space="preserve"> </w:t>
      </w:r>
      <w:r>
        <w:t>of</w:t>
      </w:r>
      <w:r>
        <w:rPr>
          <w:spacing w:val="-10"/>
        </w:rPr>
        <w:t xml:space="preserve"> </w:t>
      </w:r>
      <w:r>
        <w:t>the</w:t>
      </w:r>
      <w:r>
        <w:rPr>
          <w:spacing w:val="-10"/>
        </w:rPr>
        <w:t xml:space="preserve"> </w:t>
      </w:r>
      <w:r>
        <w:t>entire</w:t>
      </w:r>
      <w:r>
        <w:rPr>
          <w:spacing w:val="-13"/>
        </w:rPr>
        <w:t xml:space="preserve"> </w:t>
      </w:r>
      <w:proofErr w:type="spellStart"/>
      <w:r>
        <w:rPr>
          <w:spacing w:val="-3"/>
        </w:rPr>
        <w:t>e</w:t>
      </w:r>
      <w:r>
        <w:t>xpe</w:t>
      </w:r>
      <w:r>
        <w:rPr>
          <w:spacing w:val="-4"/>
        </w:rPr>
        <w:t>r</w:t>
      </w:r>
      <w:proofErr w:type="spellEnd"/>
      <w:r>
        <w:t xml:space="preserve">- </w:t>
      </w:r>
      <w:proofErr w:type="spellStart"/>
      <w:r>
        <w:t>imental</w:t>
      </w:r>
      <w:proofErr w:type="spellEnd"/>
      <w:r>
        <w:rPr>
          <w:spacing w:val="4"/>
        </w:rPr>
        <w:t xml:space="preserve"> </w:t>
      </w:r>
      <w:r>
        <w:t>blast</w:t>
      </w:r>
      <w:r>
        <w:rPr>
          <w:spacing w:val="6"/>
        </w:rPr>
        <w:t xml:space="preserve"> </w:t>
      </w:r>
      <w:r>
        <w:t>rig</w:t>
      </w:r>
      <w:r>
        <w:rPr>
          <w:spacing w:val="8"/>
        </w:rPr>
        <w:t xml:space="preserve"> </w:t>
      </w:r>
      <w:r>
        <w:t>(figure</w:t>
      </w:r>
      <w:r>
        <w:rPr>
          <w:spacing w:val="-6"/>
        </w:rPr>
        <w:t xml:space="preserve"> </w:t>
      </w:r>
      <w:r>
        <w:t>3)</w:t>
      </w:r>
      <w:r>
        <w:rPr>
          <w:spacing w:val="8"/>
        </w:rPr>
        <w:t xml:space="preserve"> </w:t>
      </w:r>
      <w:r>
        <w:rPr>
          <w:spacing w:val="-2"/>
        </w:rPr>
        <w:t>w</w:t>
      </w:r>
      <w:r>
        <w:t>as</w:t>
      </w:r>
      <w:r>
        <w:rPr>
          <w:spacing w:val="7"/>
        </w:rPr>
        <w:t xml:space="preserve"> </w:t>
      </w:r>
      <w:r>
        <w:rPr>
          <w:spacing w:val="-4"/>
        </w:rPr>
        <w:t>b</w:t>
      </w:r>
      <w:r>
        <w:t>uilt</w:t>
      </w:r>
      <w:r>
        <w:rPr>
          <w:spacing w:val="6"/>
        </w:rPr>
        <w:t xml:space="preserve"> </w:t>
      </w:r>
      <w:r>
        <w:t>and</w:t>
      </w:r>
      <w:r>
        <w:rPr>
          <w:spacing w:val="7"/>
        </w:rPr>
        <w:t xml:space="preserve"> </w:t>
      </w:r>
      <w:r>
        <w:t>the</w:t>
      </w:r>
      <w:r>
        <w:rPr>
          <w:spacing w:val="8"/>
        </w:rPr>
        <w:t xml:space="preserve"> </w:t>
      </w:r>
      <w:r>
        <w:t>welded</w:t>
      </w:r>
      <w:r>
        <w:rPr>
          <w:spacing w:val="4"/>
        </w:rPr>
        <w:t xml:space="preserve"> </w:t>
      </w:r>
      <w:r>
        <w:t>plate</w:t>
      </w:r>
      <w:r>
        <w:rPr>
          <w:spacing w:val="6"/>
        </w:rPr>
        <w:t xml:space="preserve"> </w:t>
      </w:r>
      <w:r>
        <w:rPr>
          <w:spacing w:val="-2"/>
        </w:rPr>
        <w:t>w</w:t>
      </w:r>
      <w:r>
        <w:t>as constrained</w:t>
      </w:r>
      <w:r>
        <w:rPr>
          <w:spacing w:val="-1"/>
        </w:rPr>
        <w:t xml:space="preserve"> </w:t>
      </w:r>
      <w:r>
        <w:t>by</w:t>
      </w:r>
      <w:r>
        <w:rPr>
          <w:spacing w:val="6"/>
        </w:rPr>
        <w:t xml:space="preserve"> </w:t>
      </w:r>
      <w:r>
        <w:t>bolts</w:t>
      </w:r>
      <w:r>
        <w:rPr>
          <w:spacing w:val="4"/>
        </w:rPr>
        <w:t xml:space="preserve"> </w:t>
      </w:r>
      <w:r>
        <w:t>which</w:t>
      </w:r>
      <w:r>
        <w:rPr>
          <w:spacing w:val="3"/>
        </w:rPr>
        <w:t xml:space="preserve"> </w:t>
      </w:r>
      <w:r>
        <w:t>attach</w:t>
      </w:r>
      <w:r>
        <w:rPr>
          <w:spacing w:val="3"/>
        </w:rPr>
        <w:t xml:space="preserve"> </w:t>
      </w:r>
      <w:r>
        <w:t>the</w:t>
      </w:r>
      <w:r>
        <w:rPr>
          <w:spacing w:val="6"/>
        </w:rPr>
        <w:t xml:space="preserve"> </w:t>
      </w:r>
      <w:r>
        <w:t>plate</w:t>
      </w:r>
      <w:r>
        <w:rPr>
          <w:spacing w:val="4"/>
        </w:rPr>
        <w:t xml:space="preserve"> </w:t>
      </w:r>
      <w:r>
        <w:t>flush</w:t>
      </w:r>
      <w:r>
        <w:rPr>
          <w:spacing w:val="-8"/>
        </w:rPr>
        <w:t xml:space="preserve"> </w:t>
      </w:r>
      <w:r>
        <w:t>to</w:t>
      </w:r>
      <w:r>
        <w:rPr>
          <w:spacing w:val="6"/>
        </w:rPr>
        <w:t xml:space="preserve"> </w:t>
      </w:r>
      <w:r>
        <w:t>the</w:t>
      </w:r>
      <w:r>
        <w:rPr>
          <w:spacing w:val="6"/>
        </w:rPr>
        <w:t xml:space="preserve"> </w:t>
      </w:r>
      <w:r>
        <w:t xml:space="preserve">clamp- </w:t>
      </w:r>
      <w:proofErr w:type="spellStart"/>
      <w:r>
        <w:t>ing</w:t>
      </w:r>
      <w:proofErr w:type="spellEnd"/>
      <w:r>
        <w:rPr>
          <w:spacing w:val="23"/>
        </w:rPr>
        <w:t xml:space="preserve"> </w:t>
      </w:r>
      <w:r>
        <w:t xml:space="preserve">structure. </w:t>
      </w:r>
      <w:r>
        <w:rPr>
          <w:spacing w:val="32"/>
        </w:rPr>
        <w:t xml:space="preserve"> </w:t>
      </w:r>
      <w:r>
        <w:t>This</w:t>
      </w:r>
      <w:r>
        <w:rPr>
          <w:spacing w:val="22"/>
        </w:rPr>
        <w:t xml:space="preserve"> </w:t>
      </w:r>
      <w:r>
        <w:rPr>
          <w:spacing w:val="-2"/>
        </w:rPr>
        <w:t>w</w:t>
      </w:r>
      <w:r>
        <w:t>as</w:t>
      </w:r>
      <w:r>
        <w:rPr>
          <w:spacing w:val="22"/>
        </w:rPr>
        <w:t xml:space="preserve"> </w:t>
      </w:r>
      <w:r>
        <w:t>achi</w:t>
      </w:r>
      <w:r>
        <w:rPr>
          <w:spacing w:val="-5"/>
        </w:rPr>
        <w:t>e</w:t>
      </w:r>
      <w:r>
        <w:rPr>
          <w:spacing w:val="-3"/>
        </w:rPr>
        <w:t>v</w:t>
      </w:r>
      <w:r>
        <w:t>ed</w:t>
      </w:r>
      <w:r>
        <w:rPr>
          <w:spacing w:val="19"/>
        </w:rPr>
        <w:t xml:space="preserve"> </w:t>
      </w:r>
      <w:r>
        <w:t>with</w:t>
      </w:r>
      <w:r>
        <w:rPr>
          <w:spacing w:val="22"/>
        </w:rPr>
        <w:t xml:space="preserve"> </w:t>
      </w:r>
      <w:r>
        <w:t>the</w:t>
      </w:r>
      <w:r>
        <w:rPr>
          <w:spacing w:val="24"/>
        </w:rPr>
        <w:t xml:space="preserve"> </w:t>
      </w:r>
      <w:r>
        <w:t>use</w:t>
      </w:r>
      <w:r>
        <w:rPr>
          <w:spacing w:val="22"/>
        </w:rPr>
        <w:t xml:space="preserve"> </w:t>
      </w:r>
      <w:r>
        <w:t>of</w:t>
      </w:r>
      <w:r>
        <w:rPr>
          <w:spacing w:val="24"/>
        </w:rPr>
        <w:t xml:space="preserve"> </w:t>
      </w:r>
      <w:r>
        <w:t>frictionless</w:t>
      </w:r>
    </w:p>
    <w:p w:rsidR="00731615" w:rsidRDefault="00EE1D9C">
      <w:pPr>
        <w:spacing w:line="260" w:lineRule="exact"/>
        <w:ind w:left="112" w:right="-38"/>
        <w:jc w:val="both"/>
      </w:pPr>
      <w:proofErr w:type="gramStart"/>
      <w:r>
        <w:rPr>
          <w:position w:val="3"/>
        </w:rPr>
        <w:t>contact</w:t>
      </w:r>
      <w:proofErr w:type="gramEnd"/>
      <w:r>
        <w:rPr>
          <w:spacing w:val="4"/>
          <w:position w:val="3"/>
        </w:rPr>
        <w:t xml:space="preserve"> </w:t>
      </w:r>
      <w:r>
        <w:rPr>
          <w:position w:val="3"/>
        </w:rPr>
        <w:t>sur</w:t>
      </w:r>
      <w:r>
        <w:rPr>
          <w:spacing w:val="-2"/>
          <w:position w:val="3"/>
        </w:rPr>
        <w:t>f</w:t>
      </w:r>
      <w:r>
        <w:rPr>
          <w:position w:val="3"/>
        </w:rPr>
        <w:t>ace</w:t>
      </w:r>
      <w:r>
        <w:rPr>
          <w:spacing w:val="4"/>
          <w:position w:val="3"/>
        </w:rPr>
        <w:t xml:space="preserve"> </w:t>
      </w:r>
      <w:r>
        <w:rPr>
          <w:position w:val="3"/>
        </w:rPr>
        <w:t>pairs</w:t>
      </w:r>
      <w:r>
        <w:rPr>
          <w:spacing w:val="6"/>
          <w:position w:val="3"/>
        </w:rPr>
        <w:t xml:space="preserve"> </w:t>
      </w:r>
      <w:r>
        <w:rPr>
          <w:position w:val="3"/>
        </w:rPr>
        <w:t>(see</w:t>
      </w:r>
      <w:r>
        <w:rPr>
          <w:spacing w:val="7"/>
          <w:position w:val="3"/>
        </w:rPr>
        <w:t xml:space="preserve"> </w:t>
      </w:r>
      <w:r>
        <w:rPr>
          <w:rFonts w:ascii="Meiryo" w:eastAsia="Meiryo" w:hAnsi="Meiryo" w:cs="Meiryo"/>
          <w:w w:val="94"/>
          <w:position w:val="3"/>
        </w:rPr>
        <w:t>§</w:t>
      </w:r>
      <w:r>
        <w:rPr>
          <w:w w:val="94"/>
          <w:position w:val="3"/>
        </w:rPr>
        <w:t>2.1).</w:t>
      </w:r>
      <w:r>
        <w:rPr>
          <w:spacing w:val="47"/>
          <w:w w:val="94"/>
          <w:position w:val="3"/>
        </w:rPr>
        <w:t xml:space="preserve"> </w:t>
      </w:r>
      <w:r>
        <w:rPr>
          <w:position w:val="3"/>
        </w:rPr>
        <w:t>The</w:t>
      </w:r>
      <w:r>
        <w:rPr>
          <w:spacing w:val="7"/>
          <w:position w:val="3"/>
        </w:rPr>
        <w:t xml:space="preserve"> </w:t>
      </w:r>
      <w:r>
        <w:rPr>
          <w:position w:val="3"/>
        </w:rPr>
        <w:t>purpose</w:t>
      </w:r>
      <w:r>
        <w:rPr>
          <w:spacing w:val="4"/>
          <w:position w:val="3"/>
        </w:rPr>
        <w:t xml:space="preserve"> </w:t>
      </w:r>
      <w:r>
        <w:rPr>
          <w:position w:val="3"/>
        </w:rPr>
        <w:t>is</w:t>
      </w:r>
      <w:r>
        <w:rPr>
          <w:spacing w:val="9"/>
          <w:position w:val="3"/>
        </w:rPr>
        <w:t xml:space="preserve"> </w:t>
      </w:r>
      <w:r>
        <w:rPr>
          <w:position w:val="3"/>
        </w:rPr>
        <w:t>to</w:t>
      </w:r>
      <w:r>
        <w:rPr>
          <w:spacing w:val="8"/>
          <w:position w:val="3"/>
        </w:rPr>
        <w:t xml:space="preserve"> </w:t>
      </w:r>
      <w:r>
        <w:rPr>
          <w:position w:val="3"/>
        </w:rPr>
        <w:t>all</w:t>
      </w:r>
      <w:r>
        <w:rPr>
          <w:spacing w:val="-5"/>
          <w:position w:val="3"/>
        </w:rPr>
        <w:t>o</w:t>
      </w:r>
      <w:r>
        <w:rPr>
          <w:position w:val="3"/>
        </w:rPr>
        <w:t>w</w:t>
      </w:r>
      <w:r>
        <w:rPr>
          <w:spacing w:val="6"/>
          <w:position w:val="3"/>
        </w:rPr>
        <w:t xml:space="preserve"> </w:t>
      </w:r>
      <w:r>
        <w:rPr>
          <w:position w:val="3"/>
        </w:rPr>
        <w:t>pres-</w:t>
      </w:r>
    </w:p>
    <w:p w:rsidR="00731615" w:rsidRDefault="00EE1D9C">
      <w:pPr>
        <w:spacing w:line="180" w:lineRule="exact"/>
        <w:ind w:left="112" w:right="-30"/>
        <w:jc w:val="both"/>
      </w:pPr>
      <w:proofErr w:type="gramStart"/>
      <w:r>
        <w:t>sure</w:t>
      </w:r>
      <w:proofErr w:type="gramEnd"/>
      <w:r>
        <w:rPr>
          <w:spacing w:val="-4"/>
        </w:rPr>
        <w:t xml:space="preserve"> </w:t>
      </w:r>
      <w:r>
        <w:t>relief</w:t>
      </w:r>
      <w:r>
        <w:rPr>
          <w:spacing w:val="-5"/>
        </w:rPr>
        <w:t xml:space="preserve"> </w:t>
      </w:r>
      <w:r>
        <w:t>to</w:t>
      </w:r>
      <w:r>
        <w:rPr>
          <w:spacing w:val="-3"/>
        </w:rPr>
        <w:t xml:space="preserve"> </w:t>
      </w:r>
      <w:r>
        <w:t>the</w:t>
      </w:r>
      <w:r>
        <w:rPr>
          <w:spacing w:val="-3"/>
        </w:rPr>
        <w:t xml:space="preserve"> </w:t>
      </w:r>
      <w:r>
        <w:t>plate</w:t>
      </w:r>
      <w:r>
        <w:rPr>
          <w:spacing w:val="-5"/>
        </w:rPr>
        <w:t xml:space="preserve"> </w:t>
      </w:r>
      <w:r>
        <w:t>through</w:t>
      </w:r>
      <w:r>
        <w:rPr>
          <w:spacing w:val="-7"/>
        </w:rPr>
        <w:t xml:space="preserve"> </w:t>
      </w:r>
      <w:r>
        <w:t>deformation</w:t>
      </w:r>
      <w:r>
        <w:rPr>
          <w:spacing w:val="-11"/>
        </w:rPr>
        <w:t xml:space="preserve"> </w:t>
      </w:r>
      <w:r>
        <w:t>of</w:t>
      </w:r>
      <w:r>
        <w:rPr>
          <w:spacing w:val="-3"/>
        </w:rPr>
        <w:t xml:space="preserve"> </w:t>
      </w:r>
      <w:r>
        <w:t>the</w:t>
      </w:r>
      <w:r>
        <w:rPr>
          <w:spacing w:val="-3"/>
        </w:rPr>
        <w:t xml:space="preserve"> </w:t>
      </w:r>
      <w:r>
        <w:t>bolts.</w:t>
      </w:r>
      <w:r>
        <w:rPr>
          <w:spacing w:val="7"/>
        </w:rPr>
        <w:t xml:space="preserve"> </w:t>
      </w:r>
      <w:commentRangeStart w:id="60"/>
      <w:r>
        <w:t>Unli</w:t>
      </w:r>
      <w:r>
        <w:rPr>
          <w:spacing w:val="-2"/>
        </w:rPr>
        <w:t>k</w:t>
      </w:r>
      <w:r>
        <w:t>e</w:t>
      </w:r>
    </w:p>
    <w:p w:rsidR="00731615" w:rsidRDefault="00EE1D9C">
      <w:pPr>
        <w:spacing w:before="9" w:line="249" w:lineRule="auto"/>
        <w:ind w:left="112" w:right="-34"/>
        <w:jc w:val="both"/>
      </w:pPr>
      <w:proofErr w:type="gramStart"/>
      <w:r>
        <w:t>a</w:t>
      </w:r>
      <w:proofErr w:type="gramEnd"/>
      <w:r>
        <w:rPr>
          <w:spacing w:val="10"/>
        </w:rPr>
        <w:t xml:space="preserve"> </w:t>
      </w:r>
      <w:r>
        <w:t>model</w:t>
      </w:r>
      <w:r>
        <w:rPr>
          <w:spacing w:val="6"/>
        </w:rPr>
        <w:t xml:space="preserve"> </w:t>
      </w:r>
      <w:r>
        <w:t>of</w:t>
      </w:r>
      <w:r>
        <w:rPr>
          <w:spacing w:val="9"/>
        </w:rPr>
        <w:t xml:space="preserve"> </w:t>
      </w:r>
      <w:r>
        <w:t>a</w:t>
      </w:r>
      <w:r>
        <w:rPr>
          <w:spacing w:val="10"/>
        </w:rPr>
        <w:t xml:space="preserve"> </w:t>
      </w:r>
      <w:r>
        <w:t>plate</w:t>
      </w:r>
      <w:r>
        <w:rPr>
          <w:spacing w:val="7"/>
        </w:rPr>
        <w:t xml:space="preserve"> </w:t>
      </w:r>
      <w:r>
        <w:t>with</w:t>
      </w:r>
      <w:r>
        <w:rPr>
          <w:spacing w:val="7"/>
        </w:rPr>
        <w:t xml:space="preserve"> </w:t>
      </w:r>
      <w:r>
        <w:t>fi</w:t>
      </w:r>
      <w:r>
        <w:rPr>
          <w:spacing w:val="-3"/>
        </w:rPr>
        <w:t>x</w:t>
      </w:r>
      <w:r>
        <w:t>ed</w:t>
      </w:r>
      <w:r>
        <w:rPr>
          <w:spacing w:val="-4"/>
        </w:rPr>
        <w:t xml:space="preserve"> </w:t>
      </w:r>
      <w:r>
        <w:t>edge</w:t>
      </w:r>
      <w:r>
        <w:rPr>
          <w:spacing w:val="7"/>
        </w:rPr>
        <w:t xml:space="preserve"> </w:t>
      </w:r>
      <w:r>
        <w:t>boundary</w:t>
      </w:r>
      <w:r>
        <w:rPr>
          <w:spacing w:val="3"/>
        </w:rPr>
        <w:t xml:space="preserve"> </w:t>
      </w:r>
      <w:r>
        <w:t>conditions,</w:t>
      </w:r>
      <w:r>
        <w:rPr>
          <w:spacing w:val="5"/>
        </w:rPr>
        <w:t xml:space="preserve"> </w:t>
      </w:r>
      <w:r>
        <w:t xml:space="preserve">mod- </w:t>
      </w:r>
      <w:proofErr w:type="spellStart"/>
      <w:r>
        <w:t>elling</w:t>
      </w:r>
      <w:proofErr w:type="spellEnd"/>
      <w:r>
        <w:rPr>
          <w:spacing w:val="-3"/>
        </w:rPr>
        <w:t xml:space="preserve"> </w:t>
      </w:r>
      <w:r>
        <w:t>the entire</w:t>
      </w:r>
      <w:r>
        <w:rPr>
          <w:spacing w:val="-3"/>
        </w:rPr>
        <w:t xml:space="preserve"> </w:t>
      </w:r>
      <w:r>
        <w:t>rig does</w:t>
      </w:r>
      <w:r>
        <w:rPr>
          <w:spacing w:val="-2"/>
        </w:rPr>
        <w:t xml:space="preserve"> </w:t>
      </w:r>
      <w:r>
        <w:t>not</w:t>
      </w:r>
      <w:r>
        <w:rPr>
          <w:spacing w:val="-1"/>
        </w:rPr>
        <w:t xml:space="preserve"> </w:t>
      </w:r>
      <w:r>
        <w:t>artificially</w:t>
      </w:r>
      <w:r>
        <w:rPr>
          <w:spacing w:val="-15"/>
        </w:rPr>
        <w:t xml:space="preserve"> </w:t>
      </w:r>
      <w:r>
        <w:t>enhance</w:t>
      </w:r>
      <w:r>
        <w:rPr>
          <w:spacing w:val="-5"/>
        </w:rPr>
        <w:t xml:space="preserve"> </w:t>
      </w:r>
      <w:r>
        <w:t>the stiffness</w:t>
      </w:r>
      <w:r>
        <w:rPr>
          <w:spacing w:val="-18"/>
        </w:rPr>
        <w:t xml:space="preserve"> </w:t>
      </w:r>
      <w:r>
        <w:t>at the</w:t>
      </w:r>
      <w:r>
        <w:rPr>
          <w:spacing w:val="-2"/>
        </w:rPr>
        <w:t xml:space="preserve"> </w:t>
      </w:r>
      <w:r>
        <w:t>mounting</w:t>
      </w:r>
      <w:r>
        <w:rPr>
          <w:spacing w:val="-8"/>
        </w:rPr>
        <w:t xml:space="preserve"> </w:t>
      </w:r>
      <w:r>
        <w:t>points</w:t>
      </w:r>
      <w:commentRangeEnd w:id="60"/>
      <w:r w:rsidR="002A2E35">
        <w:rPr>
          <w:rStyle w:val="CommentReference"/>
        </w:rPr>
        <w:commentReference w:id="60"/>
      </w:r>
    </w:p>
    <w:p w:rsidR="00731615" w:rsidRDefault="00731615">
      <w:pPr>
        <w:spacing w:before="9" w:line="140" w:lineRule="exact"/>
        <w:rPr>
          <w:sz w:val="15"/>
          <w:szCs w:val="15"/>
        </w:rPr>
      </w:pPr>
    </w:p>
    <w:p w:rsidR="00731615" w:rsidRDefault="00731615">
      <w:pPr>
        <w:spacing w:line="200" w:lineRule="exact"/>
      </w:pPr>
    </w:p>
    <w:p w:rsidR="00731615" w:rsidRDefault="00EE1D9C">
      <w:pPr>
        <w:ind w:left="112" w:right="2789"/>
        <w:jc w:val="both"/>
      </w:pPr>
      <w:r>
        <w:t>3.</w:t>
      </w:r>
      <w:r>
        <w:rPr>
          <w:spacing w:val="48"/>
        </w:rPr>
        <w:t xml:space="preserve"> </w:t>
      </w:r>
      <w:r>
        <w:rPr>
          <w:w w:val="107"/>
        </w:rPr>
        <w:t>Experimental</w:t>
      </w:r>
      <w:r>
        <w:rPr>
          <w:spacing w:val="7"/>
          <w:w w:val="107"/>
        </w:rPr>
        <w:t xml:space="preserve"> </w:t>
      </w:r>
      <w:r>
        <w:rPr>
          <w:w w:val="107"/>
        </w:rPr>
        <w:t>Methods</w:t>
      </w:r>
    </w:p>
    <w:p w:rsidR="00731615" w:rsidRDefault="00EE1D9C">
      <w:pPr>
        <w:spacing w:before="83" w:line="233" w:lineRule="auto"/>
        <w:ind w:left="112" w:right="-39" w:firstLine="299"/>
        <w:jc w:val="both"/>
      </w:pPr>
      <w:r>
        <w:t>In</w:t>
      </w:r>
      <w:r>
        <w:rPr>
          <w:spacing w:val="6"/>
        </w:rPr>
        <w:t xml:space="preserve"> </w:t>
      </w:r>
      <w:r>
        <w:t>order</w:t>
      </w:r>
      <w:r>
        <w:rPr>
          <w:spacing w:val="4"/>
        </w:rPr>
        <w:t xml:space="preserve"> </w:t>
      </w:r>
      <w:r>
        <w:t>to</w:t>
      </w:r>
      <w:r>
        <w:rPr>
          <w:spacing w:val="7"/>
        </w:rPr>
        <w:t xml:space="preserve"> </w:t>
      </w:r>
      <w:r>
        <w:t>test</w:t>
      </w:r>
      <w:r>
        <w:rPr>
          <w:spacing w:val="5"/>
        </w:rPr>
        <w:t xml:space="preserve"> </w:t>
      </w:r>
      <w:r>
        <w:t>the</w:t>
      </w:r>
      <w:r>
        <w:rPr>
          <w:spacing w:val="6"/>
        </w:rPr>
        <w:t xml:space="preserve"> </w:t>
      </w:r>
      <w:r>
        <w:rPr>
          <w:spacing w:val="-5"/>
        </w:rPr>
        <w:t>v</w:t>
      </w:r>
      <w:r>
        <w:t>alidity</w:t>
      </w:r>
      <w:r>
        <w:rPr>
          <w:spacing w:val="2"/>
        </w:rPr>
        <w:t xml:space="preserve"> </w:t>
      </w:r>
      <w:r>
        <w:t>of</w:t>
      </w:r>
      <w:r>
        <w:rPr>
          <w:spacing w:val="6"/>
        </w:rPr>
        <w:t xml:space="preserve"> </w:t>
      </w:r>
      <w:r>
        <w:t>the</w:t>
      </w:r>
      <w:r>
        <w:rPr>
          <w:spacing w:val="6"/>
        </w:rPr>
        <w:t xml:space="preserve"> </w:t>
      </w:r>
      <w:r>
        <w:t>modelling method</w:t>
      </w:r>
      <w:r>
        <w:rPr>
          <w:spacing w:val="2"/>
        </w:rPr>
        <w:t xml:space="preserve"> </w:t>
      </w:r>
      <w:r>
        <w:rPr>
          <w:w w:val="99"/>
        </w:rPr>
        <w:t>(</w:t>
      </w:r>
      <w:r>
        <w:rPr>
          <w:rFonts w:ascii="Meiryo" w:eastAsia="Meiryo" w:hAnsi="Meiryo" w:cs="Meiryo"/>
          <w:w w:val="80"/>
        </w:rPr>
        <w:t>§</w:t>
      </w:r>
      <w:r>
        <w:rPr>
          <w:w w:val="99"/>
        </w:rPr>
        <w:t xml:space="preserve">2) </w:t>
      </w:r>
      <w:r>
        <w:t>under</w:t>
      </w:r>
      <w:r>
        <w:rPr>
          <w:spacing w:val="12"/>
        </w:rPr>
        <w:t xml:space="preserve"> </w:t>
      </w:r>
      <w:r>
        <w:t>a</w:t>
      </w:r>
      <w:r>
        <w:rPr>
          <w:spacing w:val="16"/>
        </w:rPr>
        <w:t xml:space="preserve"> </w:t>
      </w:r>
      <w:r>
        <w:t>range</w:t>
      </w:r>
      <w:r>
        <w:rPr>
          <w:spacing w:val="13"/>
        </w:rPr>
        <w:t xml:space="preserve"> </w:t>
      </w:r>
      <w:r>
        <w:t>of</w:t>
      </w:r>
      <w:r>
        <w:rPr>
          <w:spacing w:val="15"/>
        </w:rPr>
        <w:t xml:space="preserve"> </w:t>
      </w:r>
      <w:r>
        <w:t>loading</w:t>
      </w:r>
      <w:r>
        <w:rPr>
          <w:spacing w:val="11"/>
        </w:rPr>
        <w:t xml:space="preserve"> </w:t>
      </w:r>
      <w:r>
        <w:t>configurations,</w:t>
      </w:r>
      <w:r>
        <w:rPr>
          <w:spacing w:val="-3"/>
        </w:rPr>
        <w:t xml:space="preserve"> </w:t>
      </w:r>
      <w:r>
        <w:t>the</w:t>
      </w:r>
      <w:r>
        <w:rPr>
          <w:spacing w:val="15"/>
        </w:rPr>
        <w:t xml:space="preserve"> </w:t>
      </w:r>
      <w:r>
        <w:t>structural</w:t>
      </w:r>
      <w:r>
        <w:rPr>
          <w:spacing w:val="9"/>
        </w:rPr>
        <w:t xml:space="preserve"> </w:t>
      </w:r>
      <w:proofErr w:type="spellStart"/>
      <w:r>
        <w:t>perfo</w:t>
      </w:r>
      <w:r>
        <w:rPr>
          <w:spacing w:val="-4"/>
        </w:rPr>
        <w:t>r</w:t>
      </w:r>
      <w:proofErr w:type="spellEnd"/>
      <w:r>
        <w:t xml:space="preserve">- </w:t>
      </w:r>
      <w:proofErr w:type="spellStart"/>
      <w:r>
        <w:t>mance</w:t>
      </w:r>
      <w:proofErr w:type="spellEnd"/>
      <w:r>
        <w:rPr>
          <w:spacing w:val="-16"/>
        </w:rPr>
        <w:t xml:space="preserve"> </w:t>
      </w:r>
      <w:r>
        <w:t>of</w:t>
      </w:r>
      <w:r>
        <w:rPr>
          <w:spacing w:val="-14"/>
        </w:rPr>
        <w:t xml:space="preserve"> </w:t>
      </w:r>
      <w:r>
        <w:t>welds</w:t>
      </w:r>
      <w:r>
        <w:rPr>
          <w:spacing w:val="-16"/>
        </w:rPr>
        <w:t xml:space="preserve"> </w:t>
      </w:r>
      <w:r>
        <w:t>in</w:t>
      </w:r>
      <w:r>
        <w:rPr>
          <w:spacing w:val="-14"/>
        </w:rPr>
        <w:t xml:space="preserve"> </w:t>
      </w:r>
      <w:r>
        <w:t>both</w:t>
      </w:r>
      <w:r>
        <w:rPr>
          <w:spacing w:val="-15"/>
        </w:rPr>
        <w:t xml:space="preserve"> </w:t>
      </w:r>
      <w:r>
        <w:t>uniaxial</w:t>
      </w:r>
      <w:r>
        <w:rPr>
          <w:spacing w:val="-17"/>
        </w:rPr>
        <w:t xml:space="preserve"> </w:t>
      </w:r>
      <w:r>
        <w:t>and</w:t>
      </w:r>
      <w:r>
        <w:rPr>
          <w:spacing w:val="-15"/>
        </w:rPr>
        <w:t xml:space="preserve"> </w:t>
      </w:r>
      <w:r>
        <w:t>blast</w:t>
      </w:r>
      <w:r>
        <w:rPr>
          <w:spacing w:val="-15"/>
        </w:rPr>
        <w:t xml:space="preserve"> </w:t>
      </w:r>
      <w:r>
        <w:t>loading</w:t>
      </w:r>
      <w:r>
        <w:rPr>
          <w:spacing w:val="-18"/>
        </w:rPr>
        <w:t xml:space="preserve"> </w:t>
      </w:r>
      <w:r>
        <w:rPr>
          <w:spacing w:val="-2"/>
        </w:rPr>
        <w:t>w</w:t>
      </w:r>
      <w:r>
        <w:t>as</w:t>
      </w:r>
      <w:r>
        <w:rPr>
          <w:spacing w:val="-14"/>
        </w:rPr>
        <w:t xml:space="preserve"> </w:t>
      </w:r>
      <w:r>
        <w:t>measured</w:t>
      </w:r>
    </w:p>
    <w:p w:rsidR="00731615" w:rsidRDefault="00EE1D9C">
      <w:pPr>
        <w:spacing w:before="59" w:line="249" w:lineRule="auto"/>
        <w:ind w:right="198"/>
      </w:pPr>
      <w:r>
        <w:br w:type="column"/>
      </w:r>
      <w:proofErr w:type="gramStart"/>
      <w:r>
        <w:rPr>
          <w:spacing w:val="-3"/>
        </w:rPr>
        <w:lastRenderedPageBreak/>
        <w:t>e</w:t>
      </w:r>
      <w:r>
        <w:t>xperimentally</w:t>
      </w:r>
      <w:proofErr w:type="gramEnd"/>
      <w:r>
        <w:rPr>
          <w:spacing w:val="-4"/>
        </w:rPr>
        <w:t xml:space="preserve"> </w:t>
      </w:r>
      <w:r>
        <w:t>in</w:t>
      </w:r>
      <w:r>
        <w:rPr>
          <w:spacing w:val="7"/>
        </w:rPr>
        <w:t xml:space="preserve"> </w:t>
      </w:r>
      <w:r>
        <w:t>t</w:t>
      </w:r>
      <w:r>
        <w:rPr>
          <w:spacing w:val="-2"/>
        </w:rPr>
        <w:t>w</w:t>
      </w:r>
      <w:r>
        <w:t>o</w:t>
      </w:r>
      <w:r>
        <w:rPr>
          <w:spacing w:val="5"/>
        </w:rPr>
        <w:t xml:space="preserve"> </w:t>
      </w:r>
      <w:r>
        <w:t>studies.</w:t>
      </w:r>
      <w:r>
        <w:rPr>
          <w:spacing w:val="32"/>
        </w:rPr>
        <w:t xml:space="preserve"> </w:t>
      </w:r>
      <w:r>
        <w:t>The</w:t>
      </w:r>
      <w:r>
        <w:rPr>
          <w:spacing w:val="5"/>
        </w:rPr>
        <w:t xml:space="preserve"> </w:t>
      </w:r>
      <w:r>
        <w:t>details</w:t>
      </w:r>
      <w:r>
        <w:rPr>
          <w:spacing w:val="3"/>
        </w:rPr>
        <w:t xml:space="preserve"> </w:t>
      </w:r>
      <w:r>
        <w:t>of</w:t>
      </w:r>
      <w:r>
        <w:rPr>
          <w:spacing w:val="7"/>
        </w:rPr>
        <w:t xml:space="preserve"> </w:t>
      </w:r>
      <w:r>
        <w:t>the</w:t>
      </w:r>
      <w:r>
        <w:rPr>
          <w:spacing w:val="6"/>
        </w:rPr>
        <w:t xml:space="preserve"> </w:t>
      </w:r>
      <w:r>
        <w:rPr>
          <w:spacing w:val="-3"/>
        </w:rPr>
        <w:t>e</w:t>
      </w:r>
      <w:r>
        <w:t>xperimental methods</w:t>
      </w:r>
      <w:r>
        <w:rPr>
          <w:spacing w:val="-7"/>
        </w:rPr>
        <w:t xml:space="preserve"> </w:t>
      </w:r>
      <w:r>
        <w:t>used</w:t>
      </w:r>
      <w:r>
        <w:rPr>
          <w:spacing w:val="-4"/>
        </w:rPr>
        <w:t xml:space="preserve"> </w:t>
      </w:r>
      <w:r>
        <w:t>in</w:t>
      </w:r>
      <w:r>
        <w:rPr>
          <w:spacing w:val="-2"/>
        </w:rPr>
        <w:t xml:space="preserve"> </w:t>
      </w:r>
      <w:r>
        <w:t>both</w:t>
      </w:r>
      <w:r>
        <w:rPr>
          <w:spacing w:val="-4"/>
        </w:rPr>
        <w:t xml:space="preserve"> </w:t>
      </w:r>
      <w:r>
        <w:t>studies</w:t>
      </w:r>
      <w:r>
        <w:rPr>
          <w:spacing w:val="-6"/>
        </w:rPr>
        <w:t xml:space="preserve"> </w:t>
      </w:r>
      <w:r>
        <w:t>are</w:t>
      </w:r>
      <w:r>
        <w:rPr>
          <w:spacing w:val="-2"/>
        </w:rPr>
        <w:t xml:space="preserve"> </w:t>
      </w:r>
      <w:r>
        <w:t>detailed</w:t>
      </w:r>
      <w:r>
        <w:rPr>
          <w:spacing w:val="-6"/>
        </w:rPr>
        <w:t xml:space="preserve"> </w:t>
      </w:r>
      <w:r>
        <w:t>here.</w:t>
      </w:r>
    </w:p>
    <w:p w:rsidR="00731615" w:rsidRDefault="00731615">
      <w:pPr>
        <w:spacing w:before="19" w:line="220" w:lineRule="exact"/>
        <w:rPr>
          <w:sz w:val="22"/>
          <w:szCs w:val="22"/>
        </w:rPr>
      </w:pPr>
    </w:p>
    <w:p w:rsidR="00731615" w:rsidRDefault="00EE1D9C">
      <w:pPr>
        <w:ind w:right="2249"/>
        <w:jc w:val="both"/>
      </w:pPr>
      <w:r>
        <w:t>3.1.</w:t>
      </w:r>
      <w:r>
        <w:rPr>
          <w:spacing w:val="47"/>
        </w:rPr>
        <w:t xml:space="preserve"> </w:t>
      </w:r>
      <w:r>
        <w:t>Uniaxial</w:t>
      </w:r>
      <w:r>
        <w:rPr>
          <w:spacing w:val="7"/>
        </w:rPr>
        <w:t xml:space="preserve"> </w:t>
      </w:r>
      <w:r>
        <w:t>Loading</w:t>
      </w:r>
      <w:r>
        <w:rPr>
          <w:spacing w:val="-7"/>
        </w:rPr>
        <w:t xml:space="preserve"> </w:t>
      </w:r>
      <w:r>
        <w:t>Configu</w:t>
      </w:r>
      <w:r>
        <w:rPr>
          <w:spacing w:val="-3"/>
        </w:rPr>
        <w:t>r</w:t>
      </w:r>
      <w:r>
        <w:t>ation</w:t>
      </w:r>
    </w:p>
    <w:p w:rsidR="00731615" w:rsidRDefault="00EE1D9C">
      <w:pPr>
        <w:spacing w:before="69" w:line="249" w:lineRule="auto"/>
        <w:ind w:right="198" w:firstLine="299"/>
        <w:jc w:val="both"/>
      </w:pPr>
      <w:r>
        <w:t>This</w:t>
      </w:r>
      <w:r>
        <w:rPr>
          <w:spacing w:val="18"/>
        </w:rPr>
        <w:t xml:space="preserve"> </w:t>
      </w:r>
      <w:r>
        <w:t>loading</w:t>
      </w:r>
      <w:r>
        <w:rPr>
          <w:spacing w:val="16"/>
        </w:rPr>
        <w:t xml:space="preserve"> </w:t>
      </w:r>
      <w:r>
        <w:t xml:space="preserve">configuration </w:t>
      </w:r>
      <w:r>
        <w:rPr>
          <w:spacing w:val="-2"/>
        </w:rPr>
        <w:t>w</w:t>
      </w:r>
      <w:r>
        <w:t>as</w:t>
      </w:r>
      <w:r>
        <w:rPr>
          <w:spacing w:val="18"/>
        </w:rPr>
        <w:t xml:space="preserve"> </w:t>
      </w:r>
      <w:r>
        <w:t>studied</w:t>
      </w:r>
      <w:r>
        <w:rPr>
          <w:spacing w:val="16"/>
        </w:rPr>
        <w:t xml:space="preserve"> </w:t>
      </w:r>
      <w:r>
        <w:t>in</w:t>
      </w:r>
      <w:r>
        <w:rPr>
          <w:spacing w:val="20"/>
        </w:rPr>
        <w:t xml:space="preserve"> </w:t>
      </w:r>
      <w:r>
        <w:t>order</w:t>
      </w:r>
      <w:r>
        <w:rPr>
          <w:spacing w:val="17"/>
        </w:rPr>
        <w:t xml:space="preserve"> </w:t>
      </w:r>
      <w:r>
        <w:t>to</w:t>
      </w:r>
      <w:r>
        <w:rPr>
          <w:spacing w:val="20"/>
        </w:rPr>
        <w:t xml:space="preserve"> </w:t>
      </w:r>
      <w:r>
        <w:rPr>
          <w:spacing w:val="-3"/>
        </w:rPr>
        <w:t>v</w:t>
      </w:r>
      <w:r>
        <w:t>erify the</w:t>
      </w:r>
      <w:r>
        <w:rPr>
          <w:spacing w:val="9"/>
        </w:rPr>
        <w:t xml:space="preserve"> </w:t>
      </w:r>
      <w:r>
        <w:t>methodology</w:t>
      </w:r>
      <w:r>
        <w:rPr>
          <w:spacing w:val="1"/>
        </w:rPr>
        <w:t xml:space="preserve"> </w:t>
      </w:r>
      <w:r>
        <w:t>of</w:t>
      </w:r>
      <w:r>
        <w:rPr>
          <w:spacing w:val="9"/>
        </w:rPr>
        <w:t xml:space="preserve"> </w:t>
      </w:r>
      <w:r>
        <w:t>implementing local</w:t>
      </w:r>
      <w:r>
        <w:rPr>
          <w:spacing w:val="7"/>
        </w:rPr>
        <w:t xml:space="preserve"> </w:t>
      </w:r>
      <w:r>
        <w:t>material</w:t>
      </w:r>
      <w:r>
        <w:rPr>
          <w:spacing w:val="5"/>
        </w:rPr>
        <w:t xml:space="preserve"> </w:t>
      </w:r>
      <w:r>
        <w:t>properties</w:t>
      </w:r>
      <w:r>
        <w:rPr>
          <w:spacing w:val="3"/>
        </w:rPr>
        <w:t xml:space="preserve"> </w:t>
      </w:r>
      <w:r>
        <w:t>in an</w:t>
      </w:r>
      <w:r>
        <w:rPr>
          <w:spacing w:val="6"/>
        </w:rPr>
        <w:t xml:space="preserve"> </w:t>
      </w:r>
      <w:r>
        <w:t>FE</w:t>
      </w:r>
      <w:r>
        <w:rPr>
          <w:spacing w:val="6"/>
        </w:rPr>
        <w:t xml:space="preserve"> </w:t>
      </w:r>
      <w:r>
        <w:t>model.</w:t>
      </w:r>
      <w:r>
        <w:rPr>
          <w:spacing w:val="29"/>
        </w:rPr>
        <w:t xml:space="preserve"> </w:t>
      </w:r>
      <w:r>
        <w:t>Furthermore,</w:t>
      </w:r>
      <w:r>
        <w:rPr>
          <w:spacing w:val="-2"/>
        </w:rPr>
        <w:t xml:space="preserve"> </w:t>
      </w:r>
      <w:r>
        <w:t>the</w:t>
      </w:r>
      <w:r>
        <w:rPr>
          <w:spacing w:val="6"/>
        </w:rPr>
        <w:t xml:space="preserve"> </w:t>
      </w:r>
      <w:r>
        <w:t>strain</w:t>
      </w:r>
      <w:r>
        <w:rPr>
          <w:spacing w:val="4"/>
        </w:rPr>
        <w:t xml:space="preserve"> </w:t>
      </w:r>
      <w:r>
        <w:rPr>
          <w:spacing w:val="-5"/>
        </w:rPr>
        <w:t>e</w:t>
      </w:r>
      <w:r>
        <w:rPr>
          <w:spacing w:val="-4"/>
        </w:rPr>
        <w:t>v</w:t>
      </w:r>
      <w:r>
        <w:t>olution in</w:t>
      </w:r>
      <w:r>
        <w:rPr>
          <w:spacing w:val="5"/>
        </w:rPr>
        <w:t xml:space="preserve"> </w:t>
      </w:r>
      <w:r>
        <w:t>FSW</w:t>
      </w:r>
      <w:r>
        <w:rPr>
          <w:spacing w:val="4"/>
        </w:rPr>
        <w:t xml:space="preserve"> </w:t>
      </w:r>
      <w:r>
        <w:t>2139- T8</w:t>
      </w:r>
      <w:r>
        <w:rPr>
          <w:spacing w:val="7"/>
        </w:rPr>
        <w:t xml:space="preserve"> </w:t>
      </w:r>
      <w:r>
        <w:rPr>
          <w:spacing w:val="-2"/>
        </w:rPr>
        <w:t>w</w:t>
      </w:r>
      <w:r>
        <w:t>as</w:t>
      </w:r>
      <w:r>
        <w:rPr>
          <w:spacing w:val="6"/>
        </w:rPr>
        <w:t xml:space="preserve"> </w:t>
      </w:r>
      <w:r>
        <w:t>measured</w:t>
      </w:r>
      <w:r>
        <w:rPr>
          <w:spacing w:val="1"/>
        </w:rPr>
        <w:t xml:space="preserve"> </w:t>
      </w:r>
      <w:r>
        <w:rPr>
          <w:spacing w:val="-3"/>
        </w:rPr>
        <w:t>e</w:t>
      </w:r>
      <w:r>
        <w:t>xperimentally</w:t>
      </w:r>
      <w:r>
        <w:rPr>
          <w:spacing w:val="-3"/>
        </w:rPr>
        <w:t xml:space="preserve"> </w:t>
      </w:r>
      <w:r>
        <w:t>to</w:t>
      </w:r>
      <w:r>
        <w:rPr>
          <w:spacing w:val="7"/>
        </w:rPr>
        <w:t xml:space="preserve"> </w:t>
      </w:r>
      <w:r>
        <w:t>determine</w:t>
      </w:r>
      <w:r>
        <w:rPr>
          <w:spacing w:val="1"/>
        </w:rPr>
        <w:t xml:space="preserve"> </w:t>
      </w:r>
      <w:r>
        <w:t>the</w:t>
      </w:r>
      <w:r>
        <w:rPr>
          <w:spacing w:val="7"/>
        </w:rPr>
        <w:t xml:space="preserve"> </w:t>
      </w:r>
      <w:r>
        <w:t>accura</w:t>
      </w:r>
      <w:r>
        <w:rPr>
          <w:spacing w:val="-3"/>
        </w:rPr>
        <w:t>c</w:t>
      </w:r>
      <w:r>
        <w:t>y</w:t>
      </w:r>
      <w:r>
        <w:rPr>
          <w:spacing w:val="2"/>
        </w:rPr>
        <w:t xml:space="preserve"> </w:t>
      </w:r>
      <w:r>
        <w:t>of the</w:t>
      </w:r>
      <w:r>
        <w:rPr>
          <w:spacing w:val="-2"/>
        </w:rPr>
        <w:t xml:space="preserve"> </w:t>
      </w:r>
      <w:r>
        <w:t>modelling</w:t>
      </w:r>
      <w:r>
        <w:rPr>
          <w:spacing w:val="-8"/>
        </w:rPr>
        <w:t xml:space="preserve"> </w:t>
      </w:r>
      <w:r>
        <w:t>method.</w:t>
      </w:r>
    </w:p>
    <w:p w:rsidR="00731615" w:rsidRDefault="00731615">
      <w:pPr>
        <w:spacing w:before="19" w:line="220" w:lineRule="exact"/>
        <w:rPr>
          <w:sz w:val="22"/>
          <w:szCs w:val="22"/>
        </w:rPr>
      </w:pPr>
    </w:p>
    <w:p w:rsidR="00731615" w:rsidRDefault="00EE1D9C">
      <w:pPr>
        <w:ind w:right="2188"/>
        <w:jc w:val="both"/>
      </w:pPr>
      <w:r>
        <w:t>3.1.1.</w:t>
      </w:r>
      <w:r>
        <w:rPr>
          <w:spacing w:val="45"/>
        </w:rPr>
        <w:t xml:space="preserve"> </w:t>
      </w:r>
      <w:r>
        <w:rPr>
          <w:spacing w:val="-18"/>
        </w:rPr>
        <w:t>T</w:t>
      </w:r>
      <w:r>
        <w:t>ensile</w:t>
      </w:r>
      <w:r>
        <w:rPr>
          <w:spacing w:val="-17"/>
        </w:rPr>
        <w:t xml:space="preserve"> </w:t>
      </w:r>
      <w:proofErr w:type="spellStart"/>
      <w:r>
        <w:rPr>
          <w:spacing w:val="-18"/>
        </w:rPr>
        <w:t>T</w:t>
      </w:r>
      <w:r>
        <w:t>esing</w:t>
      </w:r>
      <w:proofErr w:type="spellEnd"/>
      <w:r>
        <w:rPr>
          <w:spacing w:val="-16"/>
        </w:rPr>
        <w:t xml:space="preserve"> </w:t>
      </w:r>
      <w:r>
        <w:t>of</w:t>
      </w:r>
      <w:r>
        <w:rPr>
          <w:spacing w:val="-12"/>
        </w:rPr>
        <w:t xml:space="preserve"> </w:t>
      </w:r>
      <w:r>
        <w:rPr>
          <w:w w:val="94"/>
        </w:rPr>
        <w:t>FSW</w:t>
      </w:r>
      <w:r>
        <w:rPr>
          <w:spacing w:val="3"/>
          <w:w w:val="94"/>
        </w:rPr>
        <w:t xml:space="preserve"> </w:t>
      </w:r>
      <w:r>
        <w:t>2139-T8</w:t>
      </w:r>
    </w:p>
    <w:p w:rsidR="00731615" w:rsidRDefault="00EE1D9C">
      <w:pPr>
        <w:spacing w:before="29" w:line="249" w:lineRule="auto"/>
        <w:ind w:right="198" w:firstLine="299"/>
        <w:jc w:val="both"/>
      </w:pPr>
      <w:r>
        <w:t>Bead</w:t>
      </w:r>
      <w:r>
        <w:rPr>
          <w:spacing w:val="-11"/>
        </w:rPr>
        <w:t xml:space="preserve"> </w:t>
      </w:r>
      <w:r>
        <w:t>on</w:t>
      </w:r>
      <w:r>
        <w:rPr>
          <w:spacing w:val="-9"/>
        </w:rPr>
        <w:t xml:space="preserve"> </w:t>
      </w:r>
      <w:r>
        <w:t>plate</w:t>
      </w:r>
      <w:r>
        <w:rPr>
          <w:spacing w:val="-11"/>
        </w:rPr>
        <w:t xml:space="preserve"> </w:t>
      </w:r>
      <w:r>
        <w:t>FSW</w:t>
      </w:r>
      <w:r>
        <w:rPr>
          <w:spacing w:val="-11"/>
        </w:rPr>
        <w:t xml:space="preserve"> </w:t>
      </w:r>
      <w:r>
        <w:rPr>
          <w:spacing w:val="-2"/>
        </w:rPr>
        <w:t>w</w:t>
      </w:r>
      <w:r>
        <w:t>as</w:t>
      </w:r>
      <w:r>
        <w:rPr>
          <w:spacing w:val="-10"/>
        </w:rPr>
        <w:t xml:space="preserve"> </w:t>
      </w:r>
      <w:r>
        <w:t>carried</w:t>
      </w:r>
      <w:r>
        <w:rPr>
          <w:spacing w:val="-13"/>
        </w:rPr>
        <w:t xml:space="preserve"> </w:t>
      </w:r>
      <w:r>
        <w:t>out</w:t>
      </w:r>
      <w:r>
        <w:rPr>
          <w:spacing w:val="-10"/>
        </w:rPr>
        <w:t xml:space="preserve"> </w:t>
      </w:r>
      <w:r>
        <w:t>on</w:t>
      </w:r>
      <w:r>
        <w:rPr>
          <w:spacing w:val="-9"/>
        </w:rPr>
        <w:t xml:space="preserve"> </w:t>
      </w:r>
      <w:r>
        <w:t>2139-T8</w:t>
      </w:r>
      <w:r>
        <w:rPr>
          <w:spacing w:val="-14"/>
        </w:rPr>
        <w:t xml:space="preserve"> </w:t>
      </w:r>
      <w:r>
        <w:t>all</w:t>
      </w:r>
      <w:r>
        <w:rPr>
          <w:spacing w:val="-2"/>
        </w:rPr>
        <w:t>o</w:t>
      </w:r>
      <w:r>
        <w:t>y</w:t>
      </w:r>
      <w:r>
        <w:rPr>
          <w:spacing w:val="-11"/>
        </w:rPr>
        <w:t xml:space="preserve"> </w:t>
      </w:r>
      <w:r>
        <w:t>where the</w:t>
      </w:r>
      <w:r>
        <w:rPr>
          <w:spacing w:val="27"/>
        </w:rPr>
        <w:t xml:space="preserve"> </w:t>
      </w:r>
      <w:r>
        <w:rPr>
          <w:spacing w:val="-2"/>
        </w:rPr>
        <w:t>w</w:t>
      </w:r>
      <w:r>
        <w:t>ork-piece</w:t>
      </w:r>
      <w:r>
        <w:rPr>
          <w:spacing w:val="21"/>
        </w:rPr>
        <w:t xml:space="preserve"> </w:t>
      </w:r>
      <w:r>
        <w:t>dimensions</w:t>
      </w:r>
      <w:r>
        <w:rPr>
          <w:spacing w:val="21"/>
        </w:rPr>
        <w:t xml:space="preserve"> </w:t>
      </w:r>
      <w:r>
        <w:t>are</w:t>
      </w:r>
      <w:r>
        <w:rPr>
          <w:spacing w:val="28"/>
        </w:rPr>
        <w:t xml:space="preserve"> </w:t>
      </w:r>
      <w:r>
        <w:t>150x300x6.35</w:t>
      </w:r>
      <w:r>
        <w:rPr>
          <w:spacing w:val="18"/>
        </w:rPr>
        <w:t xml:space="preserve"> </w:t>
      </w:r>
      <w:r>
        <w:t xml:space="preserve">mm.   </w:t>
      </w:r>
      <w:r>
        <w:rPr>
          <w:spacing w:val="-16"/>
        </w:rPr>
        <w:t>W</w:t>
      </w:r>
      <w:r>
        <w:t xml:space="preserve">elding </w:t>
      </w:r>
      <w:r>
        <w:rPr>
          <w:spacing w:val="-2"/>
        </w:rPr>
        <w:t>w</w:t>
      </w:r>
      <w:r>
        <w:t>as</w:t>
      </w:r>
      <w:r>
        <w:rPr>
          <w:spacing w:val="13"/>
        </w:rPr>
        <w:t xml:space="preserve"> </w:t>
      </w:r>
      <w:r>
        <w:t>carried</w:t>
      </w:r>
      <w:r>
        <w:rPr>
          <w:spacing w:val="10"/>
        </w:rPr>
        <w:t xml:space="preserve"> </w:t>
      </w:r>
      <w:r>
        <w:t>out</w:t>
      </w:r>
      <w:r>
        <w:rPr>
          <w:spacing w:val="13"/>
        </w:rPr>
        <w:t xml:space="preserve"> </w:t>
      </w:r>
      <w:r>
        <w:t>with</w:t>
      </w:r>
      <w:r>
        <w:rPr>
          <w:spacing w:val="12"/>
        </w:rPr>
        <w:t xml:space="preserve"> </w:t>
      </w:r>
      <w:r>
        <w:t>a</w:t>
      </w:r>
      <w:r>
        <w:rPr>
          <w:spacing w:val="15"/>
        </w:rPr>
        <w:t xml:space="preserve"> </w:t>
      </w:r>
      <w:r>
        <w:t>co</w:t>
      </w:r>
      <w:r>
        <w:rPr>
          <w:spacing w:val="-8"/>
        </w:rPr>
        <w:t>n</w:t>
      </w:r>
      <w:r>
        <w:rPr>
          <w:spacing w:val="-3"/>
        </w:rPr>
        <w:t>v</w:t>
      </w:r>
      <w:r>
        <w:t>entional</w:t>
      </w:r>
      <w:r>
        <w:rPr>
          <w:spacing w:val="6"/>
        </w:rPr>
        <w:t xml:space="preserve"> </w:t>
      </w:r>
      <w:r>
        <w:t>tool</w:t>
      </w:r>
      <w:r>
        <w:rPr>
          <w:spacing w:val="13"/>
        </w:rPr>
        <w:t xml:space="preserve"> </w:t>
      </w:r>
      <w:r>
        <w:t>with</w:t>
      </w:r>
      <w:r>
        <w:rPr>
          <w:spacing w:val="12"/>
        </w:rPr>
        <w:t xml:space="preserve"> </w:t>
      </w:r>
      <w:proofErr w:type="spellStart"/>
      <w:r>
        <w:t>triflat</w:t>
      </w:r>
      <w:proofErr w:type="spellEnd"/>
      <w:r>
        <w:rPr>
          <w:spacing w:val="3"/>
        </w:rPr>
        <w:t xml:space="preserve"> </w:t>
      </w:r>
      <w:r>
        <w:t>pin</w:t>
      </w:r>
      <w:r>
        <w:rPr>
          <w:spacing w:val="13"/>
        </w:rPr>
        <w:t xml:space="preserve"> </w:t>
      </w:r>
      <w:r>
        <w:t>set</w:t>
      </w:r>
      <w:r>
        <w:rPr>
          <w:spacing w:val="14"/>
        </w:rPr>
        <w:t xml:space="preserve"> </w:t>
      </w:r>
      <w:r>
        <w:t>at</w:t>
      </w:r>
    </w:p>
    <w:p w:rsidR="00731615" w:rsidRDefault="00EE1D9C">
      <w:pPr>
        <w:spacing w:line="220" w:lineRule="exact"/>
        <w:ind w:right="202"/>
        <w:jc w:val="both"/>
      </w:pPr>
      <w:proofErr w:type="gramStart"/>
      <w:r>
        <w:t>a</w:t>
      </w:r>
      <w:proofErr w:type="gramEnd"/>
      <w:r>
        <w:rPr>
          <w:spacing w:val="-4"/>
        </w:rPr>
        <w:t xml:space="preserve"> </w:t>
      </w:r>
      <w:r>
        <w:rPr>
          <w:w w:val="99"/>
        </w:rPr>
        <w:t>2</w:t>
      </w:r>
      <w:r>
        <w:rPr>
          <w:rFonts w:ascii="Meiryo" w:eastAsia="Meiryo" w:hAnsi="Meiryo" w:cs="Meiryo"/>
          <w:w w:val="49"/>
          <w:position w:val="7"/>
          <w:sz w:val="14"/>
          <w:szCs w:val="14"/>
        </w:rPr>
        <w:t>◦</w:t>
      </w:r>
      <w:r>
        <w:rPr>
          <w:rFonts w:ascii="Meiryo" w:eastAsia="Meiryo" w:hAnsi="Meiryo" w:cs="Meiryo"/>
          <w:spacing w:val="10"/>
          <w:position w:val="7"/>
          <w:sz w:val="14"/>
          <w:szCs w:val="14"/>
        </w:rPr>
        <w:t xml:space="preserve"> </w:t>
      </w:r>
      <w:r>
        <w:t>ra</w:t>
      </w:r>
      <w:r>
        <w:rPr>
          <w:spacing w:val="-2"/>
        </w:rPr>
        <w:t>k</w:t>
      </w:r>
      <w:r>
        <w:t>e</w:t>
      </w:r>
      <w:r>
        <w:rPr>
          <w:spacing w:val="-6"/>
        </w:rPr>
        <w:t xml:space="preserve"> </w:t>
      </w:r>
      <w:r>
        <w:t>angle.</w:t>
      </w:r>
      <w:r>
        <w:rPr>
          <w:spacing w:val="6"/>
        </w:rPr>
        <w:t xml:space="preserve"> </w:t>
      </w:r>
      <w:r>
        <w:t>The</w:t>
      </w:r>
      <w:r>
        <w:rPr>
          <w:spacing w:val="-6"/>
        </w:rPr>
        <w:t xml:space="preserve"> </w:t>
      </w:r>
      <w:r>
        <w:t>tool</w:t>
      </w:r>
      <w:r>
        <w:rPr>
          <w:spacing w:val="-6"/>
        </w:rPr>
        <w:t xml:space="preserve"> </w:t>
      </w:r>
      <w:r>
        <w:t>dimensions</w:t>
      </w:r>
      <w:r>
        <w:rPr>
          <w:spacing w:val="-12"/>
        </w:rPr>
        <w:t xml:space="preserve"> </w:t>
      </w:r>
      <w:r>
        <w:t>were:</w:t>
      </w:r>
      <w:r>
        <w:rPr>
          <w:spacing w:val="6"/>
        </w:rPr>
        <w:t xml:space="preserve"> </w:t>
      </w:r>
      <w:r>
        <w:t>18</w:t>
      </w:r>
      <w:r>
        <w:rPr>
          <w:spacing w:val="-5"/>
        </w:rPr>
        <w:t xml:space="preserve"> </w:t>
      </w:r>
      <w:r>
        <w:t>mm</w:t>
      </w:r>
      <w:r>
        <w:rPr>
          <w:spacing w:val="-6"/>
        </w:rPr>
        <w:t xml:space="preserve"> </w:t>
      </w:r>
      <w:r>
        <w:t>shoulder</w:t>
      </w:r>
      <w:r>
        <w:rPr>
          <w:spacing w:val="-10"/>
        </w:rPr>
        <w:t xml:space="preserve"> </w:t>
      </w:r>
      <w:r>
        <w:t>di-</w:t>
      </w:r>
    </w:p>
    <w:p w:rsidR="00731615" w:rsidRDefault="00EE1D9C">
      <w:pPr>
        <w:spacing w:line="220" w:lineRule="exact"/>
        <w:ind w:right="202"/>
        <w:jc w:val="both"/>
      </w:pPr>
      <w:proofErr w:type="spellStart"/>
      <w:proofErr w:type="gramStart"/>
      <w:r>
        <w:t>ameter</w:t>
      </w:r>
      <w:proofErr w:type="spellEnd"/>
      <w:proofErr w:type="gramEnd"/>
      <w:r>
        <w:t>;</w:t>
      </w:r>
      <w:r>
        <w:rPr>
          <w:spacing w:val="7"/>
        </w:rPr>
        <w:t xml:space="preserve"> </w:t>
      </w:r>
      <w:r>
        <w:rPr>
          <w:w w:val="99"/>
        </w:rPr>
        <w:t>2</w:t>
      </w:r>
      <w:r>
        <w:rPr>
          <w:rFonts w:ascii="Meiryo" w:eastAsia="Meiryo" w:hAnsi="Meiryo" w:cs="Meiryo"/>
          <w:w w:val="49"/>
          <w:position w:val="7"/>
          <w:sz w:val="14"/>
          <w:szCs w:val="14"/>
        </w:rPr>
        <w:t>◦</w:t>
      </w:r>
      <w:r>
        <w:rPr>
          <w:rFonts w:ascii="Meiryo" w:eastAsia="Meiryo" w:hAnsi="Meiryo" w:cs="Meiryo"/>
          <w:spacing w:val="21"/>
          <w:position w:val="7"/>
          <w:sz w:val="14"/>
          <w:szCs w:val="14"/>
        </w:rPr>
        <w:t xml:space="preserve"> </w:t>
      </w:r>
      <w:r>
        <w:t>shoulder</w:t>
      </w:r>
      <w:r>
        <w:rPr>
          <w:spacing w:val="2"/>
        </w:rPr>
        <w:t xml:space="preserve"> </w:t>
      </w:r>
      <w:r>
        <w:t>conc</w:t>
      </w:r>
      <w:r>
        <w:rPr>
          <w:spacing w:val="-4"/>
        </w:rPr>
        <w:t>a</w:t>
      </w:r>
      <w:r>
        <w:rPr>
          <w:spacing w:val="-3"/>
        </w:rPr>
        <w:t>v</w:t>
      </w:r>
      <w:r>
        <w:t>e</w:t>
      </w:r>
      <w:r>
        <w:rPr>
          <w:spacing w:val="2"/>
        </w:rPr>
        <w:t xml:space="preserve"> </w:t>
      </w:r>
      <w:r>
        <w:t>angle;</w:t>
      </w:r>
      <w:r>
        <w:rPr>
          <w:spacing w:val="8"/>
        </w:rPr>
        <w:t xml:space="preserve"> </w:t>
      </w:r>
      <w:r>
        <w:t>6.2</w:t>
      </w:r>
      <w:r>
        <w:rPr>
          <w:spacing w:val="6"/>
        </w:rPr>
        <w:t xml:space="preserve"> </w:t>
      </w:r>
      <w:r>
        <w:t>mm</w:t>
      </w:r>
      <w:r>
        <w:rPr>
          <w:spacing w:val="6"/>
        </w:rPr>
        <w:t xml:space="preserve"> </w:t>
      </w:r>
      <w:r>
        <w:t>pin</w:t>
      </w:r>
      <w:r>
        <w:rPr>
          <w:spacing w:val="6"/>
        </w:rPr>
        <w:t xml:space="preserve"> </w:t>
      </w:r>
      <w:r>
        <w:t>root</w:t>
      </w:r>
      <w:r>
        <w:rPr>
          <w:spacing w:val="6"/>
        </w:rPr>
        <w:t xml:space="preserve"> </w:t>
      </w:r>
      <w:r>
        <w:t>diameter;</w:t>
      </w:r>
    </w:p>
    <w:p w:rsidR="00731615" w:rsidRDefault="00EE1D9C">
      <w:pPr>
        <w:spacing w:before="93" w:line="131" w:lineRule="auto"/>
        <w:ind w:right="174"/>
      </w:pPr>
      <w:r>
        <w:t>5.85</w:t>
      </w:r>
      <w:r>
        <w:rPr>
          <w:spacing w:val="2"/>
        </w:rPr>
        <w:t xml:space="preserve"> </w:t>
      </w:r>
      <w:r>
        <w:t>mm</w:t>
      </w:r>
      <w:r>
        <w:rPr>
          <w:spacing w:val="3"/>
        </w:rPr>
        <w:t xml:space="preserve"> </w:t>
      </w:r>
      <w:r>
        <w:t>pin</w:t>
      </w:r>
      <w:r>
        <w:rPr>
          <w:spacing w:val="2"/>
        </w:rPr>
        <w:t xml:space="preserve"> </w:t>
      </w:r>
      <w:r>
        <w:t>height;</w:t>
      </w:r>
      <w:r>
        <w:rPr>
          <w:spacing w:val="3"/>
        </w:rPr>
        <w:t xml:space="preserve"> </w:t>
      </w:r>
      <w:r>
        <w:t>4</w:t>
      </w:r>
      <w:r>
        <w:rPr>
          <w:spacing w:val="5"/>
        </w:rPr>
        <w:t xml:space="preserve"> </w:t>
      </w:r>
      <w:r>
        <w:t>mm</w:t>
      </w:r>
      <w:r>
        <w:rPr>
          <w:spacing w:val="2"/>
        </w:rPr>
        <w:t xml:space="preserve"> </w:t>
      </w:r>
      <w:r>
        <w:t>pin</w:t>
      </w:r>
      <w:r>
        <w:rPr>
          <w:spacing w:val="3"/>
        </w:rPr>
        <w:t xml:space="preserve"> </w:t>
      </w:r>
      <w:r>
        <w:t>tip</w:t>
      </w:r>
      <w:r>
        <w:rPr>
          <w:spacing w:val="4"/>
        </w:rPr>
        <w:t xml:space="preserve"> </w:t>
      </w:r>
      <w:r>
        <w:t>diamete</w:t>
      </w:r>
      <w:r>
        <w:rPr>
          <w:spacing w:val="-11"/>
        </w:rPr>
        <w:t>r</w:t>
      </w:r>
      <w:r>
        <w:t>.</w:t>
      </w:r>
      <w:r>
        <w:rPr>
          <w:spacing w:val="22"/>
        </w:rPr>
        <w:t xml:space="preserve"> </w:t>
      </w:r>
      <w:r>
        <w:t>The</w:t>
      </w:r>
      <w:r>
        <w:rPr>
          <w:spacing w:val="3"/>
        </w:rPr>
        <w:t xml:space="preserve"> </w:t>
      </w:r>
      <w:r>
        <w:t>weld</w:t>
      </w:r>
      <w:r>
        <w:rPr>
          <w:spacing w:val="2"/>
        </w:rPr>
        <w:t xml:space="preserve"> </w:t>
      </w:r>
      <w:r>
        <w:t>settings were:</w:t>
      </w:r>
      <w:r>
        <w:rPr>
          <w:spacing w:val="5"/>
        </w:rPr>
        <w:t xml:space="preserve"> </w:t>
      </w:r>
      <w:r>
        <w:t>100</w:t>
      </w:r>
      <w:r>
        <w:rPr>
          <w:spacing w:val="-8"/>
        </w:rPr>
        <w:t xml:space="preserve"> </w:t>
      </w:r>
      <w:proofErr w:type="spellStart"/>
      <w:r>
        <w:rPr>
          <w:w w:val="99"/>
        </w:rPr>
        <w:t>m</w:t>
      </w:r>
      <w:r>
        <w:rPr>
          <w:spacing w:val="-7"/>
          <w:w w:val="99"/>
        </w:rPr>
        <w:t>m</w:t>
      </w:r>
      <w:r>
        <w:rPr>
          <w:rFonts w:ascii="Meiryo" w:eastAsia="Meiryo" w:hAnsi="Meiryo" w:cs="Meiryo"/>
          <w:spacing w:val="-7"/>
          <w:w w:val="71"/>
        </w:rPr>
        <w:t>·</w:t>
      </w:r>
      <w:r>
        <w:rPr>
          <w:w w:val="99"/>
        </w:rPr>
        <w:t>min</w:t>
      </w:r>
      <w:proofErr w:type="spellEnd"/>
      <w:r>
        <w:rPr>
          <w:rFonts w:ascii="Meiryo" w:eastAsia="Meiryo" w:hAnsi="Meiryo" w:cs="Meiryo"/>
          <w:w w:val="78"/>
          <w:position w:val="8"/>
          <w:sz w:val="14"/>
          <w:szCs w:val="14"/>
        </w:rPr>
        <w:t>−</w:t>
      </w:r>
      <w:proofErr w:type="gramStart"/>
      <w:r>
        <w:rPr>
          <w:w w:val="99"/>
          <w:position w:val="8"/>
          <w:sz w:val="14"/>
          <w:szCs w:val="14"/>
        </w:rPr>
        <w:t>1</w:t>
      </w:r>
      <w:r>
        <w:rPr>
          <w:position w:val="8"/>
          <w:sz w:val="14"/>
          <w:szCs w:val="14"/>
        </w:rPr>
        <w:t xml:space="preserve"> </w:t>
      </w:r>
      <w:r>
        <w:rPr>
          <w:spacing w:val="-15"/>
          <w:position w:val="8"/>
          <w:sz w:val="14"/>
          <w:szCs w:val="14"/>
        </w:rPr>
        <w:t xml:space="preserve"> </w:t>
      </w:r>
      <w:r>
        <w:t>tr</w:t>
      </w:r>
      <w:r>
        <w:rPr>
          <w:spacing w:val="-4"/>
        </w:rPr>
        <w:t>a</w:t>
      </w:r>
      <w:r>
        <w:rPr>
          <w:spacing w:val="-3"/>
        </w:rPr>
        <w:t>v</w:t>
      </w:r>
      <w:r>
        <w:t>erse</w:t>
      </w:r>
      <w:proofErr w:type="gramEnd"/>
      <w:r>
        <w:rPr>
          <w:spacing w:val="-11"/>
        </w:rPr>
        <w:t xml:space="preserve"> </w:t>
      </w:r>
      <w:r>
        <w:t>speed;</w:t>
      </w:r>
      <w:r>
        <w:rPr>
          <w:spacing w:val="-8"/>
        </w:rPr>
        <w:t xml:space="preserve"> </w:t>
      </w:r>
      <w:r>
        <w:t>1000</w:t>
      </w:r>
      <w:r>
        <w:rPr>
          <w:spacing w:val="-9"/>
        </w:rPr>
        <w:t xml:space="preserve"> </w:t>
      </w:r>
      <w:r>
        <w:t>RPM</w:t>
      </w:r>
      <w:r>
        <w:rPr>
          <w:spacing w:val="-9"/>
        </w:rPr>
        <w:t xml:space="preserve"> </w:t>
      </w:r>
      <w:r>
        <w:t>rotation</w:t>
      </w:r>
      <w:r>
        <w:rPr>
          <w:spacing w:val="-11"/>
        </w:rPr>
        <w:t xml:space="preserve"> </w:t>
      </w:r>
      <w:r>
        <w:t>speed;</w:t>
      </w:r>
    </w:p>
    <w:p w:rsidR="00731615" w:rsidRDefault="00EE1D9C">
      <w:pPr>
        <w:spacing w:before="4" w:line="249" w:lineRule="auto"/>
        <w:ind w:right="198"/>
        <w:jc w:val="both"/>
      </w:pPr>
      <w:r>
        <w:t>16</w:t>
      </w:r>
      <w:r>
        <w:rPr>
          <w:spacing w:val="22"/>
        </w:rPr>
        <w:t xml:space="preserve"> </w:t>
      </w:r>
      <w:proofErr w:type="spellStart"/>
      <w:proofErr w:type="gramStart"/>
      <w:r>
        <w:t>kN</w:t>
      </w:r>
      <w:proofErr w:type="spellEnd"/>
      <w:proofErr w:type="gramEnd"/>
      <w:r>
        <w:rPr>
          <w:spacing w:val="22"/>
        </w:rPr>
        <w:t xml:space="preserve"> </w:t>
      </w:r>
      <w:proofErr w:type="spellStart"/>
      <w:r>
        <w:t>d</w:t>
      </w:r>
      <w:r>
        <w:rPr>
          <w:spacing w:val="-5"/>
        </w:rPr>
        <w:t>o</w:t>
      </w:r>
      <w:r>
        <w:t>wnforce</w:t>
      </w:r>
      <w:proofErr w:type="spellEnd"/>
      <w:r>
        <w:t xml:space="preserve">. </w:t>
      </w:r>
      <w:r>
        <w:rPr>
          <w:spacing w:val="26"/>
        </w:rPr>
        <w:t xml:space="preserve"> </w:t>
      </w:r>
      <w:r>
        <w:t>The</w:t>
      </w:r>
      <w:r>
        <w:rPr>
          <w:spacing w:val="21"/>
        </w:rPr>
        <w:t xml:space="preserve"> </w:t>
      </w:r>
      <w:r>
        <w:t>welds</w:t>
      </w:r>
      <w:r>
        <w:rPr>
          <w:spacing w:val="19"/>
        </w:rPr>
        <w:t xml:space="preserve"> </w:t>
      </w:r>
      <w:r>
        <w:t>were</w:t>
      </w:r>
      <w:r>
        <w:rPr>
          <w:spacing w:val="20"/>
        </w:rPr>
        <w:t xml:space="preserve"> </w:t>
      </w:r>
      <w:r>
        <w:t>carried</w:t>
      </w:r>
      <w:r>
        <w:rPr>
          <w:spacing w:val="18"/>
        </w:rPr>
        <w:t xml:space="preserve"> </w:t>
      </w:r>
      <w:r>
        <w:t>out</w:t>
      </w:r>
      <w:r>
        <w:rPr>
          <w:spacing w:val="21"/>
        </w:rPr>
        <w:t xml:space="preserve"> </w:t>
      </w:r>
      <w:r>
        <w:t>with</w:t>
      </w:r>
      <w:r>
        <w:rPr>
          <w:spacing w:val="20"/>
        </w:rPr>
        <w:t xml:space="preserve"> </w:t>
      </w:r>
      <w:r>
        <w:t>the</w:t>
      </w:r>
      <w:r>
        <w:rPr>
          <w:spacing w:val="22"/>
        </w:rPr>
        <w:t xml:space="preserve"> </w:t>
      </w:r>
      <w:r>
        <w:t>tool in</w:t>
      </w:r>
      <w:r>
        <w:rPr>
          <w:spacing w:val="12"/>
        </w:rPr>
        <w:t xml:space="preserve"> </w:t>
      </w:r>
      <w:r>
        <w:t>force</w:t>
      </w:r>
      <w:r>
        <w:rPr>
          <w:spacing w:val="9"/>
        </w:rPr>
        <w:t xml:space="preserve"> </w:t>
      </w:r>
      <w:r>
        <w:t>control</w:t>
      </w:r>
      <w:r>
        <w:rPr>
          <w:spacing w:val="8"/>
        </w:rPr>
        <w:t xml:space="preserve"> </w:t>
      </w:r>
      <w:r>
        <w:t>mode.  Square</w:t>
      </w:r>
      <w:r>
        <w:rPr>
          <w:spacing w:val="8"/>
        </w:rPr>
        <w:t xml:space="preserve"> </w:t>
      </w:r>
      <w:r>
        <w:t>cross</w:t>
      </w:r>
      <w:r>
        <w:rPr>
          <w:spacing w:val="10"/>
        </w:rPr>
        <w:t xml:space="preserve"> </w:t>
      </w:r>
      <w:r>
        <w:t>section</w:t>
      </w:r>
      <w:r>
        <w:rPr>
          <w:spacing w:val="8"/>
        </w:rPr>
        <w:t xml:space="preserve"> </w:t>
      </w:r>
      <w:r>
        <w:t>bars</w:t>
      </w:r>
      <w:r>
        <w:rPr>
          <w:spacing w:val="10"/>
        </w:rPr>
        <w:t xml:space="preserve"> </w:t>
      </w:r>
      <w:r>
        <w:t>with</w:t>
      </w:r>
      <w:r>
        <w:rPr>
          <w:spacing w:val="10"/>
        </w:rPr>
        <w:t xml:space="preserve"> </w:t>
      </w:r>
      <w:proofErr w:type="spellStart"/>
      <w:r>
        <w:t>dimen</w:t>
      </w:r>
      <w:proofErr w:type="spellEnd"/>
      <w:r>
        <w:t xml:space="preserve">- </w:t>
      </w:r>
      <w:proofErr w:type="spellStart"/>
      <w:r>
        <w:t>sions</w:t>
      </w:r>
      <w:proofErr w:type="spellEnd"/>
      <w:r>
        <w:rPr>
          <w:spacing w:val="-2"/>
        </w:rPr>
        <w:t xml:space="preserve"> </w:t>
      </w:r>
      <w:r>
        <w:t>5x5x150</w:t>
      </w:r>
      <w:r>
        <w:rPr>
          <w:spacing w:val="-5"/>
        </w:rPr>
        <w:t xml:space="preserve"> </w:t>
      </w:r>
      <w:r>
        <w:t>mm</w:t>
      </w:r>
      <w:r>
        <w:rPr>
          <w:spacing w:val="-1"/>
        </w:rPr>
        <w:t xml:space="preserve"> </w:t>
      </w:r>
      <w:r>
        <w:t>were</w:t>
      </w:r>
      <w:r>
        <w:rPr>
          <w:spacing w:val="-2"/>
        </w:rPr>
        <w:t xml:space="preserve"> </w:t>
      </w:r>
      <w:r>
        <w:t>machined</w:t>
      </w:r>
      <w:r>
        <w:rPr>
          <w:spacing w:val="-6"/>
        </w:rPr>
        <w:t xml:space="preserve"> </w:t>
      </w:r>
      <w:r>
        <w:t>from</w:t>
      </w:r>
      <w:r>
        <w:rPr>
          <w:spacing w:val="-2"/>
        </w:rPr>
        <w:t xml:space="preserve"> </w:t>
      </w:r>
      <w:r>
        <w:t>the welded</w:t>
      </w:r>
      <w:r>
        <w:rPr>
          <w:spacing w:val="-4"/>
        </w:rPr>
        <w:t xml:space="preserve"> </w:t>
      </w:r>
      <w:r>
        <w:t>plates.</w:t>
      </w:r>
      <w:r>
        <w:rPr>
          <w:spacing w:val="15"/>
        </w:rPr>
        <w:t xml:space="preserve"> </w:t>
      </w:r>
      <w:r>
        <w:t>By preparing samples</w:t>
      </w:r>
      <w:r>
        <w:rPr>
          <w:spacing w:val="1"/>
        </w:rPr>
        <w:t xml:space="preserve"> </w:t>
      </w:r>
      <w:r>
        <w:t>in</w:t>
      </w:r>
      <w:r>
        <w:rPr>
          <w:spacing w:val="7"/>
        </w:rPr>
        <w:t xml:space="preserve"> </w:t>
      </w:r>
      <w:r>
        <w:t>this</w:t>
      </w:r>
      <w:r>
        <w:rPr>
          <w:spacing w:val="5"/>
        </w:rPr>
        <w:t xml:space="preserve"> </w:t>
      </w:r>
      <w:r>
        <w:rPr>
          <w:spacing w:val="-2"/>
        </w:rPr>
        <w:t>w</w:t>
      </w:r>
      <w:r>
        <w:t>a</w:t>
      </w:r>
      <w:r>
        <w:rPr>
          <w:spacing w:val="-13"/>
        </w:rPr>
        <w:t>y</w:t>
      </w:r>
      <w:r>
        <w:t>,</w:t>
      </w:r>
      <w:r>
        <w:rPr>
          <w:spacing w:val="11"/>
        </w:rPr>
        <w:t xml:space="preserve"> </w:t>
      </w:r>
      <w:r>
        <w:t>geometry induced</w:t>
      </w:r>
      <w:r>
        <w:rPr>
          <w:spacing w:val="1"/>
        </w:rPr>
        <w:t xml:space="preserve"> </w:t>
      </w:r>
      <w:r>
        <w:t>stress</w:t>
      </w:r>
      <w:r>
        <w:rPr>
          <w:spacing w:val="3"/>
        </w:rPr>
        <w:t xml:space="preserve"> </w:t>
      </w:r>
      <w:r>
        <w:t xml:space="preserve">con- </w:t>
      </w:r>
      <w:proofErr w:type="spellStart"/>
      <w:r>
        <w:t>centrations</w:t>
      </w:r>
      <w:proofErr w:type="spellEnd"/>
      <w:r>
        <w:rPr>
          <w:spacing w:val="-3"/>
        </w:rPr>
        <w:t xml:space="preserve"> </w:t>
      </w:r>
      <w:r>
        <w:t>arising</w:t>
      </w:r>
      <w:r>
        <w:rPr>
          <w:spacing w:val="1"/>
        </w:rPr>
        <w:t xml:space="preserve"> </w:t>
      </w:r>
      <w:r>
        <w:t>due</w:t>
      </w:r>
      <w:r>
        <w:rPr>
          <w:spacing w:val="3"/>
        </w:rPr>
        <w:t xml:space="preserve"> </w:t>
      </w:r>
      <w:r>
        <w:t>to</w:t>
      </w:r>
      <w:r>
        <w:rPr>
          <w:spacing w:val="4"/>
        </w:rPr>
        <w:t xml:space="preserve"> </w:t>
      </w:r>
      <w:r>
        <w:t>weld</w:t>
      </w:r>
      <w:r>
        <w:rPr>
          <w:spacing w:val="3"/>
        </w:rPr>
        <w:t xml:space="preserve"> </w:t>
      </w:r>
      <w:r>
        <w:t>flash</w:t>
      </w:r>
      <w:r>
        <w:rPr>
          <w:spacing w:val="-10"/>
        </w:rPr>
        <w:t xml:space="preserve"> </w:t>
      </w:r>
      <w:r>
        <w:t>are</w:t>
      </w:r>
      <w:r>
        <w:rPr>
          <w:spacing w:val="4"/>
        </w:rPr>
        <w:t xml:space="preserve"> </w:t>
      </w:r>
      <w:r>
        <w:t>eliminated</w:t>
      </w:r>
      <w:r>
        <w:rPr>
          <w:spacing w:val="-2"/>
        </w:rPr>
        <w:t xml:space="preserve"> </w:t>
      </w:r>
      <w:r>
        <w:t>as</w:t>
      </w:r>
      <w:r>
        <w:rPr>
          <w:spacing w:val="4"/>
        </w:rPr>
        <w:t xml:space="preserve"> </w:t>
      </w:r>
      <w:r>
        <w:t>th</w:t>
      </w:r>
      <w:r>
        <w:rPr>
          <w:spacing w:val="-3"/>
        </w:rPr>
        <w:t>e</w:t>
      </w:r>
      <w:r>
        <w:t>y</w:t>
      </w:r>
      <w:r>
        <w:rPr>
          <w:spacing w:val="3"/>
        </w:rPr>
        <w:t xml:space="preserve"> </w:t>
      </w:r>
      <w:r>
        <w:t>are milled</w:t>
      </w:r>
      <w:r>
        <w:rPr>
          <w:spacing w:val="-3"/>
        </w:rPr>
        <w:t xml:space="preserve"> a</w:t>
      </w:r>
      <w:r>
        <w:rPr>
          <w:spacing w:val="-2"/>
        </w:rPr>
        <w:t>w</w:t>
      </w:r>
      <w:r>
        <w:t>a</w:t>
      </w:r>
      <w:r>
        <w:rPr>
          <w:spacing w:val="-13"/>
        </w:rPr>
        <w:t>y</w:t>
      </w:r>
      <w:r>
        <w:t>.</w:t>
      </w:r>
      <w:r>
        <w:rPr>
          <w:spacing w:val="13"/>
        </w:rPr>
        <w:t xml:space="preserve"> </w:t>
      </w:r>
      <w:r>
        <w:t>Furthe</w:t>
      </w:r>
      <w:r>
        <w:rPr>
          <w:spacing w:val="-8"/>
        </w:rPr>
        <w:t>r</w:t>
      </w:r>
      <w:r>
        <w:t>,</w:t>
      </w:r>
      <w:r>
        <w:rPr>
          <w:spacing w:val="-3"/>
        </w:rPr>
        <w:t xml:space="preserve"> </w:t>
      </w:r>
      <w:r>
        <w:t>residual</w:t>
      </w:r>
      <w:r>
        <w:rPr>
          <w:spacing w:val="-4"/>
        </w:rPr>
        <w:t xml:space="preserve"> </w:t>
      </w:r>
      <w:r>
        <w:t>stresses</w:t>
      </w:r>
      <w:r>
        <w:rPr>
          <w:spacing w:val="-4"/>
        </w:rPr>
        <w:t xml:space="preserve"> </w:t>
      </w:r>
      <w:r>
        <w:t>are reli</w:t>
      </w:r>
      <w:r>
        <w:rPr>
          <w:spacing w:val="-5"/>
        </w:rPr>
        <w:t>e</w:t>
      </w:r>
      <w:r>
        <w:rPr>
          <w:spacing w:val="-3"/>
        </w:rPr>
        <w:t>v</w:t>
      </w:r>
      <w:r>
        <w:t>ed</w:t>
      </w:r>
      <w:r>
        <w:rPr>
          <w:spacing w:val="-4"/>
        </w:rPr>
        <w:t xml:space="preserve"> </w:t>
      </w:r>
      <w:r>
        <w:t xml:space="preserve">as the spec- </w:t>
      </w:r>
      <w:proofErr w:type="spellStart"/>
      <w:r>
        <w:t>imen</w:t>
      </w:r>
      <w:proofErr w:type="spellEnd"/>
      <w:r>
        <w:rPr>
          <w:spacing w:val="5"/>
        </w:rPr>
        <w:t xml:space="preserve"> </w:t>
      </w:r>
      <w:r>
        <w:t>is</w:t>
      </w:r>
      <w:r>
        <w:rPr>
          <w:spacing w:val="8"/>
        </w:rPr>
        <w:t xml:space="preserve"> </w:t>
      </w:r>
      <w:r>
        <w:t>no</w:t>
      </w:r>
      <w:r>
        <w:rPr>
          <w:spacing w:val="7"/>
        </w:rPr>
        <w:t xml:space="preserve"> </w:t>
      </w:r>
      <w:r>
        <w:t>longer</w:t>
      </w:r>
      <w:r>
        <w:rPr>
          <w:spacing w:val="4"/>
        </w:rPr>
        <w:t xml:space="preserve"> </w:t>
      </w:r>
      <w:r>
        <w:t>constrained by</w:t>
      </w:r>
      <w:r>
        <w:rPr>
          <w:spacing w:val="7"/>
        </w:rPr>
        <w:t xml:space="preserve"> </w:t>
      </w:r>
      <w:r>
        <w:t>the</w:t>
      </w:r>
      <w:r>
        <w:rPr>
          <w:spacing w:val="7"/>
        </w:rPr>
        <w:t xml:space="preserve"> </w:t>
      </w:r>
      <w:r>
        <w:rPr>
          <w:spacing w:val="-4"/>
        </w:rPr>
        <w:t>b</w:t>
      </w:r>
      <w:r>
        <w:t>ulk</w:t>
      </w:r>
      <w:r>
        <w:rPr>
          <w:spacing w:val="6"/>
        </w:rPr>
        <w:t xml:space="preserve"> </w:t>
      </w:r>
      <w:r>
        <w:t>material.</w:t>
      </w:r>
      <w:r>
        <w:rPr>
          <w:spacing w:val="44"/>
        </w:rPr>
        <w:t xml:space="preserve"> </w:t>
      </w:r>
      <w:r>
        <w:t>This</w:t>
      </w:r>
      <w:r>
        <w:rPr>
          <w:spacing w:val="6"/>
        </w:rPr>
        <w:t xml:space="preserve"> </w:t>
      </w:r>
      <w:r>
        <w:t>also simplifies</w:t>
      </w:r>
      <w:r>
        <w:rPr>
          <w:spacing w:val="-20"/>
        </w:rPr>
        <w:t xml:space="preserve"> </w:t>
      </w:r>
      <w:r>
        <w:t>the</w:t>
      </w:r>
      <w:r>
        <w:rPr>
          <w:spacing w:val="-6"/>
        </w:rPr>
        <w:t xml:space="preserve"> </w:t>
      </w:r>
      <w:r>
        <w:t>modelling</w:t>
      </w:r>
      <w:r>
        <w:rPr>
          <w:spacing w:val="-12"/>
        </w:rPr>
        <w:t xml:space="preserve"> </w:t>
      </w:r>
      <w:r>
        <w:t>process</w:t>
      </w:r>
      <w:r>
        <w:rPr>
          <w:spacing w:val="-10"/>
        </w:rPr>
        <w:t xml:space="preserve"> </w:t>
      </w:r>
      <w:r>
        <w:t>and</w:t>
      </w:r>
      <w:r>
        <w:rPr>
          <w:spacing w:val="-7"/>
        </w:rPr>
        <w:t xml:space="preserve"> </w:t>
      </w:r>
      <w:r>
        <w:t>all</w:t>
      </w:r>
      <w:r>
        <w:rPr>
          <w:spacing w:val="-5"/>
        </w:rPr>
        <w:t>o</w:t>
      </w:r>
      <w:r>
        <w:t>ws</w:t>
      </w:r>
      <w:r>
        <w:rPr>
          <w:spacing w:val="-9"/>
        </w:rPr>
        <w:t xml:space="preserve"> </w:t>
      </w:r>
      <w:r>
        <w:t>the</w:t>
      </w:r>
      <w:r>
        <w:rPr>
          <w:spacing w:val="-6"/>
        </w:rPr>
        <w:t xml:space="preserve"> </w:t>
      </w:r>
      <w:r>
        <w:rPr>
          <w:w w:val="96"/>
        </w:rPr>
        <w:t>effects</w:t>
      </w:r>
      <w:r>
        <w:rPr>
          <w:spacing w:val="1"/>
          <w:w w:val="96"/>
        </w:rPr>
        <w:t xml:space="preserve"> </w:t>
      </w:r>
      <w:r>
        <w:t>of</w:t>
      </w:r>
      <w:r>
        <w:rPr>
          <w:spacing w:val="-6"/>
        </w:rPr>
        <w:t xml:space="preserve"> </w:t>
      </w:r>
      <w:r>
        <w:t xml:space="preserve">mate- </w:t>
      </w:r>
      <w:proofErr w:type="spellStart"/>
      <w:r>
        <w:t>rial</w:t>
      </w:r>
      <w:proofErr w:type="spellEnd"/>
      <w:r>
        <w:rPr>
          <w:spacing w:val="-10"/>
        </w:rPr>
        <w:t xml:space="preserve"> </w:t>
      </w:r>
      <w:r>
        <w:t>property</w:t>
      </w:r>
      <w:r>
        <w:rPr>
          <w:spacing w:val="-14"/>
        </w:rPr>
        <w:t xml:space="preserve"> </w:t>
      </w:r>
      <w:r>
        <w:t>gradients</w:t>
      </w:r>
      <w:r>
        <w:rPr>
          <w:spacing w:val="-14"/>
        </w:rPr>
        <w:t xml:space="preserve"> </w:t>
      </w:r>
      <w:r>
        <w:t>to</w:t>
      </w:r>
      <w:r>
        <w:rPr>
          <w:spacing w:val="-9"/>
        </w:rPr>
        <w:t xml:space="preserve"> </w:t>
      </w:r>
      <w:r>
        <w:t>be</w:t>
      </w:r>
      <w:r>
        <w:rPr>
          <w:spacing w:val="-10"/>
        </w:rPr>
        <w:t xml:space="preserve"> </w:t>
      </w:r>
      <w:r>
        <w:t>isolated</w:t>
      </w:r>
      <w:r>
        <w:rPr>
          <w:spacing w:val="-13"/>
        </w:rPr>
        <w:t xml:space="preserve"> </w:t>
      </w:r>
      <w:r>
        <w:t>during</w:t>
      </w:r>
      <w:r>
        <w:rPr>
          <w:spacing w:val="-12"/>
        </w:rPr>
        <w:t xml:space="preserve"> </w:t>
      </w:r>
      <w:r>
        <w:t>tests.</w:t>
      </w:r>
      <w:r>
        <w:rPr>
          <w:spacing w:val="5"/>
        </w:rPr>
        <w:t xml:space="preserve"> </w:t>
      </w:r>
      <w:r>
        <w:t>Samples</w:t>
      </w:r>
      <w:r>
        <w:rPr>
          <w:spacing w:val="-14"/>
        </w:rPr>
        <w:t xml:space="preserve"> </w:t>
      </w:r>
      <w:r>
        <w:t>were tested</w:t>
      </w:r>
      <w:r>
        <w:rPr>
          <w:spacing w:val="-9"/>
        </w:rPr>
        <w:t xml:space="preserve"> </w:t>
      </w:r>
      <w:r>
        <w:t>using</w:t>
      </w:r>
      <w:r>
        <w:rPr>
          <w:spacing w:val="-8"/>
        </w:rPr>
        <w:t xml:space="preserve"> </w:t>
      </w:r>
      <w:r>
        <w:t>an</w:t>
      </w:r>
      <w:r>
        <w:rPr>
          <w:spacing w:val="-6"/>
        </w:rPr>
        <w:t xml:space="preserve"> </w:t>
      </w:r>
      <w:proofErr w:type="spellStart"/>
      <w:r>
        <w:t>Instron</w:t>
      </w:r>
      <w:proofErr w:type="spellEnd"/>
      <w:r>
        <w:rPr>
          <w:spacing w:val="-10"/>
        </w:rPr>
        <w:t xml:space="preserve"> </w:t>
      </w:r>
      <w:r>
        <w:t>5569</w:t>
      </w:r>
      <w:r>
        <w:rPr>
          <w:spacing w:val="-8"/>
        </w:rPr>
        <w:t xml:space="preserve"> </w:t>
      </w:r>
      <w:r>
        <w:t>machine</w:t>
      </w:r>
      <w:r>
        <w:rPr>
          <w:spacing w:val="-11"/>
        </w:rPr>
        <w:t xml:space="preserve"> </w:t>
      </w:r>
      <w:r>
        <w:t>where</w:t>
      </w:r>
      <w:r>
        <w:rPr>
          <w:spacing w:val="-9"/>
        </w:rPr>
        <w:t xml:space="preserve"> </w:t>
      </w:r>
      <w:r>
        <w:t>the</w:t>
      </w:r>
      <w:r>
        <w:rPr>
          <w:spacing w:val="-6"/>
        </w:rPr>
        <w:t xml:space="preserve"> </w:t>
      </w:r>
      <w:r>
        <w:t>cross-head</w:t>
      </w:r>
      <w:r>
        <w:rPr>
          <w:spacing w:val="-13"/>
        </w:rPr>
        <w:t xml:space="preserve"> </w:t>
      </w:r>
      <w:r>
        <w:t>dis-</w:t>
      </w:r>
    </w:p>
    <w:p w:rsidR="00731615" w:rsidRDefault="00EE1D9C">
      <w:pPr>
        <w:spacing w:line="260" w:lineRule="exact"/>
        <w:ind w:right="188"/>
        <w:jc w:val="both"/>
      </w:pPr>
      <w:proofErr w:type="gramStart"/>
      <w:r>
        <w:rPr>
          <w:position w:val="3"/>
        </w:rPr>
        <w:t>placement</w:t>
      </w:r>
      <w:proofErr w:type="gramEnd"/>
      <w:r>
        <w:rPr>
          <w:spacing w:val="-8"/>
          <w:position w:val="3"/>
        </w:rPr>
        <w:t xml:space="preserve"> </w:t>
      </w:r>
      <w:r>
        <w:rPr>
          <w:position w:val="3"/>
        </w:rPr>
        <w:t>rate</w:t>
      </w:r>
      <w:r>
        <w:rPr>
          <w:spacing w:val="-3"/>
          <w:position w:val="3"/>
        </w:rPr>
        <w:t xml:space="preserve"> </w:t>
      </w:r>
      <w:r>
        <w:rPr>
          <w:spacing w:val="-2"/>
          <w:position w:val="3"/>
        </w:rPr>
        <w:t>w</w:t>
      </w:r>
      <w:r>
        <w:rPr>
          <w:position w:val="3"/>
        </w:rPr>
        <w:t>as</w:t>
      </w:r>
      <w:r>
        <w:rPr>
          <w:spacing w:val="-3"/>
          <w:position w:val="3"/>
        </w:rPr>
        <w:t xml:space="preserve"> </w:t>
      </w:r>
      <w:r>
        <w:rPr>
          <w:position w:val="3"/>
        </w:rPr>
        <w:t>set</w:t>
      </w:r>
      <w:r>
        <w:rPr>
          <w:spacing w:val="-2"/>
          <w:position w:val="3"/>
        </w:rPr>
        <w:t xml:space="preserve"> </w:t>
      </w:r>
      <w:r>
        <w:rPr>
          <w:position w:val="3"/>
        </w:rPr>
        <w:t>to</w:t>
      </w:r>
      <w:r>
        <w:rPr>
          <w:spacing w:val="-2"/>
          <w:position w:val="3"/>
        </w:rPr>
        <w:t xml:space="preserve"> </w:t>
      </w:r>
      <w:r>
        <w:rPr>
          <w:position w:val="3"/>
        </w:rPr>
        <w:t>2</w:t>
      </w:r>
      <w:r>
        <w:rPr>
          <w:spacing w:val="-1"/>
          <w:position w:val="3"/>
        </w:rPr>
        <w:t xml:space="preserve"> </w:t>
      </w:r>
      <w:proofErr w:type="spellStart"/>
      <w:r>
        <w:rPr>
          <w:w w:val="99"/>
          <w:position w:val="3"/>
        </w:rPr>
        <w:t>m</w:t>
      </w:r>
      <w:r>
        <w:rPr>
          <w:spacing w:val="11"/>
          <w:w w:val="99"/>
          <w:position w:val="3"/>
        </w:rPr>
        <w:t>m</w:t>
      </w:r>
      <w:r>
        <w:rPr>
          <w:rFonts w:ascii="Meiryo" w:eastAsia="Meiryo" w:hAnsi="Meiryo" w:cs="Meiryo"/>
          <w:spacing w:val="11"/>
          <w:w w:val="71"/>
          <w:position w:val="3"/>
        </w:rPr>
        <w:t>·</w:t>
      </w:r>
      <w:r>
        <w:rPr>
          <w:w w:val="99"/>
          <w:position w:val="3"/>
        </w:rPr>
        <w:t>min</w:t>
      </w:r>
      <w:proofErr w:type="spellEnd"/>
      <w:r>
        <w:rPr>
          <w:rFonts w:ascii="Meiryo" w:eastAsia="Meiryo" w:hAnsi="Meiryo" w:cs="Meiryo"/>
          <w:w w:val="78"/>
          <w:position w:val="11"/>
          <w:sz w:val="14"/>
          <w:szCs w:val="14"/>
        </w:rPr>
        <w:t>−</w:t>
      </w:r>
      <w:r>
        <w:rPr>
          <w:w w:val="99"/>
          <w:position w:val="11"/>
          <w:sz w:val="14"/>
          <w:szCs w:val="14"/>
        </w:rPr>
        <w:t>1</w:t>
      </w:r>
      <w:r>
        <w:rPr>
          <w:spacing w:val="-25"/>
          <w:position w:val="11"/>
          <w:sz w:val="14"/>
          <w:szCs w:val="14"/>
        </w:rPr>
        <w:t xml:space="preserve"> </w:t>
      </w:r>
      <w:r>
        <w:rPr>
          <w:position w:val="3"/>
        </w:rPr>
        <w:t>.</w:t>
      </w:r>
      <w:r>
        <w:rPr>
          <w:spacing w:val="11"/>
          <w:position w:val="3"/>
        </w:rPr>
        <w:t xml:space="preserve"> </w:t>
      </w:r>
      <w:r>
        <w:rPr>
          <w:spacing w:val="-14"/>
          <w:position w:val="3"/>
        </w:rPr>
        <w:t>T</w:t>
      </w:r>
      <w:r>
        <w:rPr>
          <w:position w:val="3"/>
        </w:rPr>
        <w:t>esting</w:t>
      </w:r>
      <w:r>
        <w:rPr>
          <w:spacing w:val="-6"/>
          <w:position w:val="3"/>
        </w:rPr>
        <w:t xml:space="preserve"> </w:t>
      </w:r>
      <w:r>
        <w:rPr>
          <w:spacing w:val="-2"/>
          <w:position w:val="3"/>
        </w:rPr>
        <w:t>w</w:t>
      </w:r>
      <w:r>
        <w:rPr>
          <w:position w:val="3"/>
        </w:rPr>
        <w:t>as</w:t>
      </w:r>
      <w:r>
        <w:rPr>
          <w:spacing w:val="-3"/>
          <w:position w:val="3"/>
        </w:rPr>
        <w:t xml:space="preserve"> </w:t>
      </w:r>
      <w:r>
        <w:rPr>
          <w:position w:val="3"/>
        </w:rPr>
        <w:t>carried</w:t>
      </w:r>
      <w:r>
        <w:rPr>
          <w:spacing w:val="-6"/>
          <w:position w:val="3"/>
        </w:rPr>
        <w:t xml:space="preserve"> </w:t>
      </w:r>
      <w:r>
        <w:rPr>
          <w:position w:val="3"/>
        </w:rPr>
        <w:t>out</w:t>
      </w:r>
    </w:p>
    <w:p w:rsidR="00731615" w:rsidRDefault="00EE1D9C">
      <w:pPr>
        <w:spacing w:line="180" w:lineRule="exact"/>
        <w:ind w:right="2871"/>
        <w:jc w:val="both"/>
      </w:pPr>
      <w:proofErr w:type="gramStart"/>
      <w:r>
        <w:t>according</w:t>
      </w:r>
      <w:proofErr w:type="gramEnd"/>
      <w:r>
        <w:rPr>
          <w:spacing w:val="-8"/>
        </w:rPr>
        <w:t xml:space="preserve"> </w:t>
      </w:r>
      <w:r>
        <w:t>to</w:t>
      </w:r>
      <w:r>
        <w:rPr>
          <w:spacing w:val="-2"/>
        </w:rPr>
        <w:t xml:space="preserve"> </w:t>
      </w:r>
      <w:r>
        <w:t>BS6892-1:2009.</w:t>
      </w:r>
    </w:p>
    <w:p w:rsidR="00731615" w:rsidRDefault="00731615">
      <w:pPr>
        <w:spacing w:before="8" w:line="240" w:lineRule="exact"/>
        <w:rPr>
          <w:sz w:val="24"/>
          <w:szCs w:val="24"/>
        </w:rPr>
      </w:pPr>
    </w:p>
    <w:p w:rsidR="00731615" w:rsidRDefault="00EE1D9C">
      <w:pPr>
        <w:ind w:right="2584"/>
        <w:jc w:val="both"/>
      </w:pPr>
      <w:r>
        <w:t>3.1.2.</w:t>
      </w:r>
      <w:r>
        <w:rPr>
          <w:spacing w:val="45"/>
        </w:rPr>
        <w:t xml:space="preserve"> </w:t>
      </w:r>
      <w:r>
        <w:t>Digital</w:t>
      </w:r>
      <w:r>
        <w:rPr>
          <w:spacing w:val="6"/>
        </w:rPr>
        <w:t xml:space="preserve"> </w:t>
      </w:r>
      <w:r>
        <w:t>Im</w:t>
      </w:r>
      <w:r>
        <w:rPr>
          <w:spacing w:val="-2"/>
        </w:rPr>
        <w:t>ag</w:t>
      </w:r>
      <w:r>
        <w:t>e</w:t>
      </w:r>
      <w:r>
        <w:rPr>
          <w:spacing w:val="-5"/>
        </w:rPr>
        <w:t xml:space="preserve"> </w:t>
      </w:r>
      <w:r>
        <w:rPr>
          <w:w w:val="105"/>
        </w:rPr>
        <w:t>Cor</w:t>
      </w:r>
      <w:r>
        <w:rPr>
          <w:spacing w:val="-7"/>
          <w:w w:val="105"/>
        </w:rPr>
        <w:t>r</w:t>
      </w:r>
      <w:r>
        <w:rPr>
          <w:w w:val="101"/>
        </w:rPr>
        <w:t>elation</w:t>
      </w:r>
    </w:p>
    <w:p w:rsidR="00731615" w:rsidRDefault="00EE1D9C">
      <w:pPr>
        <w:spacing w:before="29" w:line="249" w:lineRule="auto"/>
        <w:ind w:right="82" w:firstLine="299"/>
      </w:pPr>
      <w:r>
        <w:t>2D</w:t>
      </w:r>
      <w:r>
        <w:rPr>
          <w:spacing w:val="-14"/>
        </w:rPr>
        <w:t xml:space="preserve"> </w:t>
      </w:r>
      <w:r>
        <w:t>Digital</w:t>
      </w:r>
      <w:r>
        <w:rPr>
          <w:spacing w:val="-18"/>
        </w:rPr>
        <w:t xml:space="preserve"> </w:t>
      </w:r>
      <w:r>
        <w:t>Image</w:t>
      </w:r>
      <w:r>
        <w:rPr>
          <w:spacing w:val="-17"/>
        </w:rPr>
        <w:t xml:space="preserve"> </w:t>
      </w:r>
      <w:r>
        <w:rPr>
          <w:w w:val="99"/>
        </w:rPr>
        <w:t>Correlation</w:t>
      </w:r>
      <w:r>
        <w:rPr>
          <w:spacing w:val="-11"/>
          <w:w w:val="99"/>
        </w:rPr>
        <w:t xml:space="preserve"> </w:t>
      </w:r>
      <w:r>
        <w:t>(DIC)</w:t>
      </w:r>
      <w:r>
        <w:rPr>
          <w:spacing w:val="-17"/>
        </w:rPr>
        <w:t xml:space="preserve"> </w:t>
      </w:r>
      <w:r>
        <w:rPr>
          <w:spacing w:val="-2"/>
        </w:rPr>
        <w:t>w</w:t>
      </w:r>
      <w:r>
        <w:t>as</w:t>
      </w:r>
      <w:r>
        <w:rPr>
          <w:spacing w:val="-15"/>
        </w:rPr>
        <w:t xml:space="preserve"> </w:t>
      </w:r>
      <w:r>
        <w:rPr>
          <w:w w:val="99"/>
        </w:rPr>
        <w:t>performed</w:t>
      </w:r>
      <w:r>
        <w:rPr>
          <w:spacing w:val="-11"/>
          <w:w w:val="99"/>
        </w:rPr>
        <w:t xml:space="preserve"> </w:t>
      </w:r>
      <w:r>
        <w:t>on</w:t>
      </w:r>
      <w:r>
        <w:rPr>
          <w:spacing w:val="-14"/>
        </w:rPr>
        <w:t xml:space="preserve"> </w:t>
      </w:r>
      <w:r>
        <w:t>square bar</w:t>
      </w:r>
      <w:r>
        <w:rPr>
          <w:spacing w:val="-8"/>
        </w:rPr>
        <w:t xml:space="preserve"> </w:t>
      </w:r>
      <w:r>
        <w:t>tensile</w:t>
      </w:r>
      <w:r>
        <w:rPr>
          <w:spacing w:val="-10"/>
        </w:rPr>
        <w:t xml:space="preserve"> </w:t>
      </w:r>
      <w:r>
        <w:t>specimens</w:t>
      </w:r>
      <w:r>
        <w:rPr>
          <w:spacing w:val="-13"/>
        </w:rPr>
        <w:t xml:space="preserve"> </w:t>
      </w:r>
      <w:r>
        <w:t>which</w:t>
      </w:r>
      <w:r>
        <w:rPr>
          <w:spacing w:val="-10"/>
        </w:rPr>
        <w:t xml:space="preserve"> </w:t>
      </w:r>
      <w:r>
        <w:t>captured</w:t>
      </w:r>
      <w:r>
        <w:rPr>
          <w:spacing w:val="-12"/>
        </w:rPr>
        <w:t xml:space="preserve"> </w:t>
      </w:r>
      <w:r>
        <w:t>the</w:t>
      </w:r>
      <w:r>
        <w:rPr>
          <w:spacing w:val="-7"/>
        </w:rPr>
        <w:t xml:space="preserve"> </w:t>
      </w:r>
      <w:r>
        <w:t>full</w:t>
      </w:r>
      <w:r>
        <w:rPr>
          <w:spacing w:val="-8"/>
        </w:rPr>
        <w:t xml:space="preserve"> </w:t>
      </w:r>
      <w:r>
        <w:t>weld</w:t>
      </w:r>
      <w:r>
        <w:rPr>
          <w:spacing w:val="-9"/>
        </w:rPr>
        <w:t xml:space="preserve"> </w:t>
      </w:r>
      <w:r>
        <w:t>r</w:t>
      </w:r>
      <w:r>
        <w:rPr>
          <w:spacing w:val="-3"/>
        </w:rPr>
        <w:t>e</w:t>
      </w:r>
      <w:r>
        <w:t>gion</w:t>
      </w:r>
      <w:r>
        <w:rPr>
          <w:spacing w:val="-10"/>
        </w:rPr>
        <w:t xml:space="preserve"> </w:t>
      </w:r>
      <w:r>
        <w:t>in</w:t>
      </w:r>
      <w:r>
        <w:rPr>
          <w:spacing w:val="-7"/>
        </w:rPr>
        <w:t xml:space="preserve"> </w:t>
      </w:r>
      <w:r>
        <w:t>o</w:t>
      </w:r>
      <w:r>
        <w:rPr>
          <w:spacing w:val="-4"/>
        </w:rPr>
        <w:t>r</w:t>
      </w:r>
      <w:r>
        <w:t>- der</w:t>
      </w:r>
      <w:r>
        <w:rPr>
          <w:spacing w:val="-4"/>
        </w:rPr>
        <w:t xml:space="preserve"> </w:t>
      </w:r>
      <w:r>
        <w:t>to</w:t>
      </w:r>
      <w:r>
        <w:rPr>
          <w:spacing w:val="-2"/>
        </w:rPr>
        <w:t xml:space="preserve"> </w:t>
      </w:r>
      <w:r>
        <w:t>measure</w:t>
      </w:r>
      <w:r>
        <w:rPr>
          <w:spacing w:val="-8"/>
        </w:rPr>
        <w:t xml:space="preserve"> </w:t>
      </w:r>
      <w:r>
        <w:t>the</w:t>
      </w:r>
      <w:r>
        <w:rPr>
          <w:spacing w:val="-3"/>
        </w:rPr>
        <w:t xml:space="preserve"> </w:t>
      </w:r>
      <w:r>
        <w:t>strain</w:t>
      </w:r>
      <w:r>
        <w:rPr>
          <w:spacing w:val="-4"/>
        </w:rPr>
        <w:t xml:space="preserve"> </w:t>
      </w:r>
      <w:r>
        <w:t>response</w:t>
      </w:r>
      <w:r>
        <w:rPr>
          <w:spacing w:val="-8"/>
        </w:rPr>
        <w:t xml:space="preserve"> </w:t>
      </w:r>
      <w:r>
        <w:t>of</w:t>
      </w:r>
      <w:r>
        <w:rPr>
          <w:spacing w:val="-2"/>
        </w:rPr>
        <w:t xml:space="preserve"> </w:t>
      </w:r>
      <w:r>
        <w:t>the</w:t>
      </w:r>
      <w:r>
        <w:rPr>
          <w:spacing w:val="-3"/>
        </w:rPr>
        <w:t xml:space="preserve"> </w:t>
      </w:r>
      <w:r>
        <w:t>weld.</w:t>
      </w:r>
      <w:r>
        <w:rPr>
          <w:spacing w:val="8"/>
        </w:rPr>
        <w:t xml:space="preserve"> </w:t>
      </w:r>
      <w:r>
        <w:t>A</w:t>
      </w:r>
      <w:r>
        <w:rPr>
          <w:spacing w:val="-1"/>
        </w:rPr>
        <w:t xml:space="preserve"> </w:t>
      </w:r>
      <w:proofErr w:type="spellStart"/>
      <w:r>
        <w:t>La</w:t>
      </w:r>
      <w:r>
        <w:rPr>
          <w:spacing w:val="-12"/>
        </w:rPr>
        <w:t>V</w:t>
      </w:r>
      <w:r>
        <w:t>ision</w:t>
      </w:r>
      <w:proofErr w:type="spellEnd"/>
      <w:r>
        <w:rPr>
          <w:spacing w:val="-8"/>
        </w:rPr>
        <w:t xml:space="preserve"> </w:t>
      </w:r>
      <w:proofErr w:type="spellStart"/>
      <w:r>
        <w:t>Im</w:t>
      </w:r>
      <w:proofErr w:type="spellEnd"/>
      <w:r>
        <w:t>- ager</w:t>
      </w:r>
      <w:r>
        <w:rPr>
          <w:spacing w:val="6"/>
        </w:rPr>
        <w:t xml:space="preserve"> </w:t>
      </w:r>
      <w:r>
        <w:t>Pro</w:t>
      </w:r>
      <w:r>
        <w:rPr>
          <w:spacing w:val="6"/>
        </w:rPr>
        <w:t xml:space="preserve"> </w:t>
      </w:r>
      <w:r>
        <w:t>Plus</w:t>
      </w:r>
      <w:r>
        <w:rPr>
          <w:spacing w:val="6"/>
        </w:rPr>
        <w:t xml:space="preserve"> </w:t>
      </w:r>
      <w:r>
        <w:t>4M</w:t>
      </w:r>
      <w:r>
        <w:rPr>
          <w:spacing w:val="6"/>
        </w:rPr>
        <w:t xml:space="preserve"> </w:t>
      </w:r>
      <w:r>
        <w:t>gr</w:t>
      </w:r>
      <w:r>
        <w:rPr>
          <w:spacing w:val="-3"/>
        </w:rPr>
        <w:t>e</w:t>
      </w:r>
      <w:r>
        <w:t>yscale</w:t>
      </w:r>
      <w:r>
        <w:rPr>
          <w:spacing w:val="1"/>
        </w:rPr>
        <w:t xml:space="preserve"> </w:t>
      </w:r>
      <w:r>
        <w:t>camera,</w:t>
      </w:r>
      <w:r>
        <w:rPr>
          <w:spacing w:val="5"/>
        </w:rPr>
        <w:t xml:space="preserve"> </w:t>
      </w:r>
      <w:r>
        <w:t>fitted</w:t>
      </w:r>
      <w:r>
        <w:rPr>
          <w:spacing w:val="-4"/>
        </w:rPr>
        <w:t xml:space="preserve"> </w:t>
      </w:r>
      <w:r>
        <w:t>with</w:t>
      </w:r>
      <w:r>
        <w:rPr>
          <w:spacing w:val="5"/>
        </w:rPr>
        <w:t xml:space="preserve"> </w:t>
      </w:r>
      <w:r>
        <w:t>a</w:t>
      </w:r>
      <w:r>
        <w:rPr>
          <w:spacing w:val="8"/>
        </w:rPr>
        <w:t xml:space="preserve"> </w:t>
      </w:r>
      <w:r>
        <w:t>Ni</w:t>
      </w:r>
      <w:r>
        <w:rPr>
          <w:spacing w:val="-2"/>
        </w:rPr>
        <w:t>k</w:t>
      </w:r>
      <w:r>
        <w:t>on</w:t>
      </w:r>
      <w:r>
        <w:rPr>
          <w:spacing w:val="4"/>
        </w:rPr>
        <w:t xml:space="preserve"> </w:t>
      </w:r>
      <w:r>
        <w:t>AF-D Micro-</w:t>
      </w:r>
      <w:proofErr w:type="spellStart"/>
      <w:r>
        <w:t>Nik</w:t>
      </w:r>
      <w:r>
        <w:rPr>
          <w:spacing w:val="-2"/>
        </w:rPr>
        <w:t>k</w:t>
      </w:r>
      <w:r>
        <w:t>or</w:t>
      </w:r>
      <w:proofErr w:type="spellEnd"/>
      <w:r>
        <w:rPr>
          <w:spacing w:val="7"/>
        </w:rPr>
        <w:t xml:space="preserve"> </w:t>
      </w:r>
      <w:r>
        <w:t>105</w:t>
      </w:r>
      <w:r>
        <w:rPr>
          <w:spacing w:val="15"/>
        </w:rPr>
        <w:t xml:space="preserve"> </w:t>
      </w:r>
      <w:r>
        <w:t>mm</w:t>
      </w:r>
      <w:r>
        <w:rPr>
          <w:spacing w:val="15"/>
        </w:rPr>
        <w:t xml:space="preserve"> </w:t>
      </w:r>
      <w:r>
        <w:t>f/2.8</w:t>
      </w:r>
      <w:r>
        <w:rPr>
          <w:spacing w:val="14"/>
        </w:rPr>
        <w:t xml:space="preserve"> </w:t>
      </w:r>
      <w:r>
        <w:t>macro</w:t>
      </w:r>
      <w:r>
        <w:rPr>
          <w:spacing w:val="13"/>
        </w:rPr>
        <w:t xml:space="preserve"> </w:t>
      </w:r>
      <w:r>
        <w:t>lens</w:t>
      </w:r>
      <w:r>
        <w:rPr>
          <w:spacing w:val="15"/>
        </w:rPr>
        <w:t xml:space="preserve"> </w:t>
      </w:r>
      <w:r>
        <w:t>and</w:t>
      </w:r>
      <w:r>
        <w:rPr>
          <w:spacing w:val="15"/>
        </w:rPr>
        <w:t xml:space="preserve"> </w:t>
      </w:r>
      <w:r>
        <w:t>a</w:t>
      </w:r>
      <w:r>
        <w:rPr>
          <w:spacing w:val="17"/>
        </w:rPr>
        <w:t xml:space="preserve"> </w:t>
      </w:r>
      <w:r>
        <w:t>Ni</w:t>
      </w:r>
      <w:r>
        <w:rPr>
          <w:spacing w:val="-2"/>
        </w:rPr>
        <w:t>k</w:t>
      </w:r>
      <w:r>
        <w:t>on</w:t>
      </w:r>
      <w:r>
        <w:rPr>
          <w:spacing w:val="13"/>
        </w:rPr>
        <w:t xml:space="preserve"> </w:t>
      </w:r>
      <w:r>
        <w:t>2x</w:t>
      </w:r>
      <w:r>
        <w:rPr>
          <w:spacing w:val="16"/>
        </w:rPr>
        <w:t xml:space="preserve"> </w:t>
      </w:r>
      <w:r>
        <w:t>tele- co</w:t>
      </w:r>
      <w:r>
        <w:rPr>
          <w:spacing w:val="-8"/>
        </w:rPr>
        <w:t>n</w:t>
      </w:r>
      <w:r>
        <w:rPr>
          <w:spacing w:val="-3"/>
        </w:rPr>
        <w:t>v</w:t>
      </w:r>
      <w:r>
        <w:t>erte</w:t>
      </w:r>
      <w:r>
        <w:rPr>
          <w:spacing w:val="-8"/>
        </w:rPr>
        <w:t>r</w:t>
      </w:r>
      <w:r>
        <w:t>,</w:t>
      </w:r>
      <w:r>
        <w:rPr>
          <w:spacing w:val="2"/>
        </w:rPr>
        <w:t xml:space="preserve"> </w:t>
      </w:r>
      <w:r>
        <w:rPr>
          <w:spacing w:val="-2"/>
        </w:rPr>
        <w:t>w</w:t>
      </w:r>
      <w:r>
        <w:t>as</w:t>
      </w:r>
      <w:r>
        <w:rPr>
          <w:spacing w:val="5"/>
        </w:rPr>
        <w:t xml:space="preserve"> </w:t>
      </w:r>
      <w:r>
        <w:t>used</w:t>
      </w:r>
      <w:r>
        <w:rPr>
          <w:spacing w:val="4"/>
        </w:rPr>
        <w:t xml:space="preserve"> </w:t>
      </w:r>
      <w:r>
        <w:t>to</w:t>
      </w:r>
      <w:r>
        <w:rPr>
          <w:spacing w:val="6"/>
        </w:rPr>
        <w:t xml:space="preserve"> </w:t>
      </w:r>
      <w:r>
        <w:t>acquire</w:t>
      </w:r>
      <w:r>
        <w:rPr>
          <w:spacing w:val="2"/>
        </w:rPr>
        <w:t xml:space="preserve"> </w:t>
      </w:r>
      <w:r>
        <w:t>images</w:t>
      </w:r>
      <w:r>
        <w:rPr>
          <w:spacing w:val="2"/>
        </w:rPr>
        <w:t xml:space="preserve"> </w:t>
      </w:r>
      <w:r>
        <w:t>with</w:t>
      </w:r>
      <w:r>
        <w:rPr>
          <w:spacing w:val="4"/>
        </w:rPr>
        <w:t xml:space="preserve"> </w:t>
      </w:r>
      <w:r>
        <w:t>a</w:t>
      </w:r>
      <w:r>
        <w:rPr>
          <w:spacing w:val="7"/>
        </w:rPr>
        <w:t xml:space="preserve"> </w:t>
      </w:r>
      <w:r>
        <w:t>2096x2096</w:t>
      </w:r>
      <w:r>
        <w:rPr>
          <w:spacing w:val="-1"/>
        </w:rPr>
        <w:t xml:space="preserve"> </w:t>
      </w:r>
      <w:r>
        <w:t>pi</w:t>
      </w:r>
      <w:r>
        <w:rPr>
          <w:spacing w:val="-3"/>
        </w:rPr>
        <w:t>x</w:t>
      </w:r>
      <w:r>
        <w:t>el resolution</w:t>
      </w:r>
      <w:r>
        <w:rPr>
          <w:spacing w:val="10"/>
        </w:rPr>
        <w:t xml:space="preserve"> </w:t>
      </w:r>
      <w:r>
        <w:t>at</w:t>
      </w:r>
      <w:r>
        <w:rPr>
          <w:spacing w:val="17"/>
        </w:rPr>
        <w:t xml:space="preserve"> </w:t>
      </w:r>
      <w:r>
        <w:t>a</w:t>
      </w:r>
      <w:r>
        <w:rPr>
          <w:spacing w:val="17"/>
        </w:rPr>
        <w:t xml:space="preserve"> </w:t>
      </w:r>
      <w:r>
        <w:t>frequen</w:t>
      </w:r>
      <w:r>
        <w:rPr>
          <w:spacing w:val="-3"/>
        </w:rPr>
        <w:t>c</w:t>
      </w:r>
      <w:r>
        <w:t>y</w:t>
      </w:r>
      <w:r>
        <w:rPr>
          <w:spacing w:val="10"/>
        </w:rPr>
        <w:t xml:space="preserve"> </w:t>
      </w:r>
      <w:r>
        <w:t>of</w:t>
      </w:r>
      <w:r>
        <w:rPr>
          <w:spacing w:val="16"/>
        </w:rPr>
        <w:t xml:space="preserve"> </w:t>
      </w:r>
      <w:r>
        <w:t>1</w:t>
      </w:r>
      <w:r>
        <w:rPr>
          <w:spacing w:val="17"/>
        </w:rPr>
        <w:t xml:space="preserve"> </w:t>
      </w:r>
      <w:r>
        <w:t xml:space="preserve">Hz. </w:t>
      </w:r>
      <w:r>
        <w:rPr>
          <w:spacing w:val="12"/>
        </w:rPr>
        <w:t xml:space="preserve"> </w:t>
      </w:r>
      <w:r>
        <w:t>The</w:t>
      </w:r>
      <w:r>
        <w:rPr>
          <w:spacing w:val="15"/>
        </w:rPr>
        <w:t xml:space="preserve"> </w:t>
      </w:r>
      <w:r>
        <w:t>test</w:t>
      </w:r>
      <w:r>
        <w:rPr>
          <w:spacing w:val="15"/>
        </w:rPr>
        <w:t xml:space="preserve"> </w:t>
      </w:r>
      <w:r>
        <w:t>setup</w:t>
      </w:r>
      <w:r>
        <w:rPr>
          <w:spacing w:val="14"/>
        </w:rPr>
        <w:t xml:space="preserve"> </w:t>
      </w:r>
      <w:r>
        <w:rPr>
          <w:spacing w:val="-2"/>
        </w:rPr>
        <w:t>w</w:t>
      </w:r>
      <w:r>
        <w:t>as</w:t>
      </w:r>
      <w:r>
        <w:rPr>
          <w:spacing w:val="15"/>
        </w:rPr>
        <w:t xml:space="preserve"> </w:t>
      </w:r>
      <w:proofErr w:type="spellStart"/>
      <w:r>
        <w:t>illumi</w:t>
      </w:r>
      <w:proofErr w:type="spellEnd"/>
      <w:r>
        <w:t xml:space="preserve">- </w:t>
      </w:r>
      <w:proofErr w:type="spellStart"/>
      <w:r>
        <w:t>nated</w:t>
      </w:r>
      <w:proofErr w:type="spellEnd"/>
      <w:r>
        <w:rPr>
          <w:spacing w:val="-3"/>
        </w:rPr>
        <w:t xml:space="preserve"> </w:t>
      </w:r>
      <w:r>
        <w:t>using</w:t>
      </w:r>
      <w:r>
        <w:rPr>
          <w:spacing w:val="-3"/>
        </w:rPr>
        <w:t xml:space="preserve"> </w:t>
      </w:r>
      <w:r>
        <w:t>a 150</w:t>
      </w:r>
      <w:r>
        <w:rPr>
          <w:spacing w:val="-2"/>
        </w:rPr>
        <w:t xml:space="preserve"> </w:t>
      </w:r>
      <w:r>
        <w:t>W</w:t>
      </w:r>
      <w:r>
        <w:rPr>
          <w:spacing w:val="-1"/>
        </w:rPr>
        <w:t xml:space="preserve"> </w:t>
      </w:r>
      <w:r>
        <w:t>halogen</w:t>
      </w:r>
      <w:r>
        <w:rPr>
          <w:spacing w:val="-5"/>
        </w:rPr>
        <w:t xml:space="preserve"> </w:t>
      </w:r>
      <w:r>
        <w:t>lamp</w:t>
      </w:r>
      <w:r>
        <w:rPr>
          <w:spacing w:val="-3"/>
        </w:rPr>
        <w:t xml:space="preserve"> </w:t>
      </w:r>
      <w:r>
        <w:t>positioned</w:t>
      </w:r>
      <w:r>
        <w:rPr>
          <w:spacing w:val="-7"/>
        </w:rPr>
        <w:t xml:space="preserve"> </w:t>
      </w:r>
      <w:r>
        <w:t>at a l</w:t>
      </w:r>
      <w:r>
        <w:rPr>
          <w:spacing w:val="-5"/>
        </w:rPr>
        <w:t>o</w:t>
      </w:r>
      <w:r>
        <w:t>w</w:t>
      </w:r>
      <w:r>
        <w:rPr>
          <w:spacing w:val="-2"/>
        </w:rPr>
        <w:t xml:space="preserve"> </w:t>
      </w:r>
      <w:r>
        <w:t>angle</w:t>
      </w:r>
      <w:r>
        <w:rPr>
          <w:spacing w:val="-3"/>
        </w:rPr>
        <w:t xml:space="preserve"> </w:t>
      </w:r>
      <w:r>
        <w:t>to the</w:t>
      </w:r>
      <w:r>
        <w:rPr>
          <w:spacing w:val="-8"/>
        </w:rPr>
        <w:t xml:space="preserve"> </w:t>
      </w:r>
      <w:r>
        <w:t>sample</w:t>
      </w:r>
      <w:r>
        <w:rPr>
          <w:spacing w:val="-12"/>
        </w:rPr>
        <w:t xml:space="preserve"> </w:t>
      </w:r>
      <w:r>
        <w:t>to</w:t>
      </w:r>
      <w:r>
        <w:rPr>
          <w:spacing w:val="-8"/>
        </w:rPr>
        <w:t xml:space="preserve"> </w:t>
      </w:r>
      <w:r>
        <w:rPr>
          <w:spacing w:val="-4"/>
        </w:rPr>
        <w:t>av</w:t>
      </w:r>
      <w:r>
        <w:t>oid</w:t>
      </w:r>
      <w:r>
        <w:rPr>
          <w:spacing w:val="-10"/>
        </w:rPr>
        <w:t xml:space="preserve"> </w:t>
      </w:r>
      <w:r>
        <w:t>direct</w:t>
      </w:r>
      <w:r>
        <w:rPr>
          <w:spacing w:val="-11"/>
        </w:rPr>
        <w:t xml:space="preserve"> </w:t>
      </w:r>
      <w:r>
        <w:rPr>
          <w:w w:val="98"/>
        </w:rPr>
        <w:t>reflection</w:t>
      </w:r>
      <w:r>
        <w:rPr>
          <w:spacing w:val="-5"/>
          <w:w w:val="98"/>
        </w:rPr>
        <w:t xml:space="preserve"> </w:t>
      </w:r>
      <w:r>
        <w:t>into</w:t>
      </w:r>
      <w:r>
        <w:rPr>
          <w:spacing w:val="-9"/>
        </w:rPr>
        <w:t xml:space="preserve"> </w:t>
      </w:r>
      <w:r>
        <w:t>the</w:t>
      </w:r>
      <w:r>
        <w:rPr>
          <w:spacing w:val="-8"/>
        </w:rPr>
        <w:t xml:space="preserve"> </w:t>
      </w:r>
      <w:r>
        <w:t>camera.</w:t>
      </w:r>
      <w:r>
        <w:rPr>
          <w:spacing w:val="4"/>
        </w:rPr>
        <w:t xml:space="preserve"> </w:t>
      </w:r>
      <w:r>
        <w:t>The</w:t>
      </w:r>
      <w:r>
        <w:rPr>
          <w:spacing w:val="-9"/>
        </w:rPr>
        <w:t xml:space="preserve"> </w:t>
      </w:r>
      <w:proofErr w:type="spellStart"/>
      <w:r>
        <w:t>speci</w:t>
      </w:r>
      <w:proofErr w:type="spellEnd"/>
      <w:r>
        <w:t xml:space="preserve">- </w:t>
      </w:r>
      <w:proofErr w:type="spellStart"/>
      <w:r>
        <w:t>mens</w:t>
      </w:r>
      <w:proofErr w:type="spellEnd"/>
      <w:r>
        <w:rPr>
          <w:spacing w:val="-13"/>
        </w:rPr>
        <w:t xml:space="preserve"> </w:t>
      </w:r>
      <w:r>
        <w:t>were</w:t>
      </w:r>
      <w:r>
        <w:rPr>
          <w:spacing w:val="-13"/>
        </w:rPr>
        <w:t xml:space="preserve"> </w:t>
      </w:r>
      <w:r>
        <w:t>prepared</w:t>
      </w:r>
      <w:r>
        <w:rPr>
          <w:spacing w:val="-16"/>
        </w:rPr>
        <w:t xml:space="preserve"> </w:t>
      </w:r>
      <w:r>
        <w:t>for</w:t>
      </w:r>
      <w:r>
        <w:rPr>
          <w:spacing w:val="-11"/>
        </w:rPr>
        <w:t xml:space="preserve"> </w:t>
      </w:r>
      <w:r>
        <w:t>DIC</w:t>
      </w:r>
      <w:r>
        <w:rPr>
          <w:spacing w:val="-12"/>
        </w:rPr>
        <w:t xml:space="preserve"> </w:t>
      </w:r>
      <w:r>
        <w:t>by</w:t>
      </w:r>
      <w:r>
        <w:rPr>
          <w:spacing w:val="-11"/>
        </w:rPr>
        <w:t xml:space="preserve"> </w:t>
      </w:r>
      <w:r>
        <w:rPr>
          <w:w w:val="97"/>
        </w:rPr>
        <w:t>first</w:t>
      </w:r>
      <w:r>
        <w:rPr>
          <w:spacing w:val="-11"/>
          <w:w w:val="97"/>
        </w:rPr>
        <w:t xml:space="preserve"> </w:t>
      </w:r>
      <w:r>
        <w:rPr>
          <w:w w:val="97"/>
        </w:rPr>
        <w:t>systematically</w:t>
      </w:r>
      <w:r>
        <w:rPr>
          <w:spacing w:val="15"/>
          <w:w w:val="97"/>
        </w:rPr>
        <w:t xml:space="preserve"> </w:t>
      </w:r>
      <w:r>
        <w:t>grinding</w:t>
      </w:r>
      <w:r>
        <w:rPr>
          <w:spacing w:val="-16"/>
        </w:rPr>
        <w:t xml:space="preserve"> </w:t>
      </w:r>
      <w:r>
        <w:t xml:space="preserve">the </w:t>
      </w:r>
      <w:r>
        <w:rPr>
          <w:spacing w:val="-2"/>
        </w:rPr>
        <w:t>f</w:t>
      </w:r>
      <w:r>
        <w:t>ace</w:t>
      </w:r>
      <w:r>
        <w:rPr>
          <w:spacing w:val="-11"/>
        </w:rPr>
        <w:t xml:space="preserve"> </w:t>
      </w:r>
      <w:r>
        <w:t>of</w:t>
      </w:r>
      <w:r>
        <w:rPr>
          <w:spacing w:val="-10"/>
        </w:rPr>
        <w:t xml:space="preserve"> </w:t>
      </w:r>
      <w:r>
        <w:t>the</w:t>
      </w:r>
      <w:r>
        <w:rPr>
          <w:spacing w:val="-10"/>
        </w:rPr>
        <w:t xml:space="preserve"> </w:t>
      </w:r>
      <w:r>
        <w:t>sample</w:t>
      </w:r>
      <w:r>
        <w:rPr>
          <w:spacing w:val="-14"/>
        </w:rPr>
        <w:t xml:space="preserve"> </w:t>
      </w:r>
      <w:r>
        <w:t>to</w:t>
      </w:r>
      <w:r>
        <w:rPr>
          <w:spacing w:val="-10"/>
        </w:rPr>
        <w:t xml:space="preserve"> </w:t>
      </w:r>
      <w:r>
        <w:t>be</w:t>
      </w:r>
      <w:r>
        <w:rPr>
          <w:spacing w:val="-10"/>
        </w:rPr>
        <w:t xml:space="preserve"> </w:t>
      </w:r>
      <w:r>
        <w:t>imaged</w:t>
      </w:r>
      <w:r>
        <w:rPr>
          <w:spacing w:val="-14"/>
        </w:rPr>
        <w:t xml:space="preserve"> </w:t>
      </w:r>
      <w:r>
        <w:t>d</w:t>
      </w:r>
      <w:r>
        <w:rPr>
          <w:spacing w:val="-5"/>
        </w:rPr>
        <w:t>o</w:t>
      </w:r>
      <w:r>
        <w:t>wn</w:t>
      </w:r>
      <w:r>
        <w:rPr>
          <w:spacing w:val="-12"/>
        </w:rPr>
        <w:t xml:space="preserve"> </w:t>
      </w:r>
      <w:r>
        <w:t>to</w:t>
      </w:r>
      <w:r>
        <w:rPr>
          <w:spacing w:val="-10"/>
        </w:rPr>
        <w:t xml:space="preserve"> </w:t>
      </w:r>
      <w:r>
        <w:t>1600</w:t>
      </w:r>
      <w:r>
        <w:rPr>
          <w:spacing w:val="-12"/>
        </w:rPr>
        <w:t xml:space="preserve"> </w:t>
      </w:r>
      <w:r>
        <w:t>grit.</w:t>
      </w:r>
      <w:r>
        <w:rPr>
          <w:spacing w:val="6"/>
        </w:rPr>
        <w:t xml:space="preserve"> </w:t>
      </w:r>
      <w:r>
        <w:t>This</w:t>
      </w:r>
      <w:r>
        <w:rPr>
          <w:spacing w:val="-12"/>
        </w:rPr>
        <w:t xml:space="preserve"> </w:t>
      </w:r>
      <w:r>
        <w:t>ensures that the</w:t>
      </w:r>
      <w:r>
        <w:rPr>
          <w:spacing w:val="1"/>
        </w:rPr>
        <w:t xml:space="preserve"> </w:t>
      </w:r>
      <w:r>
        <w:t>sample</w:t>
      </w:r>
      <w:r>
        <w:rPr>
          <w:spacing w:val="-3"/>
        </w:rPr>
        <w:t xml:space="preserve"> </w:t>
      </w:r>
      <w:r>
        <w:t>is</w:t>
      </w:r>
      <w:r>
        <w:rPr>
          <w:spacing w:val="2"/>
        </w:rPr>
        <w:t xml:space="preserve"> </w:t>
      </w:r>
      <w:r>
        <w:t>flat,</w:t>
      </w:r>
      <w:r>
        <w:rPr>
          <w:spacing w:val="-9"/>
        </w:rPr>
        <w:t xml:space="preserve"> </w:t>
      </w:r>
      <w:r>
        <w:t>as</w:t>
      </w:r>
      <w:r>
        <w:rPr>
          <w:spacing w:val="1"/>
        </w:rPr>
        <w:t xml:space="preserve"> </w:t>
      </w:r>
      <w:r>
        <w:t>required</w:t>
      </w:r>
      <w:r>
        <w:rPr>
          <w:spacing w:val="-4"/>
        </w:rPr>
        <w:t xml:space="preserve"> </w:t>
      </w:r>
      <w:r>
        <w:t>for</w:t>
      </w:r>
      <w:r>
        <w:rPr>
          <w:spacing w:val="1"/>
        </w:rPr>
        <w:t xml:space="preserve"> </w:t>
      </w:r>
      <w:r>
        <w:t>2D</w:t>
      </w:r>
      <w:r>
        <w:rPr>
          <w:spacing w:val="1"/>
        </w:rPr>
        <w:t xml:space="preserve"> </w:t>
      </w:r>
      <w:r>
        <w:t>DIC,</w:t>
      </w:r>
      <w:r>
        <w:rPr>
          <w:spacing w:val="-1"/>
        </w:rPr>
        <w:t xml:space="preserve"> </w:t>
      </w:r>
      <w:r>
        <w:t>and has enough sur</w:t>
      </w:r>
      <w:r>
        <w:rPr>
          <w:spacing w:val="-2"/>
        </w:rPr>
        <w:t>f</w:t>
      </w:r>
      <w:r>
        <w:t>ace</w:t>
      </w:r>
      <w:r>
        <w:rPr>
          <w:spacing w:val="-18"/>
        </w:rPr>
        <w:t xml:space="preserve"> </w:t>
      </w:r>
      <w:r>
        <w:t>roughness</w:t>
      </w:r>
      <w:r>
        <w:rPr>
          <w:spacing w:val="-19"/>
        </w:rPr>
        <w:t xml:space="preserve"> </w:t>
      </w:r>
      <w:r>
        <w:t>to</w:t>
      </w:r>
      <w:r>
        <w:rPr>
          <w:spacing w:val="-14"/>
        </w:rPr>
        <w:t xml:space="preserve"> </w:t>
      </w:r>
      <w:r>
        <w:t>all</w:t>
      </w:r>
      <w:r>
        <w:rPr>
          <w:spacing w:val="-5"/>
        </w:rPr>
        <w:t>o</w:t>
      </w:r>
      <w:r>
        <w:t>w</w:t>
      </w:r>
      <w:r>
        <w:rPr>
          <w:spacing w:val="-16"/>
        </w:rPr>
        <w:t xml:space="preserve"> </w:t>
      </w:r>
      <w:r>
        <w:t>good</w:t>
      </w:r>
      <w:r>
        <w:rPr>
          <w:spacing w:val="-15"/>
        </w:rPr>
        <w:t xml:space="preserve"> </w:t>
      </w:r>
      <w:r>
        <w:t>adhesion</w:t>
      </w:r>
      <w:r>
        <w:rPr>
          <w:spacing w:val="-19"/>
        </w:rPr>
        <w:t xml:space="preserve"> </w:t>
      </w:r>
      <w:r>
        <w:t>between</w:t>
      </w:r>
      <w:r>
        <w:rPr>
          <w:spacing w:val="-19"/>
        </w:rPr>
        <w:t xml:space="preserve"> </w:t>
      </w:r>
      <w:r>
        <w:t>the</w:t>
      </w:r>
      <w:r>
        <w:rPr>
          <w:spacing w:val="-13"/>
        </w:rPr>
        <w:t xml:space="preserve"> </w:t>
      </w:r>
      <w:r>
        <w:t>paint</w:t>
      </w:r>
      <w:r>
        <w:rPr>
          <w:spacing w:val="-16"/>
        </w:rPr>
        <w:t xml:space="preserve"> </w:t>
      </w:r>
      <w:r>
        <w:t>and the</w:t>
      </w:r>
      <w:r>
        <w:rPr>
          <w:spacing w:val="8"/>
        </w:rPr>
        <w:t xml:space="preserve"> </w:t>
      </w:r>
      <w:r>
        <w:t>sample</w:t>
      </w:r>
      <w:r>
        <w:rPr>
          <w:spacing w:val="4"/>
        </w:rPr>
        <w:t xml:space="preserve"> </w:t>
      </w:r>
      <w:r>
        <w:t>sur</w:t>
      </w:r>
      <w:r>
        <w:rPr>
          <w:spacing w:val="-2"/>
        </w:rPr>
        <w:t>f</w:t>
      </w:r>
      <w:r>
        <w:t>ace.</w:t>
      </w:r>
      <w:r>
        <w:rPr>
          <w:spacing w:val="35"/>
        </w:rPr>
        <w:t xml:space="preserve"> </w:t>
      </w:r>
      <w:r>
        <w:t>The</w:t>
      </w:r>
      <w:r>
        <w:rPr>
          <w:spacing w:val="7"/>
        </w:rPr>
        <w:t xml:space="preserve"> </w:t>
      </w:r>
      <w:r>
        <w:t>sur</w:t>
      </w:r>
      <w:r>
        <w:rPr>
          <w:spacing w:val="-2"/>
        </w:rPr>
        <w:t>f</w:t>
      </w:r>
      <w:r>
        <w:t>ace</w:t>
      </w:r>
      <w:r>
        <w:rPr>
          <w:spacing w:val="4"/>
        </w:rPr>
        <w:t xml:space="preserve"> </w:t>
      </w:r>
      <w:r>
        <w:rPr>
          <w:spacing w:val="-2"/>
        </w:rPr>
        <w:t>w</w:t>
      </w:r>
      <w:r>
        <w:t>as</w:t>
      </w:r>
      <w:r>
        <w:rPr>
          <w:spacing w:val="7"/>
        </w:rPr>
        <w:t xml:space="preserve"> </w:t>
      </w:r>
      <w:r>
        <w:t>then</w:t>
      </w:r>
      <w:r>
        <w:rPr>
          <w:spacing w:val="7"/>
        </w:rPr>
        <w:t xml:space="preserve"> </w:t>
      </w:r>
      <w:r>
        <w:t>thinly</w:t>
      </w:r>
      <w:r>
        <w:rPr>
          <w:spacing w:val="5"/>
        </w:rPr>
        <w:t xml:space="preserve"> </w:t>
      </w:r>
      <w:r>
        <w:t>coated</w:t>
      </w:r>
      <w:r>
        <w:rPr>
          <w:spacing w:val="5"/>
        </w:rPr>
        <w:t xml:space="preserve"> </w:t>
      </w:r>
      <w:r>
        <w:t>with</w:t>
      </w:r>
      <w:r>
        <w:rPr>
          <w:spacing w:val="6"/>
        </w:rPr>
        <w:t xml:space="preserve"> </w:t>
      </w:r>
      <w:r>
        <w:t>a matt</w:t>
      </w:r>
      <w:r>
        <w:rPr>
          <w:spacing w:val="-13"/>
        </w:rPr>
        <w:t xml:space="preserve"> </w:t>
      </w:r>
      <w:r>
        <w:t>white</w:t>
      </w:r>
      <w:r>
        <w:rPr>
          <w:spacing w:val="-13"/>
        </w:rPr>
        <w:t xml:space="preserve"> </w:t>
      </w:r>
      <w:r>
        <w:t>sur</w:t>
      </w:r>
      <w:r>
        <w:rPr>
          <w:spacing w:val="-2"/>
        </w:rPr>
        <w:t>f</w:t>
      </w:r>
      <w:r>
        <w:t>ace</w:t>
      </w:r>
      <w:r>
        <w:rPr>
          <w:spacing w:val="-15"/>
        </w:rPr>
        <w:t xml:space="preserve"> </w:t>
      </w:r>
      <w:r>
        <w:t>primer;</w:t>
      </w:r>
      <w:r>
        <w:rPr>
          <w:spacing w:val="-12"/>
        </w:rPr>
        <w:t xml:space="preserve"> </w:t>
      </w:r>
      <w:r>
        <w:t>this</w:t>
      </w:r>
      <w:r>
        <w:rPr>
          <w:spacing w:val="-12"/>
        </w:rPr>
        <w:t xml:space="preserve"> </w:t>
      </w:r>
      <w:r>
        <w:t>pr</w:t>
      </w:r>
      <w:r>
        <w:rPr>
          <w:spacing w:val="-5"/>
        </w:rPr>
        <w:t>e</w:t>
      </w:r>
      <w:r>
        <w:rPr>
          <w:spacing w:val="-3"/>
        </w:rPr>
        <w:t>v</w:t>
      </w:r>
      <w:r>
        <w:t>ents</w:t>
      </w:r>
      <w:r>
        <w:rPr>
          <w:spacing w:val="-16"/>
        </w:rPr>
        <w:t xml:space="preserve"> </w:t>
      </w:r>
      <w:r>
        <w:t>direct</w:t>
      </w:r>
      <w:r>
        <w:rPr>
          <w:spacing w:val="-14"/>
        </w:rPr>
        <w:t xml:space="preserve"> </w:t>
      </w:r>
      <w:r>
        <w:rPr>
          <w:w w:val="98"/>
        </w:rPr>
        <w:t>reflection</w:t>
      </w:r>
      <w:r>
        <w:rPr>
          <w:spacing w:val="-8"/>
          <w:w w:val="98"/>
        </w:rPr>
        <w:t xml:space="preserve"> </w:t>
      </w:r>
      <w:r>
        <w:t>of</w:t>
      </w:r>
      <w:r>
        <w:rPr>
          <w:spacing w:val="-11"/>
        </w:rPr>
        <w:t xml:space="preserve"> </w:t>
      </w:r>
      <w:r>
        <w:t>light into</w:t>
      </w:r>
      <w:r>
        <w:rPr>
          <w:spacing w:val="5"/>
        </w:rPr>
        <w:t xml:space="preserve"> </w:t>
      </w:r>
      <w:r>
        <w:t>the</w:t>
      </w:r>
      <w:r>
        <w:rPr>
          <w:spacing w:val="6"/>
        </w:rPr>
        <w:t xml:space="preserve"> </w:t>
      </w:r>
      <w:r>
        <w:t>camera.</w:t>
      </w:r>
      <w:r>
        <w:rPr>
          <w:spacing w:val="29"/>
        </w:rPr>
        <w:t xml:space="preserve"> </w:t>
      </w:r>
      <w:r>
        <w:t>The</w:t>
      </w:r>
      <w:r>
        <w:rPr>
          <w:spacing w:val="5"/>
        </w:rPr>
        <w:t xml:space="preserve"> </w:t>
      </w:r>
      <w:r>
        <w:t>sample</w:t>
      </w:r>
      <w:r>
        <w:rPr>
          <w:spacing w:val="2"/>
        </w:rPr>
        <w:t xml:space="preserve"> </w:t>
      </w:r>
      <w:r>
        <w:rPr>
          <w:spacing w:val="-2"/>
        </w:rPr>
        <w:t>w</w:t>
      </w:r>
      <w:r>
        <w:t>as</w:t>
      </w:r>
      <w:r>
        <w:rPr>
          <w:spacing w:val="5"/>
        </w:rPr>
        <w:t xml:space="preserve"> </w:t>
      </w:r>
      <w:r>
        <w:t>all</w:t>
      </w:r>
      <w:r>
        <w:rPr>
          <w:spacing w:val="-5"/>
        </w:rPr>
        <w:t>o</w:t>
      </w:r>
      <w:r>
        <w:t>wed</w:t>
      </w:r>
      <w:r>
        <w:rPr>
          <w:spacing w:val="2"/>
        </w:rPr>
        <w:t xml:space="preserve"> </w:t>
      </w:r>
      <w:r>
        <w:t>to</w:t>
      </w:r>
      <w:r>
        <w:rPr>
          <w:spacing w:val="6"/>
        </w:rPr>
        <w:t xml:space="preserve"> </w:t>
      </w:r>
      <w:r>
        <w:t>cure</w:t>
      </w:r>
      <w:r>
        <w:rPr>
          <w:spacing w:val="5"/>
        </w:rPr>
        <w:t xml:space="preserve"> </w:t>
      </w:r>
      <w:r>
        <w:t>for</w:t>
      </w:r>
      <w:r>
        <w:rPr>
          <w:spacing w:val="6"/>
        </w:rPr>
        <w:t xml:space="preserve"> </w:t>
      </w:r>
      <w:r>
        <w:t>24</w:t>
      </w:r>
      <w:r>
        <w:rPr>
          <w:spacing w:val="6"/>
        </w:rPr>
        <w:t xml:space="preserve"> </w:t>
      </w:r>
      <w:r>
        <w:t>hours and</w:t>
      </w:r>
      <w:r>
        <w:rPr>
          <w:spacing w:val="7"/>
        </w:rPr>
        <w:t xml:space="preserve"> </w:t>
      </w:r>
      <w:r>
        <w:rPr>
          <w:spacing w:val="-2"/>
        </w:rPr>
        <w:t>w</w:t>
      </w:r>
      <w:r>
        <w:t>as</w:t>
      </w:r>
      <w:r>
        <w:rPr>
          <w:spacing w:val="7"/>
        </w:rPr>
        <w:t xml:space="preserve"> </w:t>
      </w:r>
      <w:r>
        <w:t>subsequently partially</w:t>
      </w:r>
      <w:r>
        <w:rPr>
          <w:spacing w:val="3"/>
        </w:rPr>
        <w:t xml:space="preserve"> </w:t>
      </w:r>
      <w:r>
        <w:t>coated</w:t>
      </w:r>
      <w:r>
        <w:rPr>
          <w:spacing w:val="5"/>
        </w:rPr>
        <w:t xml:space="preserve"> </w:t>
      </w:r>
      <w:r>
        <w:t>with</w:t>
      </w:r>
      <w:r>
        <w:rPr>
          <w:spacing w:val="6"/>
        </w:rPr>
        <w:t xml:space="preserve"> </w:t>
      </w:r>
      <w:r>
        <w:t>a</w:t>
      </w:r>
      <w:r>
        <w:rPr>
          <w:spacing w:val="9"/>
        </w:rPr>
        <w:t xml:space="preserve"> </w:t>
      </w:r>
      <w:r>
        <w:t>matt</w:t>
      </w:r>
      <w:r>
        <w:rPr>
          <w:spacing w:val="6"/>
        </w:rPr>
        <w:t xml:space="preserve"> </w:t>
      </w:r>
      <w:r>
        <w:t>black</w:t>
      </w:r>
      <w:r>
        <w:rPr>
          <w:spacing w:val="6"/>
        </w:rPr>
        <w:t xml:space="preserve"> </w:t>
      </w:r>
      <w:r>
        <w:t>spray paint.</w:t>
      </w:r>
      <w:r>
        <w:rPr>
          <w:spacing w:val="19"/>
        </w:rPr>
        <w:t xml:space="preserve"> </w:t>
      </w:r>
      <w:r>
        <w:t>By</w:t>
      </w:r>
      <w:r>
        <w:rPr>
          <w:spacing w:val="2"/>
        </w:rPr>
        <w:t xml:space="preserve"> </w:t>
      </w:r>
      <w:r>
        <w:t>partially</w:t>
      </w:r>
      <w:r>
        <w:rPr>
          <w:spacing w:val="-3"/>
        </w:rPr>
        <w:t xml:space="preserve"> </w:t>
      </w:r>
      <w:r>
        <w:t>coating</w:t>
      </w:r>
      <w:r>
        <w:rPr>
          <w:spacing w:val="-2"/>
        </w:rPr>
        <w:t xml:space="preserve"> </w:t>
      </w:r>
      <w:r>
        <w:t>the</w:t>
      </w:r>
      <w:r>
        <w:rPr>
          <w:spacing w:val="2"/>
        </w:rPr>
        <w:t xml:space="preserve"> </w:t>
      </w:r>
      <w:r>
        <w:t>specimen,</w:t>
      </w:r>
      <w:r>
        <w:rPr>
          <w:spacing w:val="-3"/>
        </w:rPr>
        <w:t xml:space="preserve"> </w:t>
      </w:r>
      <w:r>
        <w:t>a</w:t>
      </w:r>
      <w:r>
        <w:rPr>
          <w:spacing w:val="3"/>
        </w:rPr>
        <w:t xml:space="preserve"> </w:t>
      </w:r>
      <w:r>
        <w:t>unique</w:t>
      </w:r>
      <w:r>
        <w:rPr>
          <w:spacing w:val="-1"/>
        </w:rPr>
        <w:t xml:space="preserve"> </w:t>
      </w:r>
      <w:r>
        <w:t>speckle</w:t>
      </w:r>
      <w:r>
        <w:rPr>
          <w:spacing w:val="-2"/>
        </w:rPr>
        <w:t xml:space="preserve"> </w:t>
      </w:r>
      <w:r>
        <w:t>pat- tern</w:t>
      </w:r>
      <w:r>
        <w:rPr>
          <w:spacing w:val="-14"/>
        </w:rPr>
        <w:t xml:space="preserve"> </w:t>
      </w:r>
      <w:r>
        <w:t>forms</w:t>
      </w:r>
      <w:r>
        <w:rPr>
          <w:spacing w:val="-16"/>
        </w:rPr>
        <w:t xml:space="preserve"> </w:t>
      </w:r>
      <w:r>
        <w:t>naturally</w:t>
      </w:r>
      <w:r>
        <w:rPr>
          <w:spacing w:val="-18"/>
        </w:rPr>
        <w:t xml:space="preserve"> </w:t>
      </w:r>
      <w:r>
        <w:t>on</w:t>
      </w:r>
      <w:r>
        <w:rPr>
          <w:spacing w:val="-13"/>
        </w:rPr>
        <w:t xml:space="preserve"> </w:t>
      </w:r>
      <w:r>
        <w:t>the</w:t>
      </w:r>
      <w:r>
        <w:rPr>
          <w:spacing w:val="-13"/>
        </w:rPr>
        <w:t xml:space="preserve"> </w:t>
      </w:r>
      <w:r>
        <w:t>sur</w:t>
      </w:r>
      <w:r>
        <w:rPr>
          <w:spacing w:val="-2"/>
        </w:rPr>
        <w:t>f</w:t>
      </w:r>
      <w:r>
        <w:t>ace</w:t>
      </w:r>
      <w:r>
        <w:rPr>
          <w:spacing w:val="-17"/>
        </w:rPr>
        <w:t xml:space="preserve"> </w:t>
      </w:r>
      <w:r>
        <w:t>which</w:t>
      </w:r>
      <w:r>
        <w:rPr>
          <w:spacing w:val="-16"/>
        </w:rPr>
        <w:t xml:space="preserve"> </w:t>
      </w:r>
      <w:r>
        <w:t>can</w:t>
      </w:r>
      <w:r>
        <w:rPr>
          <w:spacing w:val="-14"/>
        </w:rPr>
        <w:t xml:space="preserve"> </w:t>
      </w:r>
      <w:r>
        <w:t>be</w:t>
      </w:r>
      <w:r>
        <w:rPr>
          <w:spacing w:val="-13"/>
        </w:rPr>
        <w:t xml:space="preserve"> </w:t>
      </w:r>
      <w:proofErr w:type="spellStart"/>
      <w:r>
        <w:t>analysed</w:t>
      </w:r>
      <w:proofErr w:type="spellEnd"/>
      <w:r>
        <w:rPr>
          <w:spacing w:val="-18"/>
        </w:rPr>
        <w:t xml:space="preserve"> </w:t>
      </w:r>
      <w:r>
        <w:t>by</w:t>
      </w:r>
      <w:r>
        <w:rPr>
          <w:spacing w:val="-13"/>
        </w:rPr>
        <w:t xml:space="preserve"> </w:t>
      </w:r>
      <w:r>
        <w:t>the DIC</w:t>
      </w:r>
      <w:r>
        <w:rPr>
          <w:spacing w:val="8"/>
        </w:rPr>
        <w:t xml:space="preserve"> </w:t>
      </w:r>
      <w:r>
        <w:t>soft</w:t>
      </w:r>
      <w:r>
        <w:rPr>
          <w:spacing w:val="-2"/>
        </w:rPr>
        <w:t>w</w:t>
      </w:r>
      <w:r>
        <w:t>are.</w:t>
      </w:r>
      <w:r>
        <w:rPr>
          <w:spacing w:val="37"/>
        </w:rPr>
        <w:t xml:space="preserve"> </w:t>
      </w:r>
      <w:r>
        <w:t>The</w:t>
      </w:r>
      <w:r>
        <w:rPr>
          <w:spacing w:val="8"/>
        </w:rPr>
        <w:t xml:space="preserve"> </w:t>
      </w:r>
      <w:r>
        <w:t>typical</w:t>
      </w:r>
      <w:r>
        <w:rPr>
          <w:spacing w:val="6"/>
        </w:rPr>
        <w:t xml:space="preserve"> </w:t>
      </w:r>
      <w:r>
        <w:t>speckle</w:t>
      </w:r>
      <w:r>
        <w:rPr>
          <w:spacing w:val="5"/>
        </w:rPr>
        <w:t xml:space="preserve"> </w:t>
      </w:r>
      <w:r>
        <w:t>feature</w:t>
      </w:r>
      <w:r>
        <w:rPr>
          <w:spacing w:val="5"/>
        </w:rPr>
        <w:t xml:space="preserve"> </w:t>
      </w:r>
      <w:r>
        <w:t>size</w:t>
      </w:r>
      <w:r>
        <w:rPr>
          <w:spacing w:val="8"/>
        </w:rPr>
        <w:t xml:space="preserve"> </w:t>
      </w:r>
      <w:r>
        <w:t>of</w:t>
      </w:r>
      <w:r>
        <w:rPr>
          <w:spacing w:val="9"/>
        </w:rPr>
        <w:t xml:space="preserve"> </w:t>
      </w:r>
      <w:r>
        <w:t>the</w:t>
      </w:r>
      <w:r>
        <w:rPr>
          <w:spacing w:val="9"/>
        </w:rPr>
        <w:t xml:space="preserve"> </w:t>
      </w:r>
      <w:r>
        <w:t xml:space="preserve">samples </w:t>
      </w:r>
      <w:r>
        <w:rPr>
          <w:spacing w:val="-2"/>
        </w:rPr>
        <w:t>w</w:t>
      </w:r>
      <w:r>
        <w:t>as</w:t>
      </w:r>
      <w:r>
        <w:rPr>
          <w:spacing w:val="20"/>
        </w:rPr>
        <w:t xml:space="preserve"> </w:t>
      </w:r>
      <w:r>
        <w:t>approximately</w:t>
      </w:r>
      <w:r>
        <w:rPr>
          <w:spacing w:val="11"/>
        </w:rPr>
        <w:t xml:space="preserve"> </w:t>
      </w:r>
      <w:r>
        <w:t>3x3</w:t>
      </w:r>
      <w:r>
        <w:rPr>
          <w:spacing w:val="20"/>
        </w:rPr>
        <w:t xml:space="preserve"> </w:t>
      </w:r>
      <w:r>
        <w:t>pi</w:t>
      </w:r>
      <w:r>
        <w:rPr>
          <w:spacing w:val="-3"/>
        </w:rPr>
        <w:t>x</w:t>
      </w:r>
      <w:r>
        <w:t xml:space="preserve">els. </w:t>
      </w:r>
      <w:r>
        <w:rPr>
          <w:spacing w:val="26"/>
        </w:rPr>
        <w:t xml:space="preserve"> </w:t>
      </w:r>
      <w:r>
        <w:t>DIC</w:t>
      </w:r>
      <w:r>
        <w:rPr>
          <w:spacing w:val="20"/>
        </w:rPr>
        <w:t xml:space="preserve"> </w:t>
      </w:r>
      <w:r>
        <w:t>analysis</w:t>
      </w:r>
      <w:r>
        <w:rPr>
          <w:spacing w:val="17"/>
        </w:rPr>
        <w:t xml:space="preserve"> </w:t>
      </w:r>
      <w:r>
        <w:rPr>
          <w:spacing w:val="-2"/>
        </w:rPr>
        <w:t>w</w:t>
      </w:r>
      <w:r>
        <w:t>as</w:t>
      </w:r>
      <w:r>
        <w:rPr>
          <w:spacing w:val="20"/>
        </w:rPr>
        <w:t xml:space="preserve"> </w:t>
      </w:r>
      <w:r>
        <w:t>carried</w:t>
      </w:r>
      <w:r>
        <w:rPr>
          <w:spacing w:val="17"/>
        </w:rPr>
        <w:t xml:space="preserve"> </w:t>
      </w:r>
      <w:r>
        <w:t>out using</w:t>
      </w:r>
      <w:r>
        <w:rPr>
          <w:spacing w:val="2"/>
        </w:rPr>
        <w:t xml:space="preserve"> </w:t>
      </w:r>
      <w:r>
        <w:t>the</w:t>
      </w:r>
      <w:r>
        <w:rPr>
          <w:spacing w:val="4"/>
        </w:rPr>
        <w:t xml:space="preserve"> </w:t>
      </w:r>
      <w:r>
        <w:t>commercial</w:t>
      </w:r>
      <w:r>
        <w:rPr>
          <w:spacing w:val="-3"/>
        </w:rPr>
        <w:t xml:space="preserve"> </w:t>
      </w:r>
      <w:r>
        <w:t>soft</w:t>
      </w:r>
      <w:r>
        <w:rPr>
          <w:spacing w:val="-2"/>
        </w:rPr>
        <w:t>w</w:t>
      </w:r>
      <w:r>
        <w:t>are</w:t>
      </w:r>
      <w:r>
        <w:rPr>
          <w:spacing w:val="-1"/>
        </w:rPr>
        <w:t xml:space="preserve"> </w:t>
      </w:r>
      <w:r>
        <w:t>package</w:t>
      </w:r>
      <w:r>
        <w:rPr>
          <w:spacing w:val="-1"/>
        </w:rPr>
        <w:t xml:space="preserve"> </w:t>
      </w:r>
      <w:proofErr w:type="spellStart"/>
      <w:r>
        <w:t>La</w:t>
      </w:r>
      <w:r>
        <w:rPr>
          <w:spacing w:val="-12"/>
        </w:rPr>
        <w:t>V</w:t>
      </w:r>
      <w:r>
        <w:t>ision</w:t>
      </w:r>
      <w:proofErr w:type="spellEnd"/>
      <w:r>
        <w:rPr>
          <w:spacing w:val="-1"/>
        </w:rPr>
        <w:t xml:space="preserve"> </w:t>
      </w:r>
      <w:proofErr w:type="spellStart"/>
      <w:r>
        <w:t>Da</w:t>
      </w:r>
      <w:r>
        <w:rPr>
          <w:spacing w:val="-12"/>
        </w:rPr>
        <w:t>V</w:t>
      </w:r>
      <w:r>
        <w:t>is</w:t>
      </w:r>
      <w:proofErr w:type="spellEnd"/>
      <w:r>
        <w:rPr>
          <w:spacing w:val="1"/>
        </w:rPr>
        <w:t xml:space="preserve"> </w:t>
      </w:r>
      <w:r>
        <w:t>8.1.5.</w:t>
      </w:r>
    </w:p>
    <w:p w:rsidR="00731615" w:rsidRDefault="00EE1D9C">
      <w:pPr>
        <w:spacing w:line="249" w:lineRule="auto"/>
        <w:ind w:right="198"/>
        <w:sectPr w:rsidR="00731615">
          <w:pgSz w:w="11920" w:h="16840"/>
          <w:pgMar w:top="1560" w:right="520" w:bottom="280" w:left="640" w:header="0" w:footer="1079" w:gutter="0"/>
          <w:cols w:num="2" w:space="720" w:equalWidth="0">
            <w:col w:w="5134" w:space="358"/>
            <w:col w:w="5268"/>
          </w:cols>
        </w:sectPr>
      </w:pPr>
      <w:r>
        <w:t>A</w:t>
      </w:r>
      <w:r>
        <w:rPr>
          <w:spacing w:val="17"/>
        </w:rPr>
        <w:t xml:space="preserve"> </w:t>
      </w:r>
      <w:r>
        <w:t>2D</w:t>
      </w:r>
      <w:r>
        <w:rPr>
          <w:spacing w:val="16"/>
        </w:rPr>
        <w:t xml:space="preserve"> </w:t>
      </w:r>
      <w:r>
        <w:t>time</w:t>
      </w:r>
      <w:r>
        <w:rPr>
          <w:spacing w:val="14"/>
        </w:rPr>
        <w:t xml:space="preserve"> </w:t>
      </w:r>
      <w:r>
        <w:t>series</w:t>
      </w:r>
      <w:r>
        <w:rPr>
          <w:spacing w:val="13"/>
        </w:rPr>
        <w:t xml:space="preserve"> </w:t>
      </w:r>
      <w:r>
        <w:t>cross</w:t>
      </w:r>
      <w:r>
        <w:rPr>
          <w:spacing w:val="14"/>
        </w:rPr>
        <w:t xml:space="preserve"> </w:t>
      </w:r>
      <w:r>
        <w:t>correlation</w:t>
      </w:r>
      <w:r>
        <w:rPr>
          <w:spacing w:val="9"/>
        </w:rPr>
        <w:t xml:space="preserve"> </w:t>
      </w:r>
      <w:r>
        <w:rPr>
          <w:spacing w:val="-2"/>
        </w:rPr>
        <w:t>w</w:t>
      </w:r>
      <w:r>
        <w:t>as</w:t>
      </w:r>
      <w:r>
        <w:rPr>
          <w:spacing w:val="15"/>
        </w:rPr>
        <w:t xml:space="preserve"> </w:t>
      </w:r>
      <w:r>
        <w:t>carried</w:t>
      </w:r>
      <w:r>
        <w:rPr>
          <w:spacing w:val="12"/>
        </w:rPr>
        <w:t xml:space="preserve"> </w:t>
      </w:r>
      <w:r>
        <w:t>out</w:t>
      </w:r>
      <w:r>
        <w:rPr>
          <w:spacing w:val="15"/>
        </w:rPr>
        <w:t xml:space="preserve"> </w:t>
      </w:r>
      <w:r>
        <w:t>in</w:t>
      </w:r>
      <w:r>
        <w:rPr>
          <w:spacing w:val="16"/>
        </w:rPr>
        <w:t xml:space="preserve"> </w:t>
      </w:r>
      <w:r>
        <w:t>int</w:t>
      </w:r>
      <w:r>
        <w:rPr>
          <w:spacing w:val="-3"/>
        </w:rPr>
        <w:t>e</w:t>
      </w:r>
      <w:r>
        <w:t>gral mode</w:t>
      </w:r>
      <w:r>
        <w:rPr>
          <w:spacing w:val="1"/>
        </w:rPr>
        <w:t xml:space="preserve"> </w:t>
      </w:r>
      <w:r>
        <w:t>using</w:t>
      </w:r>
      <w:r>
        <w:rPr>
          <w:spacing w:val="1"/>
        </w:rPr>
        <w:t xml:space="preserve"> </w:t>
      </w:r>
      <w:r>
        <w:t>the</w:t>
      </w:r>
      <w:r>
        <w:rPr>
          <w:spacing w:val="3"/>
        </w:rPr>
        <w:t xml:space="preserve"> </w:t>
      </w:r>
      <w:r>
        <w:t>sum</w:t>
      </w:r>
      <w:r>
        <w:rPr>
          <w:spacing w:val="2"/>
        </w:rPr>
        <w:t xml:space="preserve"> </w:t>
      </w:r>
      <w:r>
        <w:t>of</w:t>
      </w:r>
      <w:r>
        <w:rPr>
          <w:spacing w:val="3"/>
        </w:rPr>
        <w:t xml:space="preserve"> </w:t>
      </w:r>
      <w:r>
        <w:t>differential</w:t>
      </w:r>
      <w:r>
        <w:rPr>
          <w:spacing w:val="-17"/>
        </w:rPr>
        <w:t xml:space="preserve"> </w:t>
      </w:r>
      <w:r>
        <w:rPr>
          <w:spacing w:val="-3"/>
        </w:rPr>
        <w:t>v</w:t>
      </w:r>
      <w:r>
        <w:t>ector fields.</w:t>
      </w:r>
      <w:r>
        <w:rPr>
          <w:spacing w:val="12"/>
        </w:rPr>
        <w:t xml:space="preserve"> </w:t>
      </w:r>
      <w:r>
        <w:t>Displacement</w:t>
      </w:r>
    </w:p>
    <w:p w:rsidR="00731615" w:rsidRDefault="00EE1D9C">
      <w:pPr>
        <w:spacing w:before="59" w:line="249" w:lineRule="auto"/>
        <w:ind w:left="112" w:right="86"/>
        <w:jc w:val="both"/>
      </w:pPr>
      <w:proofErr w:type="gramStart"/>
      <w:r>
        <w:lastRenderedPageBreak/>
        <w:t>calculation</w:t>
      </w:r>
      <w:proofErr w:type="gramEnd"/>
      <w:r>
        <w:rPr>
          <w:spacing w:val="-9"/>
        </w:rPr>
        <w:t xml:space="preserve"> </w:t>
      </w:r>
      <w:r>
        <w:rPr>
          <w:spacing w:val="-2"/>
        </w:rPr>
        <w:t>w</w:t>
      </w:r>
      <w:r>
        <w:t>as</w:t>
      </w:r>
      <w:r>
        <w:rPr>
          <w:spacing w:val="-3"/>
        </w:rPr>
        <w:t xml:space="preserve"> </w:t>
      </w:r>
      <w:r>
        <w:t>performed</w:t>
      </w:r>
      <w:r>
        <w:rPr>
          <w:spacing w:val="-8"/>
        </w:rPr>
        <w:t xml:space="preserve"> </w:t>
      </w:r>
      <w:r>
        <w:t>with</w:t>
      </w:r>
      <w:r>
        <w:rPr>
          <w:spacing w:val="-4"/>
        </w:rPr>
        <w:t xml:space="preserve"> </w:t>
      </w:r>
      <w:r>
        <w:t>multi-pass</w:t>
      </w:r>
      <w:r>
        <w:rPr>
          <w:spacing w:val="-8"/>
        </w:rPr>
        <w:t xml:space="preserve"> </w:t>
      </w:r>
      <w:r>
        <w:t>iterations</w:t>
      </w:r>
      <w:r>
        <w:rPr>
          <w:spacing w:val="-7"/>
        </w:rPr>
        <w:t xml:space="preserve"> </w:t>
      </w:r>
      <w:r>
        <w:t>where</w:t>
      </w:r>
      <w:r>
        <w:rPr>
          <w:spacing w:val="-5"/>
        </w:rPr>
        <w:t xml:space="preserve"> </w:t>
      </w:r>
      <w:r>
        <w:t>the wind</w:t>
      </w:r>
      <w:r>
        <w:rPr>
          <w:spacing w:val="-5"/>
        </w:rPr>
        <w:t>o</w:t>
      </w:r>
      <w:r>
        <w:t>w</w:t>
      </w:r>
      <w:r>
        <w:rPr>
          <w:spacing w:val="1"/>
        </w:rPr>
        <w:t xml:space="preserve"> </w:t>
      </w:r>
      <w:r>
        <w:t>sizes</w:t>
      </w:r>
      <w:r>
        <w:rPr>
          <w:spacing w:val="3"/>
        </w:rPr>
        <w:t xml:space="preserve"> </w:t>
      </w:r>
      <w:r>
        <w:t>decrease from</w:t>
      </w:r>
      <w:r>
        <w:rPr>
          <w:spacing w:val="3"/>
        </w:rPr>
        <w:t xml:space="preserve"> </w:t>
      </w:r>
      <w:r>
        <w:t>128x128 pi</w:t>
      </w:r>
      <w:r>
        <w:rPr>
          <w:spacing w:val="-3"/>
        </w:rPr>
        <w:t>x</w:t>
      </w:r>
      <w:r>
        <w:t>els</w:t>
      </w:r>
      <w:r>
        <w:rPr>
          <w:spacing w:val="2"/>
        </w:rPr>
        <w:t xml:space="preserve"> </w:t>
      </w:r>
      <w:r>
        <w:t>to</w:t>
      </w:r>
      <w:r>
        <w:rPr>
          <w:spacing w:val="5"/>
        </w:rPr>
        <w:t xml:space="preserve"> </w:t>
      </w:r>
      <w:r>
        <w:t>32x32</w:t>
      </w:r>
      <w:r>
        <w:rPr>
          <w:spacing w:val="2"/>
        </w:rPr>
        <w:t xml:space="preserve"> </w:t>
      </w:r>
      <w:r>
        <w:t>pi</w:t>
      </w:r>
      <w:r>
        <w:rPr>
          <w:spacing w:val="-3"/>
        </w:rPr>
        <w:t>x</w:t>
      </w:r>
      <w:r>
        <w:t>els. The</w:t>
      </w:r>
      <w:r>
        <w:rPr>
          <w:spacing w:val="5"/>
        </w:rPr>
        <w:t xml:space="preserve"> </w:t>
      </w:r>
      <w:r>
        <w:t>final</w:t>
      </w:r>
      <w:r>
        <w:rPr>
          <w:spacing w:val="-7"/>
        </w:rPr>
        <w:t xml:space="preserve"> </w:t>
      </w:r>
      <w:r>
        <w:t>wind</w:t>
      </w:r>
      <w:r>
        <w:rPr>
          <w:spacing w:val="-5"/>
        </w:rPr>
        <w:t>o</w:t>
      </w:r>
      <w:r>
        <w:t>w</w:t>
      </w:r>
      <w:r>
        <w:rPr>
          <w:spacing w:val="2"/>
        </w:rPr>
        <w:t xml:space="preserve"> </w:t>
      </w:r>
      <w:r>
        <w:t>had</w:t>
      </w:r>
      <w:r>
        <w:rPr>
          <w:spacing w:val="5"/>
        </w:rPr>
        <w:t xml:space="preserve"> </w:t>
      </w:r>
      <w:r>
        <w:t>a</w:t>
      </w:r>
      <w:r>
        <w:rPr>
          <w:spacing w:val="7"/>
        </w:rPr>
        <w:t xml:space="preserve"> </w:t>
      </w:r>
      <w:r>
        <w:t>circular</w:t>
      </w:r>
      <w:r>
        <w:rPr>
          <w:spacing w:val="2"/>
        </w:rPr>
        <w:t xml:space="preserve"> </w:t>
      </w:r>
      <w:r>
        <w:t>Gaussian</w:t>
      </w:r>
      <w:r>
        <w:rPr>
          <w:spacing w:val="1"/>
        </w:rPr>
        <w:t xml:space="preserve"> </w:t>
      </w:r>
      <w:r>
        <w:t>probability</w:t>
      </w:r>
      <w:r>
        <w:rPr>
          <w:spacing w:val="-1"/>
        </w:rPr>
        <w:t xml:space="preserve"> </w:t>
      </w:r>
      <w:r>
        <w:t>function fitted to</w:t>
      </w:r>
      <w:r>
        <w:rPr>
          <w:spacing w:val="11"/>
        </w:rPr>
        <w:t xml:space="preserve"> </w:t>
      </w:r>
      <w:r>
        <w:t>the</w:t>
      </w:r>
      <w:r>
        <w:rPr>
          <w:spacing w:val="10"/>
        </w:rPr>
        <w:t xml:space="preserve"> </w:t>
      </w:r>
      <w:r>
        <w:t>sub-r</w:t>
      </w:r>
      <w:r>
        <w:rPr>
          <w:spacing w:val="-3"/>
        </w:rPr>
        <w:t>e</w:t>
      </w:r>
      <w:r>
        <w:t>gions</w:t>
      </w:r>
      <w:r>
        <w:rPr>
          <w:spacing w:val="3"/>
        </w:rPr>
        <w:t xml:space="preserve"> </w:t>
      </w:r>
      <w:r>
        <w:t>to</w:t>
      </w:r>
      <w:r>
        <w:rPr>
          <w:spacing w:val="11"/>
        </w:rPr>
        <w:t xml:space="preserve"> </w:t>
      </w:r>
      <w:r>
        <w:t>account</w:t>
      </w:r>
      <w:r>
        <w:rPr>
          <w:spacing w:val="6"/>
        </w:rPr>
        <w:t xml:space="preserve"> </w:t>
      </w:r>
      <w:r>
        <w:t>for</w:t>
      </w:r>
      <w:r>
        <w:rPr>
          <w:spacing w:val="10"/>
        </w:rPr>
        <w:t xml:space="preserve"> </w:t>
      </w:r>
      <w:r>
        <w:t>la</w:t>
      </w:r>
      <w:r>
        <w:rPr>
          <w:spacing w:val="-4"/>
        </w:rPr>
        <w:t>r</w:t>
      </w:r>
      <w:r>
        <w:t>ge</w:t>
      </w:r>
      <w:r>
        <w:rPr>
          <w:spacing w:val="9"/>
        </w:rPr>
        <w:t xml:space="preserve"> </w:t>
      </w:r>
      <w:r>
        <w:t>strains</w:t>
      </w:r>
      <w:r>
        <w:rPr>
          <w:spacing w:val="7"/>
        </w:rPr>
        <w:t xml:space="preserve"> </w:t>
      </w:r>
      <w:r>
        <w:t>and</w:t>
      </w:r>
      <w:r>
        <w:rPr>
          <w:spacing w:val="10"/>
        </w:rPr>
        <w:t xml:space="preserve"> </w:t>
      </w:r>
      <w:proofErr w:type="spellStart"/>
      <w:r>
        <w:t>rota</w:t>
      </w:r>
      <w:proofErr w:type="spellEnd"/>
      <w:r>
        <w:t xml:space="preserve">- </w:t>
      </w:r>
      <w:proofErr w:type="spellStart"/>
      <w:r>
        <w:t>tions</w:t>
      </w:r>
      <w:proofErr w:type="spellEnd"/>
      <w:r>
        <w:t>;</w:t>
      </w:r>
      <w:r>
        <w:rPr>
          <w:spacing w:val="-4"/>
        </w:rPr>
        <w:t xml:space="preserve"> </w:t>
      </w:r>
      <w:r>
        <w:t>all</w:t>
      </w:r>
      <w:r>
        <w:rPr>
          <w:spacing w:val="-2"/>
        </w:rPr>
        <w:t xml:space="preserve"> </w:t>
      </w:r>
      <w:proofErr w:type="spellStart"/>
      <w:r>
        <w:t>subr</w:t>
      </w:r>
      <w:r>
        <w:rPr>
          <w:spacing w:val="-3"/>
        </w:rPr>
        <w:t>e</w:t>
      </w:r>
      <w:r>
        <w:t>gions</w:t>
      </w:r>
      <w:proofErr w:type="spellEnd"/>
      <w:r>
        <w:rPr>
          <w:spacing w:val="-9"/>
        </w:rPr>
        <w:t xml:space="preserve"> </w:t>
      </w:r>
      <w:r>
        <w:t>were</w:t>
      </w:r>
      <w:r>
        <w:rPr>
          <w:spacing w:val="-4"/>
        </w:rPr>
        <w:t xml:space="preserve"> </w:t>
      </w:r>
      <w:r>
        <w:t>located</w:t>
      </w:r>
      <w:r>
        <w:rPr>
          <w:spacing w:val="-6"/>
        </w:rPr>
        <w:t xml:space="preserve"> </w:t>
      </w:r>
      <w:r>
        <w:t>with</w:t>
      </w:r>
      <w:r>
        <w:rPr>
          <w:spacing w:val="-4"/>
        </w:rPr>
        <w:t xml:space="preserve"> </w:t>
      </w:r>
      <w:r>
        <w:t>25%</w:t>
      </w:r>
      <w:r>
        <w:rPr>
          <w:spacing w:val="-4"/>
        </w:rPr>
        <w:t xml:space="preserve"> </w:t>
      </w:r>
      <w:r>
        <w:rPr>
          <w:spacing w:val="-3"/>
        </w:rPr>
        <w:t>ov</w:t>
      </w:r>
      <w:r>
        <w:t>erlap.</w:t>
      </w:r>
    </w:p>
    <w:p w:rsidR="00731615" w:rsidRDefault="00731615">
      <w:pPr>
        <w:spacing w:before="19" w:line="220" w:lineRule="exact"/>
        <w:rPr>
          <w:sz w:val="22"/>
          <w:szCs w:val="22"/>
        </w:rPr>
      </w:pPr>
    </w:p>
    <w:p w:rsidR="00731615" w:rsidRDefault="00EE1D9C">
      <w:pPr>
        <w:ind w:left="112" w:right="2424"/>
        <w:jc w:val="both"/>
      </w:pPr>
      <w:r>
        <w:t>3.2.</w:t>
      </w:r>
      <w:r>
        <w:rPr>
          <w:spacing w:val="47"/>
        </w:rPr>
        <w:t xml:space="preserve"> </w:t>
      </w:r>
      <w:r>
        <w:t>Blast</w:t>
      </w:r>
      <w:r>
        <w:rPr>
          <w:spacing w:val="-4"/>
        </w:rPr>
        <w:t xml:space="preserve"> </w:t>
      </w:r>
      <w:r>
        <w:t>Loading</w:t>
      </w:r>
      <w:r>
        <w:rPr>
          <w:spacing w:val="-7"/>
        </w:rPr>
        <w:t xml:space="preserve"> </w:t>
      </w:r>
      <w:r>
        <w:t>Configu</w:t>
      </w:r>
      <w:r>
        <w:rPr>
          <w:spacing w:val="-3"/>
        </w:rPr>
        <w:t>r</w:t>
      </w:r>
      <w:r>
        <w:t>ation</w:t>
      </w:r>
    </w:p>
    <w:p w:rsidR="00731615" w:rsidRDefault="00731615">
      <w:pPr>
        <w:spacing w:before="7" w:line="140" w:lineRule="exact"/>
        <w:rPr>
          <w:sz w:val="14"/>
          <w:szCs w:val="14"/>
        </w:rPr>
      </w:pPr>
    </w:p>
    <w:p w:rsidR="00731615" w:rsidRDefault="00EE1D9C">
      <w:pPr>
        <w:spacing w:line="139" w:lineRule="auto"/>
        <w:ind w:left="112" w:right="-58" w:firstLine="299"/>
      </w:pPr>
      <w:r>
        <w:t>This</w:t>
      </w:r>
      <w:r>
        <w:rPr>
          <w:spacing w:val="-16"/>
        </w:rPr>
        <w:t xml:space="preserve"> </w:t>
      </w:r>
      <w:r>
        <w:t>loading</w:t>
      </w:r>
      <w:r>
        <w:rPr>
          <w:spacing w:val="-18"/>
        </w:rPr>
        <w:t xml:space="preserve"> </w:t>
      </w:r>
      <w:r>
        <w:rPr>
          <w:w w:val="98"/>
        </w:rPr>
        <w:t>configuration</w:t>
      </w:r>
      <w:r>
        <w:rPr>
          <w:spacing w:val="-10"/>
          <w:w w:val="98"/>
        </w:rPr>
        <w:t xml:space="preserve"> </w:t>
      </w:r>
      <w:r>
        <w:rPr>
          <w:spacing w:val="-2"/>
        </w:rPr>
        <w:t>w</w:t>
      </w:r>
      <w:r>
        <w:t>as</w:t>
      </w:r>
      <w:r>
        <w:rPr>
          <w:spacing w:val="-15"/>
        </w:rPr>
        <w:t xml:space="preserve"> </w:t>
      </w:r>
      <w:r>
        <w:t>studied</w:t>
      </w:r>
      <w:r>
        <w:rPr>
          <w:spacing w:val="-18"/>
        </w:rPr>
        <w:t xml:space="preserve"> </w:t>
      </w:r>
      <w:r>
        <w:t>after</w:t>
      </w:r>
      <w:r>
        <w:rPr>
          <w:spacing w:val="-15"/>
        </w:rPr>
        <w:t xml:space="preserve"> </w:t>
      </w:r>
      <w:r>
        <w:t>the</w:t>
      </w:r>
      <w:r>
        <w:rPr>
          <w:spacing w:val="-14"/>
        </w:rPr>
        <w:t xml:space="preserve"> </w:t>
      </w:r>
      <w:r>
        <w:t>results</w:t>
      </w:r>
      <w:r>
        <w:rPr>
          <w:spacing w:val="-17"/>
        </w:rPr>
        <w:t xml:space="preserve"> </w:t>
      </w:r>
      <w:r>
        <w:t>from the</w:t>
      </w:r>
      <w:r>
        <w:rPr>
          <w:spacing w:val="-14"/>
        </w:rPr>
        <w:t xml:space="preserve"> </w:t>
      </w:r>
      <w:r>
        <w:t>study</w:t>
      </w:r>
      <w:r>
        <w:rPr>
          <w:spacing w:val="-16"/>
        </w:rPr>
        <w:t xml:space="preserve"> </w:t>
      </w:r>
      <w:r>
        <w:t>in</w:t>
      </w:r>
      <w:r>
        <w:rPr>
          <w:spacing w:val="-14"/>
        </w:rPr>
        <w:t xml:space="preserve"> </w:t>
      </w:r>
      <w:r>
        <w:rPr>
          <w:rFonts w:ascii="Meiryo" w:eastAsia="Meiryo" w:hAnsi="Meiryo" w:cs="Meiryo"/>
          <w:w w:val="92"/>
        </w:rPr>
        <w:t>§</w:t>
      </w:r>
      <w:r>
        <w:rPr>
          <w:w w:val="92"/>
        </w:rPr>
        <w:t>3.1</w:t>
      </w:r>
      <w:r>
        <w:rPr>
          <w:spacing w:val="-5"/>
          <w:w w:val="92"/>
        </w:rPr>
        <w:t xml:space="preserve"> </w:t>
      </w:r>
      <w:r>
        <w:t>were</w:t>
      </w:r>
      <w:r>
        <w:rPr>
          <w:spacing w:val="-16"/>
        </w:rPr>
        <w:t xml:space="preserve"> </w:t>
      </w:r>
      <w:proofErr w:type="spellStart"/>
      <w:r>
        <w:t>analysed</w:t>
      </w:r>
      <w:proofErr w:type="spellEnd"/>
      <w:r>
        <w:rPr>
          <w:spacing w:val="-19"/>
        </w:rPr>
        <w:t xml:space="preserve"> </w:t>
      </w:r>
      <w:r>
        <w:t>and</w:t>
      </w:r>
      <w:r>
        <w:rPr>
          <w:spacing w:val="-15"/>
        </w:rPr>
        <w:t xml:space="preserve"> </w:t>
      </w:r>
      <w:r>
        <w:t>it</w:t>
      </w:r>
      <w:r>
        <w:rPr>
          <w:spacing w:val="-13"/>
        </w:rPr>
        <w:t xml:space="preserve"> </w:t>
      </w:r>
      <w:r>
        <w:t>is</w:t>
      </w:r>
      <w:r>
        <w:rPr>
          <w:spacing w:val="-13"/>
        </w:rPr>
        <w:t xml:space="preserve"> </w:t>
      </w:r>
      <w:r>
        <w:t>assumed</w:t>
      </w:r>
      <w:r>
        <w:rPr>
          <w:spacing w:val="-19"/>
        </w:rPr>
        <w:t xml:space="preserve"> </w:t>
      </w:r>
      <w:r>
        <w:t>that</w:t>
      </w:r>
      <w:r>
        <w:rPr>
          <w:spacing w:val="-15"/>
        </w:rPr>
        <w:t xml:space="preserve"> </w:t>
      </w:r>
      <w:r>
        <w:t>the</w:t>
      </w:r>
      <w:r>
        <w:rPr>
          <w:spacing w:val="-14"/>
        </w:rPr>
        <w:t xml:space="preserve"> </w:t>
      </w:r>
      <w:r>
        <w:t>method- ology</w:t>
      </w:r>
      <w:r>
        <w:rPr>
          <w:spacing w:val="5"/>
        </w:rPr>
        <w:t xml:space="preserve"> </w:t>
      </w:r>
      <w:r>
        <w:t>in</w:t>
      </w:r>
      <w:r>
        <w:rPr>
          <w:spacing w:val="8"/>
        </w:rPr>
        <w:t xml:space="preserve"> </w:t>
      </w:r>
      <w:r>
        <w:rPr>
          <w:rFonts w:ascii="Meiryo" w:eastAsia="Meiryo" w:hAnsi="Meiryo" w:cs="Meiryo"/>
          <w:w w:val="88"/>
        </w:rPr>
        <w:t>§</w:t>
      </w:r>
      <w:r>
        <w:rPr>
          <w:w w:val="88"/>
        </w:rPr>
        <w:t>2</w:t>
      </w:r>
      <w:r>
        <w:rPr>
          <w:spacing w:val="17"/>
          <w:w w:val="88"/>
        </w:rPr>
        <w:t xml:space="preserve"> </w:t>
      </w:r>
      <w:r>
        <w:t>to</w:t>
      </w:r>
      <w:r>
        <w:rPr>
          <w:spacing w:val="8"/>
        </w:rPr>
        <w:t xml:space="preserve"> </w:t>
      </w:r>
      <w:r>
        <w:t>define</w:t>
      </w:r>
      <w:r>
        <w:rPr>
          <w:spacing w:val="-5"/>
        </w:rPr>
        <w:t xml:space="preserve"> </w:t>
      </w:r>
      <w:r>
        <w:t>material</w:t>
      </w:r>
      <w:r>
        <w:rPr>
          <w:spacing w:val="3"/>
        </w:rPr>
        <w:t xml:space="preserve"> </w:t>
      </w:r>
      <w:r>
        <w:t>properties</w:t>
      </w:r>
      <w:r>
        <w:rPr>
          <w:spacing w:val="2"/>
        </w:rPr>
        <w:t xml:space="preserve"> </w:t>
      </w:r>
      <w:r>
        <w:t>is</w:t>
      </w:r>
      <w:r>
        <w:rPr>
          <w:spacing w:val="9"/>
        </w:rPr>
        <w:t xml:space="preserve"> </w:t>
      </w:r>
      <w:r>
        <w:rPr>
          <w:spacing w:val="-5"/>
        </w:rPr>
        <w:t>v</w:t>
      </w:r>
      <w:r>
        <w:t>alid.</w:t>
      </w:r>
      <w:r>
        <w:rPr>
          <w:spacing w:val="37"/>
        </w:rPr>
        <w:t xml:space="preserve"> </w:t>
      </w:r>
      <w:r>
        <w:t>This</w:t>
      </w:r>
      <w:r>
        <w:rPr>
          <w:spacing w:val="6"/>
        </w:rPr>
        <w:t xml:space="preserve"> </w:t>
      </w:r>
      <w:proofErr w:type="spellStart"/>
      <w:r>
        <w:rPr>
          <w:spacing w:val="-3"/>
        </w:rPr>
        <w:t>e</w:t>
      </w:r>
      <w:r>
        <w:t>xperi</w:t>
      </w:r>
      <w:proofErr w:type="spellEnd"/>
      <w:r>
        <w:t>-</w:t>
      </w:r>
    </w:p>
    <w:p w:rsidR="00731615" w:rsidRDefault="00EE1D9C">
      <w:pPr>
        <w:spacing w:before="1" w:line="249" w:lineRule="auto"/>
        <w:ind w:left="112" w:right="86"/>
        <w:jc w:val="both"/>
      </w:pPr>
      <w:proofErr w:type="spellStart"/>
      <w:proofErr w:type="gramStart"/>
      <w:r>
        <w:t>ment</w:t>
      </w:r>
      <w:proofErr w:type="spellEnd"/>
      <w:proofErr w:type="gramEnd"/>
      <w:r>
        <w:rPr>
          <w:spacing w:val="-13"/>
        </w:rPr>
        <w:t xml:space="preserve"> </w:t>
      </w:r>
      <w:r>
        <w:rPr>
          <w:spacing w:val="-2"/>
        </w:rPr>
        <w:t>w</w:t>
      </w:r>
      <w:r>
        <w:t>as</w:t>
      </w:r>
      <w:r>
        <w:rPr>
          <w:spacing w:val="-12"/>
        </w:rPr>
        <w:t xml:space="preserve"> </w:t>
      </w:r>
      <w:r>
        <w:t>carried</w:t>
      </w:r>
      <w:r>
        <w:rPr>
          <w:spacing w:val="-15"/>
        </w:rPr>
        <w:t xml:space="preserve"> </w:t>
      </w:r>
      <w:r>
        <w:t>out</w:t>
      </w:r>
      <w:r>
        <w:rPr>
          <w:spacing w:val="-12"/>
        </w:rPr>
        <w:t xml:space="preserve"> </w:t>
      </w:r>
      <w:r>
        <w:t>in</w:t>
      </w:r>
      <w:r>
        <w:rPr>
          <w:spacing w:val="-11"/>
        </w:rPr>
        <w:t xml:space="preserve"> </w:t>
      </w:r>
      <w:r>
        <w:t>order</w:t>
      </w:r>
      <w:r>
        <w:rPr>
          <w:spacing w:val="-13"/>
        </w:rPr>
        <w:t xml:space="preserve"> </w:t>
      </w:r>
      <w:r>
        <w:t>to</w:t>
      </w:r>
      <w:r>
        <w:rPr>
          <w:spacing w:val="-11"/>
        </w:rPr>
        <w:t xml:space="preserve"> </w:t>
      </w:r>
      <w:r>
        <w:t>determine</w:t>
      </w:r>
      <w:r>
        <w:rPr>
          <w:spacing w:val="-17"/>
        </w:rPr>
        <w:t xml:space="preserve"> </w:t>
      </w:r>
      <w:r>
        <w:t>the</w:t>
      </w:r>
      <w:r>
        <w:rPr>
          <w:spacing w:val="-11"/>
        </w:rPr>
        <w:t xml:space="preserve"> </w:t>
      </w:r>
      <w:r>
        <w:rPr>
          <w:w w:val="96"/>
        </w:rPr>
        <w:t>effects</w:t>
      </w:r>
      <w:r>
        <w:rPr>
          <w:spacing w:val="-4"/>
          <w:w w:val="96"/>
        </w:rPr>
        <w:t xml:space="preserve"> </w:t>
      </w:r>
      <w:r>
        <w:t>of</w:t>
      </w:r>
      <w:r>
        <w:rPr>
          <w:spacing w:val="-11"/>
        </w:rPr>
        <w:t xml:space="preserve"> </w:t>
      </w:r>
      <w:r>
        <w:t>loading configuration</w:t>
      </w:r>
      <w:r>
        <w:rPr>
          <w:spacing w:val="-18"/>
        </w:rPr>
        <w:t xml:space="preserve"> </w:t>
      </w:r>
      <w:r>
        <w:t>on</w:t>
      </w:r>
      <w:r>
        <w:rPr>
          <w:spacing w:val="2"/>
        </w:rPr>
        <w:t xml:space="preserve"> </w:t>
      </w:r>
      <w:r>
        <w:t>the</w:t>
      </w:r>
      <w:r>
        <w:rPr>
          <w:spacing w:val="2"/>
        </w:rPr>
        <w:t xml:space="preserve"> </w:t>
      </w:r>
      <w:r>
        <w:t>structural</w:t>
      </w:r>
      <w:r>
        <w:rPr>
          <w:spacing w:val="-4"/>
        </w:rPr>
        <w:t xml:space="preserve"> </w:t>
      </w:r>
      <w:r>
        <w:t>performance</w:t>
      </w:r>
      <w:r>
        <w:rPr>
          <w:spacing w:val="-6"/>
        </w:rPr>
        <w:t xml:space="preserve"> </w:t>
      </w:r>
      <w:r>
        <w:t>of</w:t>
      </w:r>
      <w:r>
        <w:rPr>
          <w:spacing w:val="2"/>
        </w:rPr>
        <w:t xml:space="preserve"> </w:t>
      </w:r>
      <w:r>
        <w:t>FSW panels.</w:t>
      </w:r>
      <w:r>
        <w:rPr>
          <w:spacing w:val="19"/>
        </w:rPr>
        <w:t xml:space="preserve"> </w:t>
      </w:r>
      <w:r>
        <w:t>In particula</w:t>
      </w:r>
      <w:r>
        <w:rPr>
          <w:spacing w:val="-8"/>
        </w:rPr>
        <w:t>r</w:t>
      </w:r>
      <w:r>
        <w:t>,</w:t>
      </w:r>
      <w:r>
        <w:rPr>
          <w:spacing w:val="2"/>
        </w:rPr>
        <w:t xml:space="preserve"> </w:t>
      </w:r>
      <w:r>
        <w:t>the</w:t>
      </w:r>
      <w:r>
        <w:rPr>
          <w:spacing w:val="5"/>
        </w:rPr>
        <w:t xml:space="preserve"> </w:t>
      </w:r>
      <w:r>
        <w:t>plastic</w:t>
      </w:r>
      <w:r>
        <w:rPr>
          <w:spacing w:val="2"/>
        </w:rPr>
        <w:t xml:space="preserve"> </w:t>
      </w:r>
      <w:r>
        <w:t>strain</w:t>
      </w:r>
      <w:r>
        <w:rPr>
          <w:spacing w:val="3"/>
        </w:rPr>
        <w:t xml:space="preserve"> </w:t>
      </w:r>
      <w:r>
        <w:t>response of</w:t>
      </w:r>
      <w:r>
        <w:rPr>
          <w:spacing w:val="5"/>
        </w:rPr>
        <w:t xml:space="preserve"> </w:t>
      </w:r>
      <w:r>
        <w:t>welded</w:t>
      </w:r>
      <w:r>
        <w:rPr>
          <w:spacing w:val="1"/>
        </w:rPr>
        <w:t xml:space="preserve"> </w:t>
      </w:r>
      <w:r>
        <w:t>panels</w:t>
      </w:r>
      <w:r>
        <w:rPr>
          <w:spacing w:val="2"/>
        </w:rPr>
        <w:t xml:space="preserve"> </w:t>
      </w:r>
      <w:r>
        <w:t>subject to</w:t>
      </w:r>
      <w:r>
        <w:rPr>
          <w:spacing w:val="-2"/>
        </w:rPr>
        <w:t xml:space="preserve"> </w:t>
      </w:r>
      <w:r>
        <w:rPr>
          <w:spacing w:val="-3"/>
        </w:rPr>
        <w:t>e</w:t>
      </w:r>
      <w:r>
        <w:t>xplos</w:t>
      </w:r>
      <w:r>
        <w:rPr>
          <w:spacing w:val="-5"/>
        </w:rPr>
        <w:t>i</w:t>
      </w:r>
      <w:r>
        <w:rPr>
          <w:spacing w:val="-3"/>
        </w:rPr>
        <w:t>v</w:t>
      </w:r>
      <w:r>
        <w:t>e</w:t>
      </w:r>
      <w:r>
        <w:rPr>
          <w:spacing w:val="-8"/>
        </w:rPr>
        <w:t xml:space="preserve"> </w:t>
      </w:r>
      <w:r>
        <w:t>blast</w:t>
      </w:r>
      <w:r>
        <w:rPr>
          <w:spacing w:val="-4"/>
        </w:rPr>
        <w:t xml:space="preserve"> </w:t>
      </w:r>
      <w:r>
        <w:t>loading</w:t>
      </w:r>
      <w:r>
        <w:rPr>
          <w:spacing w:val="-6"/>
        </w:rPr>
        <w:t xml:space="preserve"> </w:t>
      </w:r>
      <w:r>
        <w:rPr>
          <w:spacing w:val="-2"/>
        </w:rPr>
        <w:t>w</w:t>
      </w:r>
      <w:r>
        <w:t>as</w:t>
      </w:r>
      <w:r>
        <w:rPr>
          <w:spacing w:val="-3"/>
        </w:rPr>
        <w:t xml:space="preserve"> </w:t>
      </w:r>
      <w:r>
        <w:t>of</w:t>
      </w:r>
      <w:r>
        <w:rPr>
          <w:spacing w:val="-2"/>
        </w:rPr>
        <w:t xml:space="preserve"> </w:t>
      </w:r>
      <w:r>
        <w:t>interest.</w:t>
      </w:r>
    </w:p>
    <w:p w:rsidR="00731615" w:rsidRDefault="00731615">
      <w:pPr>
        <w:spacing w:before="19" w:line="220" w:lineRule="exact"/>
        <w:rPr>
          <w:sz w:val="22"/>
          <w:szCs w:val="22"/>
        </w:rPr>
      </w:pPr>
    </w:p>
    <w:p w:rsidR="00731615" w:rsidRDefault="00EE1D9C">
      <w:pPr>
        <w:ind w:left="112" w:right="2069"/>
        <w:jc w:val="both"/>
      </w:pPr>
      <w:r>
        <w:t>3.2.1.</w:t>
      </w:r>
      <w:r>
        <w:rPr>
          <w:spacing w:val="45"/>
        </w:rPr>
        <w:t xml:space="preserve"> </w:t>
      </w:r>
      <w:r>
        <w:t>Blast</w:t>
      </w:r>
      <w:r>
        <w:rPr>
          <w:spacing w:val="-4"/>
        </w:rPr>
        <w:t xml:space="preserve"> </w:t>
      </w:r>
      <w:r>
        <w:rPr>
          <w:spacing w:val="-18"/>
        </w:rPr>
        <w:t>T</w:t>
      </w:r>
      <w:r>
        <w:t>esting</w:t>
      </w:r>
      <w:r>
        <w:rPr>
          <w:spacing w:val="-17"/>
        </w:rPr>
        <w:t xml:space="preserve"> </w:t>
      </w:r>
      <w:r>
        <w:t>of</w:t>
      </w:r>
      <w:r>
        <w:rPr>
          <w:spacing w:val="-12"/>
        </w:rPr>
        <w:t xml:space="preserve"> </w:t>
      </w:r>
      <w:r>
        <w:rPr>
          <w:w w:val="94"/>
        </w:rPr>
        <w:t>FSW</w:t>
      </w:r>
      <w:r>
        <w:rPr>
          <w:spacing w:val="3"/>
          <w:w w:val="94"/>
        </w:rPr>
        <w:t xml:space="preserve"> </w:t>
      </w:r>
      <w:r>
        <w:t>2139-T84</w:t>
      </w:r>
    </w:p>
    <w:p w:rsidR="00731615" w:rsidRDefault="00EE1D9C">
      <w:pPr>
        <w:spacing w:before="29" w:line="249" w:lineRule="auto"/>
        <w:ind w:left="112" w:right="40" w:firstLine="299"/>
        <w:jc w:val="both"/>
      </w:pPr>
      <w:r>
        <w:t>Bead</w:t>
      </w:r>
      <w:r>
        <w:rPr>
          <w:spacing w:val="-16"/>
        </w:rPr>
        <w:t xml:space="preserve"> </w:t>
      </w:r>
      <w:r>
        <w:t>on</w:t>
      </w:r>
      <w:r>
        <w:rPr>
          <w:spacing w:val="-14"/>
        </w:rPr>
        <w:t xml:space="preserve"> </w:t>
      </w:r>
      <w:r>
        <w:t>plate</w:t>
      </w:r>
      <w:r>
        <w:rPr>
          <w:spacing w:val="-16"/>
        </w:rPr>
        <w:t xml:space="preserve"> </w:t>
      </w:r>
      <w:r>
        <w:t>FSW</w:t>
      </w:r>
      <w:r>
        <w:rPr>
          <w:spacing w:val="-16"/>
        </w:rPr>
        <w:t xml:space="preserve"> </w:t>
      </w:r>
      <w:r>
        <w:rPr>
          <w:spacing w:val="-2"/>
        </w:rPr>
        <w:t>w</w:t>
      </w:r>
      <w:r>
        <w:t>as</w:t>
      </w:r>
      <w:r>
        <w:rPr>
          <w:spacing w:val="-15"/>
        </w:rPr>
        <w:t xml:space="preserve"> </w:t>
      </w:r>
      <w:r>
        <w:t>carried</w:t>
      </w:r>
      <w:r>
        <w:rPr>
          <w:spacing w:val="-18"/>
        </w:rPr>
        <w:t xml:space="preserve"> </w:t>
      </w:r>
      <w:r>
        <w:t>out</w:t>
      </w:r>
      <w:r>
        <w:rPr>
          <w:spacing w:val="-15"/>
        </w:rPr>
        <w:t xml:space="preserve"> </w:t>
      </w:r>
      <w:r>
        <w:t>on</w:t>
      </w:r>
      <w:r>
        <w:rPr>
          <w:spacing w:val="-14"/>
        </w:rPr>
        <w:t xml:space="preserve"> </w:t>
      </w:r>
      <w:r>
        <w:t>2139-T84</w:t>
      </w:r>
      <w:r>
        <w:rPr>
          <w:spacing w:val="-20"/>
        </w:rPr>
        <w:t xml:space="preserve"> </w:t>
      </w:r>
      <w:r>
        <w:t>all</w:t>
      </w:r>
      <w:r>
        <w:rPr>
          <w:spacing w:val="-2"/>
        </w:rPr>
        <w:t>o</w:t>
      </w:r>
      <w:r>
        <w:t>y</w:t>
      </w:r>
      <w:r>
        <w:rPr>
          <w:spacing w:val="-16"/>
        </w:rPr>
        <w:t xml:space="preserve"> </w:t>
      </w:r>
      <w:r>
        <w:t>where the</w:t>
      </w:r>
      <w:r>
        <w:rPr>
          <w:spacing w:val="4"/>
        </w:rPr>
        <w:t xml:space="preserve"> </w:t>
      </w:r>
      <w:r>
        <w:rPr>
          <w:spacing w:val="-2"/>
        </w:rPr>
        <w:t>w</w:t>
      </w:r>
      <w:r>
        <w:t>ork-piece</w:t>
      </w:r>
      <w:r>
        <w:rPr>
          <w:spacing w:val="-3"/>
        </w:rPr>
        <w:t xml:space="preserve"> </w:t>
      </w:r>
      <w:r>
        <w:t>dimensions</w:t>
      </w:r>
      <w:r>
        <w:rPr>
          <w:spacing w:val="-3"/>
        </w:rPr>
        <w:t xml:space="preserve"> </w:t>
      </w:r>
      <w:r>
        <w:t>are</w:t>
      </w:r>
      <w:r>
        <w:rPr>
          <w:spacing w:val="4"/>
        </w:rPr>
        <w:t xml:space="preserve"> </w:t>
      </w:r>
      <w:r>
        <w:t>1100x1100x12.7</w:t>
      </w:r>
      <w:r>
        <w:rPr>
          <w:spacing w:val="-8"/>
        </w:rPr>
        <w:t xml:space="preserve"> </w:t>
      </w:r>
      <w:r>
        <w:t>mm.</w:t>
      </w:r>
      <w:r>
        <w:rPr>
          <w:spacing w:val="25"/>
        </w:rPr>
        <w:t xml:space="preserve"> </w:t>
      </w:r>
      <w:proofErr w:type="gramStart"/>
      <w:r>
        <w:rPr>
          <w:spacing w:val="-16"/>
        </w:rPr>
        <w:t>W</w:t>
      </w:r>
      <w:r>
        <w:t>elding</w:t>
      </w:r>
      <w:proofErr w:type="gramEnd"/>
      <w:r>
        <w:t xml:space="preserve"> </w:t>
      </w:r>
      <w:r>
        <w:rPr>
          <w:spacing w:val="-2"/>
        </w:rPr>
        <w:t>w</w:t>
      </w:r>
      <w:r>
        <w:t>as</w:t>
      </w:r>
      <w:r>
        <w:rPr>
          <w:spacing w:val="13"/>
        </w:rPr>
        <w:t xml:space="preserve"> </w:t>
      </w:r>
      <w:r>
        <w:t>carried</w:t>
      </w:r>
      <w:r>
        <w:rPr>
          <w:spacing w:val="10"/>
        </w:rPr>
        <w:t xml:space="preserve"> </w:t>
      </w:r>
      <w:r>
        <w:t>out</w:t>
      </w:r>
      <w:r>
        <w:rPr>
          <w:spacing w:val="13"/>
        </w:rPr>
        <w:t xml:space="preserve"> </w:t>
      </w:r>
      <w:r>
        <w:t>with</w:t>
      </w:r>
      <w:r>
        <w:rPr>
          <w:spacing w:val="12"/>
        </w:rPr>
        <w:t xml:space="preserve"> </w:t>
      </w:r>
      <w:r>
        <w:t>a</w:t>
      </w:r>
      <w:r>
        <w:rPr>
          <w:spacing w:val="15"/>
        </w:rPr>
        <w:t xml:space="preserve"> </w:t>
      </w:r>
      <w:r>
        <w:t>co</w:t>
      </w:r>
      <w:r>
        <w:rPr>
          <w:spacing w:val="-8"/>
        </w:rPr>
        <w:t>n</w:t>
      </w:r>
      <w:r>
        <w:rPr>
          <w:spacing w:val="-3"/>
        </w:rPr>
        <w:t>v</w:t>
      </w:r>
      <w:r>
        <w:t>entional</w:t>
      </w:r>
      <w:r>
        <w:rPr>
          <w:spacing w:val="6"/>
        </w:rPr>
        <w:t xml:space="preserve"> </w:t>
      </w:r>
      <w:r>
        <w:t>tool</w:t>
      </w:r>
      <w:r>
        <w:rPr>
          <w:spacing w:val="13"/>
        </w:rPr>
        <w:t xml:space="preserve"> </w:t>
      </w:r>
      <w:r>
        <w:t>with</w:t>
      </w:r>
      <w:r>
        <w:rPr>
          <w:spacing w:val="12"/>
        </w:rPr>
        <w:t xml:space="preserve"> </w:t>
      </w:r>
      <w:proofErr w:type="spellStart"/>
      <w:r>
        <w:t>triflat</w:t>
      </w:r>
      <w:proofErr w:type="spellEnd"/>
      <w:r>
        <w:rPr>
          <w:spacing w:val="3"/>
        </w:rPr>
        <w:t xml:space="preserve"> </w:t>
      </w:r>
      <w:r>
        <w:t>pin</w:t>
      </w:r>
      <w:r>
        <w:rPr>
          <w:spacing w:val="13"/>
        </w:rPr>
        <w:t xml:space="preserve"> </w:t>
      </w:r>
      <w:r>
        <w:t>set</w:t>
      </w:r>
      <w:r>
        <w:rPr>
          <w:spacing w:val="14"/>
        </w:rPr>
        <w:t xml:space="preserve"> </w:t>
      </w:r>
      <w:r>
        <w:t>at</w:t>
      </w:r>
    </w:p>
    <w:p w:rsidR="00731615" w:rsidRDefault="00EE1D9C">
      <w:pPr>
        <w:spacing w:line="220" w:lineRule="exact"/>
        <w:ind w:left="112" w:right="91"/>
        <w:jc w:val="both"/>
      </w:pPr>
      <w:proofErr w:type="gramStart"/>
      <w:r>
        <w:t>a</w:t>
      </w:r>
      <w:proofErr w:type="gramEnd"/>
      <w:r>
        <w:rPr>
          <w:spacing w:val="14"/>
        </w:rPr>
        <w:t xml:space="preserve"> </w:t>
      </w:r>
      <w:r>
        <w:rPr>
          <w:w w:val="99"/>
        </w:rPr>
        <w:t>0.</w:t>
      </w:r>
      <w:r>
        <w:rPr>
          <w:rFonts w:ascii="Meiryo" w:eastAsia="Meiryo" w:hAnsi="Meiryo" w:cs="Meiryo"/>
          <w:w w:val="49"/>
          <w:position w:val="7"/>
          <w:sz w:val="14"/>
          <w:szCs w:val="14"/>
        </w:rPr>
        <w:t>◦</w:t>
      </w:r>
      <w:r>
        <w:rPr>
          <w:rFonts w:ascii="Meiryo" w:eastAsia="Meiryo" w:hAnsi="Meiryo" w:cs="Meiryo"/>
          <w:position w:val="7"/>
          <w:sz w:val="14"/>
          <w:szCs w:val="14"/>
        </w:rPr>
        <w:t xml:space="preserve"> </w:t>
      </w:r>
      <w:r>
        <w:rPr>
          <w:rFonts w:ascii="Meiryo" w:eastAsia="Meiryo" w:hAnsi="Meiryo" w:cs="Meiryo"/>
          <w:spacing w:val="-20"/>
          <w:position w:val="7"/>
          <w:sz w:val="14"/>
          <w:szCs w:val="14"/>
        </w:rPr>
        <w:t xml:space="preserve"> </w:t>
      </w:r>
      <w:r>
        <w:t>ra</w:t>
      </w:r>
      <w:r>
        <w:rPr>
          <w:spacing w:val="-2"/>
        </w:rPr>
        <w:t>k</w:t>
      </w:r>
      <w:r>
        <w:t>e</w:t>
      </w:r>
      <w:r>
        <w:rPr>
          <w:spacing w:val="12"/>
        </w:rPr>
        <w:t xml:space="preserve"> </w:t>
      </w:r>
      <w:r>
        <w:t xml:space="preserve">angle. </w:t>
      </w:r>
      <w:r>
        <w:rPr>
          <w:spacing w:val="1"/>
        </w:rPr>
        <w:t xml:space="preserve"> </w:t>
      </w:r>
      <w:r>
        <w:t>The</w:t>
      </w:r>
      <w:r>
        <w:rPr>
          <w:spacing w:val="12"/>
        </w:rPr>
        <w:t xml:space="preserve"> </w:t>
      </w:r>
      <w:r>
        <w:t>tool</w:t>
      </w:r>
      <w:r>
        <w:rPr>
          <w:spacing w:val="12"/>
        </w:rPr>
        <w:t xml:space="preserve"> </w:t>
      </w:r>
      <w:r>
        <w:t>dimensions</w:t>
      </w:r>
      <w:r>
        <w:rPr>
          <w:spacing w:val="6"/>
        </w:rPr>
        <w:t xml:space="preserve"> </w:t>
      </w:r>
      <w:r>
        <w:t>were:</w:t>
      </w:r>
      <w:r>
        <w:rPr>
          <w:spacing w:val="38"/>
        </w:rPr>
        <w:t xml:space="preserve"> </w:t>
      </w:r>
      <w:r>
        <w:t>29</w:t>
      </w:r>
      <w:r>
        <w:rPr>
          <w:spacing w:val="13"/>
        </w:rPr>
        <w:t xml:space="preserve"> </w:t>
      </w:r>
      <w:r>
        <w:t>mm</w:t>
      </w:r>
      <w:r>
        <w:rPr>
          <w:spacing w:val="12"/>
        </w:rPr>
        <w:t xml:space="preserve"> </w:t>
      </w:r>
      <w:r>
        <w:t>shoulder</w:t>
      </w:r>
    </w:p>
    <w:p w:rsidR="00731615" w:rsidRDefault="00EE1D9C">
      <w:pPr>
        <w:spacing w:line="220" w:lineRule="exact"/>
        <w:ind w:left="112" w:right="91"/>
        <w:jc w:val="both"/>
      </w:pPr>
      <w:proofErr w:type="gramStart"/>
      <w:r>
        <w:t>diameter</w:t>
      </w:r>
      <w:proofErr w:type="gramEnd"/>
      <w:r>
        <w:t>;</w:t>
      </w:r>
      <w:r>
        <w:rPr>
          <w:spacing w:val="20"/>
        </w:rPr>
        <w:t xml:space="preserve"> </w:t>
      </w:r>
      <w:r>
        <w:rPr>
          <w:w w:val="99"/>
        </w:rPr>
        <w:t>4</w:t>
      </w:r>
      <w:r>
        <w:rPr>
          <w:rFonts w:ascii="Meiryo" w:eastAsia="Meiryo" w:hAnsi="Meiryo" w:cs="Meiryo"/>
          <w:w w:val="49"/>
          <w:position w:val="7"/>
          <w:sz w:val="14"/>
          <w:szCs w:val="14"/>
        </w:rPr>
        <w:t>◦</w:t>
      </w:r>
      <w:r>
        <w:rPr>
          <w:rFonts w:ascii="Meiryo" w:eastAsia="Meiryo" w:hAnsi="Meiryo" w:cs="Meiryo"/>
          <w:position w:val="7"/>
          <w:sz w:val="14"/>
          <w:szCs w:val="14"/>
        </w:rPr>
        <w:t xml:space="preserve"> </w:t>
      </w:r>
      <w:r>
        <w:rPr>
          <w:rFonts w:ascii="Meiryo" w:eastAsia="Meiryo" w:hAnsi="Meiryo" w:cs="Meiryo"/>
          <w:spacing w:val="-17"/>
          <w:position w:val="7"/>
          <w:sz w:val="14"/>
          <w:szCs w:val="14"/>
        </w:rPr>
        <w:t xml:space="preserve"> </w:t>
      </w:r>
      <w:r>
        <w:t>shoulder</w:t>
      </w:r>
      <w:r>
        <w:rPr>
          <w:spacing w:val="11"/>
        </w:rPr>
        <w:t xml:space="preserve"> </w:t>
      </w:r>
      <w:r>
        <w:t>conc</w:t>
      </w:r>
      <w:r>
        <w:rPr>
          <w:spacing w:val="-4"/>
        </w:rPr>
        <w:t>a</w:t>
      </w:r>
      <w:r>
        <w:rPr>
          <w:spacing w:val="-3"/>
        </w:rPr>
        <w:t>v</w:t>
      </w:r>
      <w:r>
        <w:t>e</w:t>
      </w:r>
      <w:r>
        <w:rPr>
          <w:spacing w:val="11"/>
        </w:rPr>
        <w:t xml:space="preserve"> </w:t>
      </w:r>
      <w:r>
        <w:t>angle;</w:t>
      </w:r>
      <w:r>
        <w:rPr>
          <w:spacing w:val="22"/>
        </w:rPr>
        <w:t xml:space="preserve"> </w:t>
      </w:r>
      <w:r>
        <w:t>14</w:t>
      </w:r>
      <w:r>
        <w:rPr>
          <w:spacing w:val="16"/>
        </w:rPr>
        <w:t xml:space="preserve"> </w:t>
      </w:r>
      <w:r>
        <w:t>mm</w:t>
      </w:r>
      <w:r>
        <w:rPr>
          <w:spacing w:val="15"/>
        </w:rPr>
        <w:t xml:space="preserve"> </w:t>
      </w:r>
      <w:r>
        <w:t>pin</w:t>
      </w:r>
      <w:r>
        <w:rPr>
          <w:spacing w:val="15"/>
        </w:rPr>
        <w:t xml:space="preserve"> </w:t>
      </w:r>
      <w:r>
        <w:t>root</w:t>
      </w:r>
      <w:r>
        <w:rPr>
          <w:spacing w:val="15"/>
        </w:rPr>
        <w:t xml:space="preserve"> </w:t>
      </w:r>
      <w:proofErr w:type="spellStart"/>
      <w:r>
        <w:t>diame</w:t>
      </w:r>
      <w:proofErr w:type="spellEnd"/>
      <w:r>
        <w:t>-</w:t>
      </w:r>
    </w:p>
    <w:p w:rsidR="00731615" w:rsidRDefault="00EE1D9C">
      <w:pPr>
        <w:spacing w:before="77" w:line="152" w:lineRule="auto"/>
        <w:ind w:left="112" w:right="72"/>
        <w:jc w:val="both"/>
      </w:pPr>
      <w:proofErr w:type="spellStart"/>
      <w:proofErr w:type="gramStart"/>
      <w:r>
        <w:t>ter</w:t>
      </w:r>
      <w:proofErr w:type="spellEnd"/>
      <w:proofErr w:type="gramEnd"/>
      <w:r>
        <w:t>;</w:t>
      </w:r>
      <w:r>
        <w:rPr>
          <w:spacing w:val="14"/>
        </w:rPr>
        <w:t xml:space="preserve"> </w:t>
      </w:r>
      <w:r>
        <w:t>11.6</w:t>
      </w:r>
      <w:r>
        <w:rPr>
          <w:spacing w:val="3"/>
        </w:rPr>
        <w:t xml:space="preserve"> </w:t>
      </w:r>
      <w:r>
        <w:t>mm</w:t>
      </w:r>
      <w:r>
        <w:rPr>
          <w:spacing w:val="3"/>
        </w:rPr>
        <w:t xml:space="preserve"> </w:t>
      </w:r>
      <w:r>
        <w:t>pin</w:t>
      </w:r>
      <w:r>
        <w:rPr>
          <w:spacing w:val="4"/>
        </w:rPr>
        <w:t xml:space="preserve"> </w:t>
      </w:r>
      <w:r>
        <w:t>height;</w:t>
      </w:r>
      <w:r>
        <w:rPr>
          <w:spacing w:val="11"/>
        </w:rPr>
        <w:t xml:space="preserve"> </w:t>
      </w:r>
      <w:r>
        <w:t>4.5</w:t>
      </w:r>
      <w:r>
        <w:rPr>
          <w:spacing w:val="4"/>
        </w:rPr>
        <w:t xml:space="preserve"> </w:t>
      </w:r>
      <w:r>
        <w:t>mm</w:t>
      </w:r>
      <w:r>
        <w:rPr>
          <w:spacing w:val="3"/>
        </w:rPr>
        <w:t xml:space="preserve"> </w:t>
      </w:r>
      <w:r>
        <w:t>pin</w:t>
      </w:r>
      <w:r>
        <w:rPr>
          <w:spacing w:val="4"/>
        </w:rPr>
        <w:t xml:space="preserve"> </w:t>
      </w:r>
      <w:r>
        <w:t>tip</w:t>
      </w:r>
      <w:r>
        <w:rPr>
          <w:spacing w:val="4"/>
        </w:rPr>
        <w:t xml:space="preserve"> </w:t>
      </w:r>
      <w:r>
        <w:t>diamete</w:t>
      </w:r>
      <w:r>
        <w:rPr>
          <w:spacing w:val="-11"/>
        </w:rPr>
        <w:t>r</w:t>
      </w:r>
      <w:r>
        <w:t>.  The</w:t>
      </w:r>
      <w:r>
        <w:rPr>
          <w:spacing w:val="3"/>
        </w:rPr>
        <w:t xml:space="preserve"> </w:t>
      </w:r>
      <w:r>
        <w:t>weld settings</w:t>
      </w:r>
      <w:r>
        <w:rPr>
          <w:spacing w:val="-7"/>
        </w:rPr>
        <w:t xml:space="preserve"> </w:t>
      </w:r>
      <w:r>
        <w:t>were:</w:t>
      </w:r>
      <w:r>
        <w:rPr>
          <w:spacing w:val="7"/>
        </w:rPr>
        <w:t xml:space="preserve"> </w:t>
      </w:r>
      <w:r>
        <w:t>200</w:t>
      </w:r>
      <w:r>
        <w:rPr>
          <w:spacing w:val="-4"/>
        </w:rPr>
        <w:t xml:space="preserve"> </w:t>
      </w:r>
      <w:r>
        <w:rPr>
          <w:w w:val="92"/>
        </w:rPr>
        <w:t>mm</w:t>
      </w:r>
      <w:r>
        <w:rPr>
          <w:spacing w:val="-6"/>
          <w:w w:val="92"/>
        </w:rPr>
        <w:t xml:space="preserve"> </w:t>
      </w:r>
      <w:r>
        <w:rPr>
          <w:w w:val="92"/>
        </w:rPr>
        <w:t>min</w:t>
      </w:r>
      <w:r>
        <w:rPr>
          <w:rFonts w:ascii="Meiryo" w:eastAsia="Meiryo" w:hAnsi="Meiryo" w:cs="Meiryo"/>
          <w:w w:val="92"/>
          <w:position w:val="7"/>
          <w:sz w:val="14"/>
          <w:szCs w:val="14"/>
        </w:rPr>
        <w:t>−</w:t>
      </w:r>
      <w:r>
        <w:rPr>
          <w:w w:val="92"/>
          <w:position w:val="7"/>
          <w:sz w:val="14"/>
          <w:szCs w:val="14"/>
        </w:rPr>
        <w:t>1</w:t>
      </w:r>
      <w:r>
        <w:rPr>
          <w:spacing w:val="28"/>
          <w:w w:val="92"/>
          <w:position w:val="7"/>
          <w:sz w:val="14"/>
          <w:szCs w:val="14"/>
        </w:rPr>
        <w:t xml:space="preserve"> </w:t>
      </w:r>
      <w:r>
        <w:t>tr</w:t>
      </w:r>
      <w:r>
        <w:rPr>
          <w:spacing w:val="-4"/>
        </w:rPr>
        <w:t>a</w:t>
      </w:r>
      <w:r>
        <w:rPr>
          <w:spacing w:val="-3"/>
        </w:rPr>
        <w:t>v</w:t>
      </w:r>
      <w:r>
        <w:t>erse</w:t>
      </w:r>
      <w:r>
        <w:rPr>
          <w:spacing w:val="-7"/>
        </w:rPr>
        <w:t xml:space="preserve"> </w:t>
      </w:r>
      <w:r>
        <w:t>speed;</w:t>
      </w:r>
      <w:r>
        <w:rPr>
          <w:spacing w:val="-6"/>
        </w:rPr>
        <w:t xml:space="preserve"> </w:t>
      </w:r>
      <w:r>
        <w:t>400</w:t>
      </w:r>
      <w:r>
        <w:rPr>
          <w:spacing w:val="-4"/>
        </w:rPr>
        <w:t xml:space="preserve"> </w:t>
      </w:r>
      <w:r>
        <w:t>RPM</w:t>
      </w:r>
      <w:r>
        <w:rPr>
          <w:spacing w:val="-5"/>
        </w:rPr>
        <w:t xml:space="preserve"> </w:t>
      </w:r>
      <w:r>
        <w:t>rotation</w:t>
      </w:r>
    </w:p>
    <w:p w:rsidR="00731615" w:rsidRDefault="00EE1D9C">
      <w:pPr>
        <w:spacing w:before="25" w:line="249" w:lineRule="auto"/>
        <w:ind w:left="112" w:right="86"/>
        <w:jc w:val="both"/>
      </w:pPr>
      <w:proofErr w:type="gramStart"/>
      <w:r>
        <w:t>speed</w:t>
      </w:r>
      <w:proofErr w:type="gramEnd"/>
      <w:r>
        <w:t>;</w:t>
      </w:r>
      <w:r>
        <w:rPr>
          <w:spacing w:val="4"/>
        </w:rPr>
        <w:t xml:space="preserve"> </w:t>
      </w:r>
      <w:r>
        <w:t>55</w:t>
      </w:r>
      <w:r>
        <w:rPr>
          <w:spacing w:val="4"/>
        </w:rPr>
        <w:t xml:space="preserve"> </w:t>
      </w:r>
      <w:proofErr w:type="spellStart"/>
      <w:r>
        <w:t>kN</w:t>
      </w:r>
      <w:proofErr w:type="spellEnd"/>
      <w:r>
        <w:rPr>
          <w:spacing w:val="4"/>
        </w:rPr>
        <w:t xml:space="preserve"> </w:t>
      </w:r>
      <w:proofErr w:type="spellStart"/>
      <w:r>
        <w:t>d</w:t>
      </w:r>
      <w:r>
        <w:rPr>
          <w:spacing w:val="-5"/>
        </w:rPr>
        <w:t>o</w:t>
      </w:r>
      <w:r>
        <w:t>wnforce</w:t>
      </w:r>
      <w:proofErr w:type="spellEnd"/>
      <w:r>
        <w:t>.</w:t>
      </w:r>
      <w:r>
        <w:rPr>
          <w:spacing w:val="23"/>
        </w:rPr>
        <w:t xml:space="preserve"> </w:t>
      </w:r>
      <w:r>
        <w:t>The</w:t>
      </w:r>
      <w:r>
        <w:rPr>
          <w:spacing w:val="2"/>
        </w:rPr>
        <w:t xml:space="preserve"> </w:t>
      </w:r>
      <w:r>
        <w:t>welds</w:t>
      </w:r>
      <w:r>
        <w:rPr>
          <w:spacing w:val="1"/>
        </w:rPr>
        <w:t xml:space="preserve"> </w:t>
      </w:r>
      <w:r>
        <w:t>were</w:t>
      </w:r>
      <w:r>
        <w:rPr>
          <w:spacing w:val="3"/>
        </w:rPr>
        <w:t xml:space="preserve"> </w:t>
      </w:r>
      <w:r>
        <w:t>carried out</w:t>
      </w:r>
      <w:r>
        <w:rPr>
          <w:spacing w:val="3"/>
        </w:rPr>
        <w:t xml:space="preserve"> </w:t>
      </w:r>
      <w:r>
        <w:t>with</w:t>
      </w:r>
      <w:r>
        <w:rPr>
          <w:spacing w:val="2"/>
        </w:rPr>
        <w:t xml:space="preserve"> </w:t>
      </w:r>
      <w:r>
        <w:t>the tool</w:t>
      </w:r>
      <w:r>
        <w:rPr>
          <w:spacing w:val="3"/>
        </w:rPr>
        <w:t xml:space="preserve"> </w:t>
      </w:r>
      <w:r>
        <w:t>in</w:t>
      </w:r>
      <w:r>
        <w:rPr>
          <w:spacing w:val="5"/>
        </w:rPr>
        <w:t xml:space="preserve"> </w:t>
      </w:r>
      <w:r>
        <w:t>force</w:t>
      </w:r>
      <w:r>
        <w:rPr>
          <w:spacing w:val="2"/>
        </w:rPr>
        <w:t xml:space="preserve"> </w:t>
      </w:r>
      <w:r>
        <w:t>control</w:t>
      </w:r>
      <w:r>
        <w:rPr>
          <w:spacing w:val="1"/>
        </w:rPr>
        <w:t xml:space="preserve"> </w:t>
      </w:r>
      <w:r>
        <w:t>mode.</w:t>
      </w:r>
      <w:r>
        <w:rPr>
          <w:spacing w:val="27"/>
        </w:rPr>
        <w:t xml:space="preserve"> </w:t>
      </w:r>
      <w:r>
        <w:t>The</w:t>
      </w:r>
      <w:r>
        <w:rPr>
          <w:spacing w:val="4"/>
        </w:rPr>
        <w:t xml:space="preserve"> </w:t>
      </w:r>
      <w:r>
        <w:t>welded panels</w:t>
      </w:r>
      <w:r>
        <w:rPr>
          <w:spacing w:val="2"/>
        </w:rPr>
        <w:t xml:space="preserve"> </w:t>
      </w:r>
      <w:r>
        <w:t>were</w:t>
      </w:r>
      <w:r>
        <w:rPr>
          <w:spacing w:val="2"/>
        </w:rPr>
        <w:t xml:space="preserve"> </w:t>
      </w:r>
      <w:r>
        <w:t>machined to</w:t>
      </w:r>
      <w:r>
        <w:rPr>
          <w:spacing w:val="11"/>
        </w:rPr>
        <w:t xml:space="preserve"> </w:t>
      </w:r>
      <w:r>
        <w:t>1000x1000x12.7</w:t>
      </w:r>
      <w:r>
        <w:rPr>
          <w:spacing w:val="-1"/>
        </w:rPr>
        <w:t xml:space="preserve"> </w:t>
      </w:r>
      <w:r>
        <w:t>mm</w:t>
      </w:r>
      <w:r>
        <w:rPr>
          <w:spacing w:val="11"/>
        </w:rPr>
        <w:t xml:space="preserve"> </w:t>
      </w:r>
      <w:r>
        <w:t>and</w:t>
      </w:r>
      <w:r>
        <w:rPr>
          <w:spacing w:val="10"/>
        </w:rPr>
        <w:t xml:space="preserve"> </w:t>
      </w:r>
      <w:r>
        <w:t>the</w:t>
      </w:r>
      <w:r>
        <w:rPr>
          <w:spacing w:val="12"/>
        </w:rPr>
        <w:t xml:space="preserve"> </w:t>
      </w:r>
      <w:r>
        <w:t>weld</w:t>
      </w:r>
      <w:r>
        <w:rPr>
          <w:spacing w:val="9"/>
        </w:rPr>
        <w:t xml:space="preserve"> </w:t>
      </w:r>
      <w:r>
        <w:t>flash</w:t>
      </w:r>
      <w:r>
        <w:rPr>
          <w:spacing w:val="-2"/>
        </w:rPr>
        <w:t xml:space="preserve"> </w:t>
      </w:r>
      <w:r>
        <w:t>and</w:t>
      </w:r>
      <w:r>
        <w:rPr>
          <w:spacing w:val="10"/>
        </w:rPr>
        <w:t xml:space="preserve"> </w:t>
      </w:r>
      <w:r>
        <w:t>top</w:t>
      </w:r>
      <w:r>
        <w:rPr>
          <w:spacing w:val="11"/>
        </w:rPr>
        <w:t xml:space="preserve"> </w:t>
      </w:r>
      <w:r>
        <w:t>sur</w:t>
      </w:r>
      <w:r>
        <w:rPr>
          <w:spacing w:val="-2"/>
        </w:rPr>
        <w:t>f</w:t>
      </w:r>
      <w:r>
        <w:t>ace</w:t>
      </w:r>
      <w:r>
        <w:rPr>
          <w:spacing w:val="7"/>
        </w:rPr>
        <w:t xml:space="preserve"> </w:t>
      </w:r>
      <w:r>
        <w:t>of the</w:t>
      </w:r>
      <w:r>
        <w:rPr>
          <w:spacing w:val="-11"/>
        </w:rPr>
        <w:t xml:space="preserve"> </w:t>
      </w:r>
      <w:r>
        <w:t>plate</w:t>
      </w:r>
      <w:r>
        <w:rPr>
          <w:spacing w:val="-13"/>
        </w:rPr>
        <w:t xml:space="preserve"> </w:t>
      </w:r>
      <w:r>
        <w:rPr>
          <w:spacing w:val="-2"/>
        </w:rPr>
        <w:t>w</w:t>
      </w:r>
      <w:r>
        <w:t>as</w:t>
      </w:r>
      <w:r>
        <w:rPr>
          <w:spacing w:val="-12"/>
        </w:rPr>
        <w:t xml:space="preserve"> </w:t>
      </w:r>
      <w:r>
        <w:t>subsequently</w:t>
      </w:r>
      <w:r>
        <w:rPr>
          <w:spacing w:val="-19"/>
        </w:rPr>
        <w:t xml:space="preserve"> </w:t>
      </w:r>
      <w:r>
        <w:t>machined</w:t>
      </w:r>
      <w:r>
        <w:rPr>
          <w:spacing w:val="-17"/>
        </w:rPr>
        <w:t xml:space="preserve"> </w:t>
      </w:r>
      <w:r>
        <w:t>to</w:t>
      </w:r>
      <w:r>
        <w:rPr>
          <w:spacing w:val="-11"/>
        </w:rPr>
        <w:t xml:space="preserve"> </w:t>
      </w:r>
      <w:r>
        <w:t>a</w:t>
      </w:r>
      <w:r>
        <w:rPr>
          <w:spacing w:val="-10"/>
        </w:rPr>
        <w:t xml:space="preserve"> </w:t>
      </w:r>
      <w:r>
        <w:rPr>
          <w:w w:val="96"/>
        </w:rPr>
        <w:t>final</w:t>
      </w:r>
      <w:r>
        <w:rPr>
          <w:spacing w:val="-7"/>
          <w:w w:val="96"/>
        </w:rPr>
        <w:t xml:space="preserve"> </w:t>
      </w:r>
      <w:r>
        <w:t>thickness</w:t>
      </w:r>
      <w:r>
        <w:rPr>
          <w:spacing w:val="-16"/>
        </w:rPr>
        <w:t xml:space="preserve"> </w:t>
      </w:r>
      <w:r>
        <w:t>of</w:t>
      </w:r>
      <w:r>
        <w:rPr>
          <w:spacing w:val="-11"/>
        </w:rPr>
        <w:t xml:space="preserve"> </w:t>
      </w:r>
      <w:r>
        <w:t>12.2 mm.  2139</w:t>
      </w:r>
      <w:r>
        <w:rPr>
          <w:spacing w:val="10"/>
        </w:rPr>
        <w:t xml:space="preserve"> </w:t>
      </w:r>
      <w:r>
        <w:t>in</w:t>
      </w:r>
      <w:r>
        <w:rPr>
          <w:spacing w:val="12"/>
        </w:rPr>
        <w:t xml:space="preserve"> </w:t>
      </w:r>
      <w:r>
        <w:t>the</w:t>
      </w:r>
      <w:r>
        <w:rPr>
          <w:spacing w:val="12"/>
        </w:rPr>
        <w:t xml:space="preserve"> </w:t>
      </w:r>
      <w:r>
        <w:t>T84</w:t>
      </w:r>
      <w:r>
        <w:rPr>
          <w:spacing w:val="11"/>
        </w:rPr>
        <w:t xml:space="preserve"> </w:t>
      </w:r>
      <w:r>
        <w:t>condition</w:t>
      </w:r>
      <w:r>
        <w:rPr>
          <w:spacing w:val="6"/>
        </w:rPr>
        <w:t xml:space="preserve"> </w:t>
      </w:r>
      <w:r>
        <w:t>differs</w:t>
      </w:r>
      <w:r>
        <w:rPr>
          <w:spacing w:val="-5"/>
        </w:rPr>
        <w:t xml:space="preserve"> </w:t>
      </w:r>
      <w:r>
        <w:t>from</w:t>
      </w:r>
      <w:r>
        <w:rPr>
          <w:spacing w:val="10"/>
        </w:rPr>
        <w:t xml:space="preserve"> </w:t>
      </w:r>
      <w:r>
        <w:t>the</w:t>
      </w:r>
      <w:r>
        <w:rPr>
          <w:spacing w:val="12"/>
        </w:rPr>
        <w:t xml:space="preserve"> </w:t>
      </w:r>
      <w:r>
        <w:t>T8</w:t>
      </w:r>
      <w:r>
        <w:rPr>
          <w:spacing w:val="12"/>
        </w:rPr>
        <w:t xml:space="preserve"> </w:t>
      </w:r>
      <w:r>
        <w:t>condition since</w:t>
      </w:r>
      <w:r>
        <w:rPr>
          <w:spacing w:val="4"/>
        </w:rPr>
        <w:t xml:space="preserve"> </w:t>
      </w:r>
      <w:r>
        <w:t>there</w:t>
      </w:r>
      <w:r>
        <w:rPr>
          <w:spacing w:val="4"/>
        </w:rPr>
        <w:t xml:space="preserve"> </w:t>
      </w:r>
      <w:r>
        <w:t>is</w:t>
      </w:r>
      <w:r>
        <w:rPr>
          <w:spacing w:val="7"/>
        </w:rPr>
        <w:t xml:space="preserve"> </w:t>
      </w:r>
      <w:r>
        <w:t>no</w:t>
      </w:r>
      <w:r>
        <w:rPr>
          <w:spacing w:val="6"/>
        </w:rPr>
        <w:t xml:space="preserve"> </w:t>
      </w:r>
      <w:r>
        <w:t>pre-aging stretching process;</w:t>
      </w:r>
      <w:r>
        <w:rPr>
          <w:spacing w:val="6"/>
        </w:rPr>
        <w:t xml:space="preserve"> </w:t>
      </w:r>
      <w:r>
        <w:t>this</w:t>
      </w:r>
      <w:r>
        <w:rPr>
          <w:spacing w:val="5"/>
        </w:rPr>
        <w:t xml:space="preserve"> </w:t>
      </w:r>
      <w:r>
        <w:t>reduces</w:t>
      </w:r>
      <w:r>
        <w:rPr>
          <w:spacing w:val="2"/>
        </w:rPr>
        <w:t xml:space="preserve"> </w:t>
      </w:r>
      <w:r>
        <w:t>the dislocation</w:t>
      </w:r>
      <w:r>
        <w:rPr>
          <w:spacing w:val="-7"/>
        </w:rPr>
        <w:t xml:space="preserve"> </w:t>
      </w:r>
      <w:r>
        <w:t>density</w:t>
      </w:r>
      <w:r>
        <w:rPr>
          <w:spacing w:val="-4"/>
        </w:rPr>
        <w:t xml:space="preserve"> </w:t>
      </w:r>
      <w:r>
        <w:t>of the T84</w:t>
      </w:r>
      <w:r>
        <w:rPr>
          <w:spacing w:val="-1"/>
        </w:rPr>
        <w:t xml:space="preserve"> </w:t>
      </w:r>
      <w:r>
        <w:t>condition.</w:t>
      </w:r>
      <w:r>
        <w:rPr>
          <w:spacing w:val="11"/>
        </w:rPr>
        <w:t xml:space="preserve"> </w:t>
      </w:r>
      <w:r>
        <w:t>T84</w:t>
      </w:r>
      <w:r>
        <w:rPr>
          <w:spacing w:val="-1"/>
        </w:rPr>
        <w:t xml:space="preserve"> </w:t>
      </w:r>
      <w:r>
        <w:t>material</w:t>
      </w:r>
      <w:r>
        <w:rPr>
          <w:spacing w:val="-5"/>
        </w:rPr>
        <w:t xml:space="preserve"> </w:t>
      </w:r>
      <w:r>
        <w:rPr>
          <w:spacing w:val="-3"/>
        </w:rPr>
        <w:t>e</w:t>
      </w:r>
      <w:r>
        <w:t>xhibits impr</w:t>
      </w:r>
      <w:r>
        <w:rPr>
          <w:spacing w:val="-3"/>
        </w:rPr>
        <w:t>ov</w:t>
      </w:r>
      <w:r>
        <w:t>ed ductility</w:t>
      </w:r>
      <w:r>
        <w:rPr>
          <w:spacing w:val="1"/>
        </w:rPr>
        <w:t xml:space="preserve"> </w:t>
      </w:r>
      <w:r>
        <w:t>and</w:t>
      </w:r>
      <w:r>
        <w:rPr>
          <w:spacing w:val="5"/>
        </w:rPr>
        <w:t xml:space="preserve"> </w:t>
      </w:r>
      <w:r>
        <w:t>slightly</w:t>
      </w:r>
      <w:r>
        <w:rPr>
          <w:spacing w:val="2"/>
        </w:rPr>
        <w:t xml:space="preserve"> </w:t>
      </w:r>
      <w:r>
        <w:t>l</w:t>
      </w:r>
      <w:r>
        <w:rPr>
          <w:spacing w:val="-5"/>
        </w:rPr>
        <w:t>o</w:t>
      </w:r>
      <w:r>
        <w:t>wer</w:t>
      </w:r>
      <w:r>
        <w:rPr>
          <w:spacing w:val="3"/>
        </w:rPr>
        <w:t xml:space="preserve"> </w:t>
      </w:r>
      <w:r>
        <w:t>yield</w:t>
      </w:r>
      <w:r>
        <w:rPr>
          <w:spacing w:val="4"/>
        </w:rPr>
        <w:t xml:space="preserve"> </w:t>
      </w:r>
      <w:r>
        <w:t>stress</w:t>
      </w:r>
      <w:r>
        <w:rPr>
          <w:spacing w:val="3"/>
        </w:rPr>
        <w:t xml:space="preserve"> </w:t>
      </w:r>
      <w:r>
        <w:t>compared to the</w:t>
      </w:r>
      <w:r>
        <w:rPr>
          <w:spacing w:val="6"/>
        </w:rPr>
        <w:t xml:space="preserve"> </w:t>
      </w:r>
      <w:r>
        <w:t>T8</w:t>
      </w:r>
      <w:r>
        <w:rPr>
          <w:spacing w:val="6"/>
        </w:rPr>
        <w:t xml:space="preserve"> </w:t>
      </w:r>
      <w:r>
        <w:t>condition,</w:t>
      </w:r>
      <w:r>
        <w:rPr>
          <w:spacing w:val="7"/>
        </w:rPr>
        <w:t xml:space="preserve"> </w:t>
      </w:r>
      <w:r>
        <w:rPr>
          <w:spacing w:val="-4"/>
        </w:rPr>
        <w:t>b</w:t>
      </w:r>
      <w:r>
        <w:t>ut</w:t>
      </w:r>
      <w:r>
        <w:rPr>
          <w:spacing w:val="5"/>
        </w:rPr>
        <w:t xml:space="preserve"> </w:t>
      </w:r>
      <w:r>
        <w:t>in</w:t>
      </w:r>
      <w:r>
        <w:rPr>
          <w:spacing w:val="6"/>
        </w:rPr>
        <w:t xml:space="preserve"> </w:t>
      </w:r>
      <w:r>
        <w:t>general</w:t>
      </w:r>
      <w:r>
        <w:rPr>
          <w:spacing w:val="2"/>
        </w:rPr>
        <w:t xml:space="preserve"> </w:t>
      </w:r>
      <w:r>
        <w:t>the</w:t>
      </w:r>
      <w:r>
        <w:rPr>
          <w:spacing w:val="6"/>
        </w:rPr>
        <w:t xml:space="preserve"> </w:t>
      </w:r>
      <w:r>
        <w:rPr>
          <w:spacing w:val="-4"/>
        </w:rPr>
        <w:t>b</w:t>
      </w:r>
      <w:r>
        <w:t>ulk</w:t>
      </w:r>
      <w:r>
        <w:rPr>
          <w:spacing w:val="4"/>
        </w:rPr>
        <w:t xml:space="preserve"> </w:t>
      </w:r>
      <w:r>
        <w:t>properties are</w:t>
      </w:r>
      <w:r>
        <w:rPr>
          <w:spacing w:val="6"/>
        </w:rPr>
        <w:t xml:space="preserve"> </w:t>
      </w:r>
      <w:r>
        <w:rPr>
          <w:spacing w:val="-3"/>
        </w:rPr>
        <w:t>v</w:t>
      </w:r>
      <w:r>
        <w:t>ery similar</w:t>
      </w:r>
      <w:r>
        <w:rPr>
          <w:spacing w:val="1"/>
        </w:rPr>
        <w:t xml:space="preserve"> </w:t>
      </w:r>
      <w:r>
        <w:t>due</w:t>
      </w:r>
      <w:r>
        <w:rPr>
          <w:spacing w:val="4"/>
        </w:rPr>
        <w:t xml:space="preserve"> </w:t>
      </w:r>
      <w:r>
        <w:t>to</w:t>
      </w:r>
      <w:r>
        <w:rPr>
          <w:spacing w:val="5"/>
        </w:rPr>
        <w:t xml:space="preserve"> </w:t>
      </w:r>
      <w:r>
        <w:t>the</w:t>
      </w:r>
      <w:r>
        <w:rPr>
          <w:spacing w:val="5"/>
        </w:rPr>
        <w:t xml:space="preserve"> </w:t>
      </w:r>
      <w:r>
        <w:t>dominance</w:t>
      </w:r>
      <w:r>
        <w:rPr>
          <w:spacing w:val="-2"/>
        </w:rPr>
        <w:t xml:space="preserve"> </w:t>
      </w:r>
      <w:r>
        <w:t>of</w:t>
      </w:r>
      <w:r>
        <w:rPr>
          <w:spacing w:val="5"/>
        </w:rPr>
        <w:t xml:space="preserve"> </w:t>
      </w:r>
      <w:r>
        <w:t>the</w:t>
      </w:r>
      <w:r>
        <w:rPr>
          <w:spacing w:val="5"/>
        </w:rPr>
        <w:t xml:space="preserve"> </w:t>
      </w:r>
      <w:r>
        <w:t>Ω</w:t>
      </w:r>
      <w:r>
        <w:rPr>
          <w:spacing w:val="1"/>
        </w:rPr>
        <w:t xml:space="preserve"> </w:t>
      </w:r>
      <w:r>
        <w:t>phase</w:t>
      </w:r>
      <w:r>
        <w:rPr>
          <w:spacing w:val="2"/>
        </w:rPr>
        <w:t xml:space="preserve"> </w:t>
      </w:r>
      <w:r>
        <w:t>as</w:t>
      </w:r>
      <w:r>
        <w:rPr>
          <w:spacing w:val="5"/>
        </w:rPr>
        <w:t xml:space="preserve"> </w:t>
      </w:r>
      <w:r>
        <w:t>the</w:t>
      </w:r>
      <w:r>
        <w:rPr>
          <w:spacing w:val="5"/>
        </w:rPr>
        <w:t xml:space="preserve"> </w:t>
      </w:r>
      <w:r>
        <w:t>t</w:t>
      </w:r>
      <w:r>
        <w:rPr>
          <w:spacing w:val="-2"/>
        </w:rPr>
        <w:t>w</w:t>
      </w:r>
      <w:r>
        <w:t>o</w:t>
      </w:r>
      <w:r>
        <w:rPr>
          <w:spacing w:val="4"/>
        </w:rPr>
        <w:t xml:space="preserve"> </w:t>
      </w:r>
      <w:proofErr w:type="spellStart"/>
      <w:r>
        <w:t>condi</w:t>
      </w:r>
      <w:proofErr w:type="spellEnd"/>
      <w:r>
        <w:t xml:space="preserve">- </w:t>
      </w:r>
      <w:proofErr w:type="spellStart"/>
      <w:r>
        <w:t>tions</w:t>
      </w:r>
      <w:proofErr w:type="spellEnd"/>
      <w:r>
        <w:rPr>
          <w:spacing w:val="2"/>
        </w:rPr>
        <w:t xml:space="preserve"> </w:t>
      </w:r>
      <w:proofErr w:type="spellStart"/>
      <w:r>
        <w:t>utilise</w:t>
      </w:r>
      <w:proofErr w:type="spellEnd"/>
      <w:r>
        <w:rPr>
          <w:spacing w:val="1"/>
        </w:rPr>
        <w:t xml:space="preserve"> </w:t>
      </w:r>
      <w:r>
        <w:t>the</w:t>
      </w:r>
      <w:r>
        <w:rPr>
          <w:spacing w:val="4"/>
        </w:rPr>
        <w:t xml:space="preserve"> </w:t>
      </w:r>
      <w:r>
        <w:t>same</w:t>
      </w:r>
      <w:r>
        <w:rPr>
          <w:spacing w:val="2"/>
        </w:rPr>
        <w:t xml:space="preserve"> </w:t>
      </w:r>
      <w:r>
        <w:t>ageing</w:t>
      </w:r>
      <w:r>
        <w:rPr>
          <w:spacing w:val="1"/>
        </w:rPr>
        <w:t xml:space="preserve"> </w:t>
      </w:r>
      <w:r>
        <w:t>process [36].</w:t>
      </w:r>
      <w:r>
        <w:rPr>
          <w:spacing w:val="40"/>
        </w:rPr>
        <w:t xml:space="preserve"> </w:t>
      </w:r>
      <w:r>
        <w:t>A</w:t>
      </w:r>
      <w:r>
        <w:rPr>
          <w:spacing w:val="5"/>
        </w:rPr>
        <w:t xml:space="preserve"> </w:t>
      </w:r>
      <w:r>
        <w:t>r</w:t>
      </w:r>
      <w:r>
        <w:rPr>
          <w:spacing w:val="-3"/>
        </w:rPr>
        <w:t>e</w:t>
      </w:r>
      <w:r>
        <w:t>gular 2x2</w:t>
      </w:r>
      <w:r>
        <w:rPr>
          <w:spacing w:val="3"/>
        </w:rPr>
        <w:t xml:space="preserve"> </w:t>
      </w:r>
      <w:r>
        <w:t>mm grid</w:t>
      </w:r>
      <w:r>
        <w:rPr>
          <w:spacing w:val="2"/>
        </w:rPr>
        <w:t xml:space="preserve"> </w:t>
      </w:r>
      <w:r>
        <w:t>pattern</w:t>
      </w:r>
      <w:r>
        <w:rPr>
          <w:spacing w:val="-1"/>
        </w:rPr>
        <w:t xml:space="preserve"> </w:t>
      </w:r>
      <w:r>
        <w:rPr>
          <w:spacing w:val="-2"/>
        </w:rPr>
        <w:t>w</w:t>
      </w:r>
      <w:r>
        <w:t>as</w:t>
      </w:r>
      <w:r>
        <w:rPr>
          <w:spacing w:val="2"/>
        </w:rPr>
        <w:t xml:space="preserve"> </w:t>
      </w:r>
      <w:r>
        <w:t>photo-chemically</w:t>
      </w:r>
      <w:r>
        <w:rPr>
          <w:spacing w:val="-9"/>
        </w:rPr>
        <w:t xml:space="preserve"> </w:t>
      </w:r>
      <w:r>
        <w:t>etched</w:t>
      </w:r>
      <w:r>
        <w:rPr>
          <w:spacing w:val="1"/>
        </w:rPr>
        <w:t xml:space="preserve"> </w:t>
      </w:r>
      <w:r>
        <w:t>on</w:t>
      </w:r>
      <w:r>
        <w:rPr>
          <w:spacing w:val="3"/>
        </w:rPr>
        <w:t xml:space="preserve"> </w:t>
      </w:r>
      <w:r>
        <w:t>to</w:t>
      </w:r>
      <w:r>
        <w:rPr>
          <w:spacing w:val="3"/>
        </w:rPr>
        <w:t xml:space="preserve"> </w:t>
      </w:r>
      <w:r>
        <w:t>the</w:t>
      </w:r>
      <w:r>
        <w:rPr>
          <w:spacing w:val="3"/>
        </w:rPr>
        <w:t xml:space="preserve"> </w:t>
      </w:r>
      <w:r>
        <w:t>top</w:t>
      </w:r>
      <w:r>
        <w:rPr>
          <w:spacing w:val="2"/>
        </w:rPr>
        <w:t xml:space="preserve"> </w:t>
      </w:r>
      <w:r>
        <w:t>sur</w:t>
      </w:r>
      <w:r>
        <w:rPr>
          <w:spacing w:val="-2"/>
        </w:rPr>
        <w:t>f</w:t>
      </w:r>
      <w:r>
        <w:t>ace of</w:t>
      </w:r>
      <w:r>
        <w:rPr>
          <w:spacing w:val="-2"/>
        </w:rPr>
        <w:t xml:space="preserve"> </w:t>
      </w:r>
      <w:r>
        <w:t>the</w:t>
      </w:r>
      <w:r>
        <w:rPr>
          <w:spacing w:val="-2"/>
        </w:rPr>
        <w:t xml:space="preserve"> </w:t>
      </w:r>
      <w:r>
        <w:t>plate.</w:t>
      </w:r>
    </w:p>
    <w:p w:rsidR="00731615" w:rsidRDefault="00EE1D9C">
      <w:pPr>
        <w:spacing w:line="220" w:lineRule="exact"/>
        <w:ind w:left="411"/>
        <w:rPr>
          <w:sz w:val="14"/>
          <w:szCs w:val="14"/>
        </w:rPr>
      </w:pPr>
      <w:r>
        <w:t>Details</w:t>
      </w:r>
      <w:r>
        <w:rPr>
          <w:spacing w:val="3"/>
        </w:rPr>
        <w:t xml:space="preserve"> </w:t>
      </w:r>
      <w:r>
        <w:t>of</w:t>
      </w:r>
      <w:r>
        <w:rPr>
          <w:spacing w:val="7"/>
        </w:rPr>
        <w:t xml:space="preserve"> </w:t>
      </w:r>
      <w:r>
        <w:t>the</w:t>
      </w:r>
      <w:r>
        <w:rPr>
          <w:spacing w:val="7"/>
        </w:rPr>
        <w:t xml:space="preserve"> </w:t>
      </w:r>
      <w:r>
        <w:t>l</w:t>
      </w:r>
      <w:r>
        <w:rPr>
          <w:spacing w:val="-5"/>
        </w:rPr>
        <w:t>i</w:t>
      </w:r>
      <w:r>
        <w:rPr>
          <w:spacing w:val="-3"/>
        </w:rPr>
        <w:t>v</w:t>
      </w:r>
      <w:r>
        <w:t>e</w:t>
      </w:r>
      <w:r>
        <w:rPr>
          <w:spacing w:val="6"/>
        </w:rPr>
        <w:t xml:space="preserve"> </w:t>
      </w:r>
      <w:r>
        <w:t>blast</w:t>
      </w:r>
      <w:r>
        <w:rPr>
          <w:spacing w:val="5"/>
        </w:rPr>
        <w:t xml:space="preserve"> </w:t>
      </w:r>
      <w:r>
        <w:t>testing</w:t>
      </w:r>
      <w:r>
        <w:rPr>
          <w:spacing w:val="4"/>
        </w:rPr>
        <w:t xml:space="preserve"> </w:t>
      </w:r>
      <w:r>
        <w:t>carried</w:t>
      </w:r>
      <w:r>
        <w:rPr>
          <w:spacing w:val="3"/>
        </w:rPr>
        <w:t xml:space="preserve"> </w:t>
      </w:r>
      <w:r>
        <w:t>out</w:t>
      </w:r>
      <w:r>
        <w:rPr>
          <w:spacing w:val="6"/>
        </w:rPr>
        <w:t xml:space="preserve"> </w:t>
      </w:r>
      <w:r>
        <w:t>are</w:t>
      </w:r>
      <w:r>
        <w:rPr>
          <w:spacing w:val="7"/>
        </w:rPr>
        <w:t xml:space="preserve"> </w:t>
      </w:r>
      <w:r>
        <w:t>proprietary</w:t>
      </w:r>
      <w:r>
        <w:rPr>
          <w:position w:val="7"/>
          <w:sz w:val="14"/>
          <w:szCs w:val="14"/>
        </w:rPr>
        <w:t>1</w:t>
      </w:r>
    </w:p>
    <w:p w:rsidR="00731615" w:rsidRDefault="00EE1D9C">
      <w:pPr>
        <w:spacing w:before="9" w:line="249" w:lineRule="auto"/>
        <w:ind w:left="112" w:right="86"/>
        <w:jc w:val="both"/>
      </w:pPr>
      <w:proofErr w:type="gramStart"/>
      <w:r>
        <w:t>and</w:t>
      </w:r>
      <w:proofErr w:type="gramEnd"/>
      <w:r>
        <w:rPr>
          <w:spacing w:val="19"/>
        </w:rPr>
        <w:t xml:space="preserve"> </w:t>
      </w:r>
      <w:r>
        <w:t>only</w:t>
      </w:r>
      <w:r>
        <w:rPr>
          <w:spacing w:val="18"/>
        </w:rPr>
        <w:t xml:space="preserve"> </w:t>
      </w:r>
      <w:r>
        <w:t>a</w:t>
      </w:r>
      <w:r>
        <w:rPr>
          <w:spacing w:val="21"/>
        </w:rPr>
        <w:t xml:space="preserve"> </w:t>
      </w:r>
      <w:r>
        <w:t>brief</w:t>
      </w:r>
      <w:r>
        <w:rPr>
          <w:spacing w:val="18"/>
        </w:rPr>
        <w:t xml:space="preserve"> </w:t>
      </w:r>
      <w:r>
        <w:t>description</w:t>
      </w:r>
      <w:r>
        <w:rPr>
          <w:spacing w:val="13"/>
        </w:rPr>
        <w:t xml:space="preserve"> </w:t>
      </w:r>
      <w:r>
        <w:t>of</w:t>
      </w:r>
      <w:r>
        <w:rPr>
          <w:spacing w:val="20"/>
        </w:rPr>
        <w:t xml:space="preserve"> </w:t>
      </w:r>
      <w:r>
        <w:t>testing</w:t>
      </w:r>
      <w:r>
        <w:rPr>
          <w:spacing w:val="17"/>
        </w:rPr>
        <w:t xml:space="preserve"> </w:t>
      </w:r>
      <w:r>
        <w:t>is</w:t>
      </w:r>
      <w:r>
        <w:rPr>
          <w:spacing w:val="21"/>
        </w:rPr>
        <w:t xml:space="preserve"> </w:t>
      </w:r>
      <w:r>
        <w:t>pr</w:t>
      </w:r>
      <w:r>
        <w:rPr>
          <w:spacing w:val="-3"/>
        </w:rPr>
        <w:t>o</w:t>
      </w:r>
      <w:r>
        <w:t>vided</w:t>
      </w:r>
      <w:r>
        <w:rPr>
          <w:spacing w:val="15"/>
        </w:rPr>
        <w:t xml:space="preserve"> </w:t>
      </w:r>
      <w:r>
        <w:t xml:space="preserve">here. </w:t>
      </w:r>
      <w:r>
        <w:rPr>
          <w:spacing w:val="25"/>
        </w:rPr>
        <w:t xml:space="preserve"> </w:t>
      </w:r>
      <w:r>
        <w:rPr>
          <w:spacing w:val="-16"/>
        </w:rPr>
        <w:t>T</w:t>
      </w:r>
      <w:r>
        <w:t>a</w:t>
      </w:r>
      <w:r>
        <w:rPr>
          <w:spacing w:val="-4"/>
        </w:rPr>
        <w:t>r</w:t>
      </w:r>
      <w:r>
        <w:t>- get</w:t>
      </w:r>
      <w:r>
        <w:rPr>
          <w:spacing w:val="5"/>
        </w:rPr>
        <w:t xml:space="preserve"> </w:t>
      </w:r>
      <w:r>
        <w:t>FSW</w:t>
      </w:r>
      <w:r>
        <w:rPr>
          <w:spacing w:val="3"/>
        </w:rPr>
        <w:t xml:space="preserve"> </w:t>
      </w:r>
      <w:r>
        <w:t>panels</w:t>
      </w:r>
      <w:r>
        <w:rPr>
          <w:spacing w:val="2"/>
        </w:rPr>
        <w:t xml:space="preserve"> </w:t>
      </w:r>
      <w:r>
        <w:t>were</w:t>
      </w:r>
      <w:r>
        <w:rPr>
          <w:spacing w:val="4"/>
        </w:rPr>
        <w:t xml:space="preserve"> </w:t>
      </w:r>
      <w:r>
        <w:t>subjected to</w:t>
      </w:r>
      <w:r>
        <w:rPr>
          <w:spacing w:val="6"/>
        </w:rPr>
        <w:t xml:space="preserve"> </w:t>
      </w:r>
      <w:r>
        <w:t>air</w:t>
      </w:r>
      <w:r>
        <w:rPr>
          <w:spacing w:val="5"/>
        </w:rPr>
        <w:t xml:space="preserve"> </w:t>
      </w:r>
      <w:r>
        <w:t>blast</w:t>
      </w:r>
      <w:r>
        <w:rPr>
          <w:spacing w:val="4"/>
        </w:rPr>
        <w:t xml:space="preserve"> </w:t>
      </w:r>
      <w:r>
        <w:t>loading</w:t>
      </w:r>
      <w:r>
        <w:rPr>
          <w:spacing w:val="2"/>
        </w:rPr>
        <w:t xml:space="preserve"> </w:t>
      </w:r>
      <w:r>
        <w:t>generated by</w:t>
      </w:r>
      <w:r>
        <w:rPr>
          <w:spacing w:val="6"/>
        </w:rPr>
        <w:t xml:space="preserve"> </w:t>
      </w:r>
      <w:r>
        <w:t>detonation of</w:t>
      </w:r>
      <w:r>
        <w:rPr>
          <w:spacing w:val="7"/>
        </w:rPr>
        <w:t xml:space="preserve"> </w:t>
      </w:r>
      <w:r>
        <w:t>spherical</w:t>
      </w:r>
      <w:r>
        <w:rPr>
          <w:spacing w:val="1"/>
        </w:rPr>
        <w:t xml:space="preserve"> </w:t>
      </w:r>
      <w:r>
        <w:t>cha</w:t>
      </w:r>
      <w:r>
        <w:rPr>
          <w:spacing w:val="-4"/>
        </w:rPr>
        <w:t>r</w:t>
      </w:r>
      <w:r>
        <w:t>ges;</w:t>
      </w:r>
      <w:r>
        <w:rPr>
          <w:spacing w:val="8"/>
        </w:rPr>
        <w:t xml:space="preserve"> </w:t>
      </w:r>
      <w:r>
        <w:t>cha</w:t>
      </w:r>
      <w:r>
        <w:rPr>
          <w:spacing w:val="-4"/>
        </w:rPr>
        <w:t>r</w:t>
      </w:r>
      <w:r>
        <w:t>ges</w:t>
      </w:r>
      <w:r>
        <w:rPr>
          <w:spacing w:val="2"/>
        </w:rPr>
        <w:t xml:space="preserve"> </w:t>
      </w:r>
      <w:r>
        <w:t>were</w:t>
      </w:r>
      <w:r>
        <w:rPr>
          <w:spacing w:val="5"/>
        </w:rPr>
        <w:t xml:space="preserve"> </w:t>
      </w:r>
      <w:r>
        <w:t>all</w:t>
      </w:r>
      <w:r>
        <w:rPr>
          <w:spacing w:val="6"/>
        </w:rPr>
        <w:t xml:space="preserve"> </w:t>
      </w:r>
      <w:proofErr w:type="spellStart"/>
      <w:r>
        <w:t>manu</w:t>
      </w:r>
      <w:r>
        <w:rPr>
          <w:spacing w:val="-2"/>
        </w:rPr>
        <w:t>f</w:t>
      </w:r>
      <w:r>
        <w:t>ac</w:t>
      </w:r>
      <w:proofErr w:type="spellEnd"/>
      <w:r>
        <w:t xml:space="preserve">- </w:t>
      </w:r>
      <w:proofErr w:type="spellStart"/>
      <w:r>
        <w:t>tured</w:t>
      </w:r>
      <w:proofErr w:type="spellEnd"/>
      <w:r>
        <w:rPr>
          <w:spacing w:val="3"/>
        </w:rPr>
        <w:t xml:space="preserve"> </w:t>
      </w:r>
      <w:r>
        <w:t>using</w:t>
      </w:r>
      <w:r>
        <w:rPr>
          <w:spacing w:val="3"/>
        </w:rPr>
        <w:t xml:space="preserve"> </w:t>
      </w:r>
      <w:r>
        <w:t>1.25</w:t>
      </w:r>
      <w:r>
        <w:rPr>
          <w:spacing w:val="3"/>
        </w:rPr>
        <w:t xml:space="preserve"> </w:t>
      </w:r>
      <w:r>
        <w:t>kg</w:t>
      </w:r>
      <w:r>
        <w:rPr>
          <w:spacing w:val="5"/>
        </w:rPr>
        <w:t xml:space="preserve"> </w:t>
      </w:r>
      <w:r>
        <w:t>of</w:t>
      </w:r>
      <w:r>
        <w:rPr>
          <w:spacing w:val="6"/>
        </w:rPr>
        <w:t xml:space="preserve"> </w:t>
      </w:r>
      <w:r>
        <w:t>plastic</w:t>
      </w:r>
      <w:r>
        <w:rPr>
          <w:spacing w:val="1"/>
        </w:rPr>
        <w:t xml:space="preserve"> </w:t>
      </w:r>
      <w:r>
        <w:rPr>
          <w:spacing w:val="-3"/>
        </w:rPr>
        <w:t>e</w:t>
      </w:r>
      <w:r>
        <w:t>xplos</w:t>
      </w:r>
      <w:r>
        <w:rPr>
          <w:spacing w:val="-5"/>
        </w:rPr>
        <w:t>i</w:t>
      </w:r>
      <w:r>
        <w:rPr>
          <w:spacing w:val="-3"/>
        </w:rPr>
        <w:t>v</w:t>
      </w:r>
      <w:r>
        <w:t xml:space="preserve">e (PE4). </w:t>
      </w:r>
      <w:r>
        <w:rPr>
          <w:spacing w:val="18"/>
        </w:rPr>
        <w:t xml:space="preserve"> </w:t>
      </w:r>
      <w:r>
        <w:t>The</w:t>
      </w:r>
      <w:r>
        <w:rPr>
          <w:spacing w:val="4"/>
        </w:rPr>
        <w:t xml:space="preserve"> </w:t>
      </w:r>
      <w:r>
        <w:t>cha</w:t>
      </w:r>
      <w:r>
        <w:rPr>
          <w:spacing w:val="-4"/>
        </w:rPr>
        <w:t>r</w:t>
      </w:r>
      <w:r>
        <w:t>ges were</w:t>
      </w:r>
      <w:r>
        <w:rPr>
          <w:spacing w:val="12"/>
        </w:rPr>
        <w:t xml:space="preserve"> </w:t>
      </w:r>
      <w:r>
        <w:t>placed</w:t>
      </w:r>
      <w:r>
        <w:rPr>
          <w:spacing w:val="10"/>
        </w:rPr>
        <w:t xml:space="preserve"> </w:t>
      </w:r>
      <w:r>
        <w:t>at</w:t>
      </w:r>
      <w:r>
        <w:rPr>
          <w:spacing w:val="14"/>
        </w:rPr>
        <w:t xml:space="preserve"> </w:t>
      </w:r>
      <w:r>
        <w:rPr>
          <w:spacing w:val="-5"/>
        </w:rPr>
        <w:t>v</w:t>
      </w:r>
      <w:r>
        <w:t>arying</w:t>
      </w:r>
      <w:r>
        <w:rPr>
          <w:spacing w:val="10"/>
        </w:rPr>
        <w:t xml:space="preserve"> </w:t>
      </w:r>
      <w:proofErr w:type="spellStart"/>
      <w:r>
        <w:t>stand</w:t>
      </w:r>
      <w:r>
        <w:rPr>
          <w:spacing w:val="11"/>
        </w:rPr>
        <w:t xml:space="preserve"> </w:t>
      </w:r>
      <w:r>
        <w:t>off</w:t>
      </w:r>
      <w:proofErr w:type="spellEnd"/>
      <w:r>
        <w:t xml:space="preserve"> distances</w:t>
      </w:r>
      <w:r>
        <w:rPr>
          <w:spacing w:val="8"/>
        </w:rPr>
        <w:t xml:space="preserve"> </w:t>
      </w:r>
      <w:r>
        <w:t>from</w:t>
      </w:r>
      <w:r>
        <w:rPr>
          <w:spacing w:val="12"/>
        </w:rPr>
        <w:t xml:space="preserve"> </w:t>
      </w:r>
      <w:r>
        <w:t>the</w:t>
      </w:r>
      <w:r>
        <w:rPr>
          <w:spacing w:val="13"/>
        </w:rPr>
        <w:t xml:space="preserve"> </w:t>
      </w:r>
      <w:r>
        <w:t>centre</w:t>
      </w:r>
      <w:r>
        <w:rPr>
          <w:spacing w:val="11"/>
        </w:rPr>
        <w:t xml:space="preserve"> </w:t>
      </w:r>
      <w:r>
        <w:t>of the</w:t>
      </w:r>
      <w:r>
        <w:rPr>
          <w:spacing w:val="7"/>
        </w:rPr>
        <w:t xml:space="preserve"> </w:t>
      </w:r>
      <w:r>
        <w:t>ta</w:t>
      </w:r>
      <w:r>
        <w:rPr>
          <w:spacing w:val="-4"/>
        </w:rPr>
        <w:t>r</w:t>
      </w:r>
      <w:r>
        <w:t>get</w:t>
      </w:r>
      <w:r>
        <w:rPr>
          <w:spacing w:val="5"/>
        </w:rPr>
        <w:t xml:space="preserve"> </w:t>
      </w:r>
      <w:r>
        <w:t>panels</w:t>
      </w:r>
      <w:r>
        <w:rPr>
          <w:spacing w:val="4"/>
        </w:rPr>
        <w:t xml:space="preserve"> </w:t>
      </w:r>
      <w:r>
        <w:t>using</w:t>
      </w:r>
      <w:r>
        <w:rPr>
          <w:spacing w:val="5"/>
        </w:rPr>
        <w:t xml:space="preserve"> </w:t>
      </w:r>
      <w:r>
        <w:t>a</w:t>
      </w:r>
      <w:r>
        <w:rPr>
          <w:spacing w:val="8"/>
        </w:rPr>
        <w:t xml:space="preserve"> </w:t>
      </w:r>
      <w:r>
        <w:t>l</w:t>
      </w:r>
      <w:r>
        <w:rPr>
          <w:spacing w:val="-5"/>
        </w:rPr>
        <w:t>o</w:t>
      </w:r>
      <w:r>
        <w:t>w</w:t>
      </w:r>
      <w:r>
        <w:rPr>
          <w:spacing w:val="6"/>
        </w:rPr>
        <w:t xml:space="preserve"> </w:t>
      </w:r>
      <w:r>
        <w:t>density</w:t>
      </w:r>
      <w:r>
        <w:rPr>
          <w:spacing w:val="4"/>
        </w:rPr>
        <w:t xml:space="preserve"> </w:t>
      </w:r>
      <w:r>
        <w:t xml:space="preserve">polystyrene stand. </w:t>
      </w:r>
      <w:r>
        <w:rPr>
          <w:spacing w:val="6"/>
        </w:rPr>
        <w:t xml:space="preserve"> </w:t>
      </w:r>
      <w:r>
        <w:t>This all</w:t>
      </w:r>
      <w:r>
        <w:rPr>
          <w:spacing w:val="-5"/>
        </w:rPr>
        <w:t>o</w:t>
      </w:r>
      <w:r>
        <w:t>ws</w:t>
      </w:r>
      <w:r>
        <w:rPr>
          <w:spacing w:val="10"/>
        </w:rPr>
        <w:t xml:space="preserve"> </w:t>
      </w:r>
      <w:r>
        <w:t>a</w:t>
      </w:r>
      <w:r>
        <w:rPr>
          <w:spacing w:val="-3"/>
        </w:rPr>
        <w:t>n</w:t>
      </w:r>
      <w:r>
        <w:t>y</w:t>
      </w:r>
      <w:r>
        <w:rPr>
          <w:spacing w:val="12"/>
        </w:rPr>
        <w:t xml:space="preserve"> </w:t>
      </w:r>
      <w:r>
        <w:t>shock</w:t>
      </w:r>
      <w:r>
        <w:rPr>
          <w:spacing w:val="11"/>
        </w:rPr>
        <w:t xml:space="preserve"> </w:t>
      </w:r>
      <w:r>
        <w:rPr>
          <w:spacing w:val="-2"/>
        </w:rPr>
        <w:t>w</w:t>
      </w:r>
      <w:r>
        <w:rPr>
          <w:spacing w:val="-4"/>
        </w:rPr>
        <w:t>a</w:t>
      </w:r>
      <w:r>
        <w:rPr>
          <w:spacing w:val="-3"/>
        </w:rPr>
        <w:t>v</w:t>
      </w:r>
      <w:r>
        <w:t>e</w:t>
      </w:r>
      <w:r>
        <w:rPr>
          <w:spacing w:val="11"/>
        </w:rPr>
        <w:t xml:space="preserve"> </w:t>
      </w:r>
      <w:r>
        <w:t>reflection from</w:t>
      </w:r>
      <w:r>
        <w:rPr>
          <w:spacing w:val="11"/>
        </w:rPr>
        <w:t xml:space="preserve"> </w:t>
      </w:r>
      <w:r>
        <w:t>the</w:t>
      </w:r>
      <w:r>
        <w:rPr>
          <w:spacing w:val="13"/>
        </w:rPr>
        <w:t xml:space="preserve"> </w:t>
      </w:r>
      <w:r>
        <w:t>stand</w:t>
      </w:r>
      <w:r>
        <w:rPr>
          <w:spacing w:val="11"/>
        </w:rPr>
        <w:t xml:space="preserve"> </w:t>
      </w:r>
      <w:r>
        <w:t>to</w:t>
      </w:r>
      <w:r>
        <w:rPr>
          <w:spacing w:val="14"/>
        </w:rPr>
        <w:t xml:space="preserve"> </w:t>
      </w:r>
      <w:r>
        <w:t>be</w:t>
      </w:r>
      <w:r>
        <w:rPr>
          <w:spacing w:val="13"/>
        </w:rPr>
        <w:t xml:space="preserve"> </w:t>
      </w:r>
      <w:r>
        <w:t xml:space="preserve">min- </w:t>
      </w:r>
      <w:proofErr w:type="spellStart"/>
      <w:r>
        <w:t>imised</w:t>
      </w:r>
      <w:proofErr w:type="spellEnd"/>
      <w:r>
        <w:rPr>
          <w:spacing w:val="27"/>
        </w:rPr>
        <w:t xml:space="preserve"> </w:t>
      </w:r>
      <w:r>
        <w:t>and</w:t>
      </w:r>
      <w:r>
        <w:rPr>
          <w:spacing w:val="30"/>
        </w:rPr>
        <w:t xml:space="preserve"> </w:t>
      </w:r>
      <w:r>
        <w:t>the</w:t>
      </w:r>
      <w:r>
        <w:rPr>
          <w:spacing w:val="30"/>
        </w:rPr>
        <w:t xml:space="preserve"> </w:t>
      </w:r>
      <w:r>
        <w:t>general</w:t>
      </w:r>
      <w:r>
        <w:rPr>
          <w:spacing w:val="27"/>
        </w:rPr>
        <w:t xml:space="preserve"> </w:t>
      </w:r>
      <w:r>
        <w:t>loading</w:t>
      </w:r>
      <w:r>
        <w:rPr>
          <w:spacing w:val="26"/>
        </w:rPr>
        <w:t xml:space="preserve"> </w:t>
      </w:r>
      <w:r>
        <w:t>can</w:t>
      </w:r>
      <w:r>
        <w:rPr>
          <w:spacing w:val="29"/>
        </w:rPr>
        <w:t xml:space="preserve"> </w:t>
      </w:r>
      <w:r>
        <w:t>approximate</w:t>
      </w:r>
      <w:r>
        <w:rPr>
          <w:spacing w:val="23"/>
        </w:rPr>
        <w:t xml:space="preserve"> </w:t>
      </w:r>
      <w:r>
        <w:t>the</w:t>
      </w:r>
      <w:r>
        <w:rPr>
          <w:spacing w:val="30"/>
        </w:rPr>
        <w:t xml:space="preserve"> </w:t>
      </w:r>
      <w:r>
        <w:t>loading</w:t>
      </w:r>
    </w:p>
    <w:p w:rsidR="00731615" w:rsidRDefault="00EE1D9C">
      <w:pPr>
        <w:spacing w:line="260" w:lineRule="exact"/>
        <w:ind w:left="112" w:right="82"/>
        <w:jc w:val="both"/>
      </w:pPr>
      <w:proofErr w:type="gramStart"/>
      <w:r>
        <w:rPr>
          <w:position w:val="3"/>
        </w:rPr>
        <w:t>model</w:t>
      </w:r>
      <w:proofErr w:type="gramEnd"/>
      <w:r>
        <w:rPr>
          <w:spacing w:val="15"/>
          <w:position w:val="3"/>
        </w:rPr>
        <w:t xml:space="preserve"> </w:t>
      </w:r>
      <w:r>
        <w:rPr>
          <w:position w:val="3"/>
        </w:rPr>
        <w:t>in</w:t>
      </w:r>
      <w:r>
        <w:rPr>
          <w:spacing w:val="18"/>
          <w:position w:val="3"/>
        </w:rPr>
        <w:t xml:space="preserve"> </w:t>
      </w:r>
      <w:r>
        <w:rPr>
          <w:rFonts w:ascii="Meiryo" w:eastAsia="Meiryo" w:hAnsi="Meiryo" w:cs="Meiryo"/>
          <w:w w:val="94"/>
          <w:position w:val="3"/>
        </w:rPr>
        <w:t>§</w:t>
      </w:r>
      <w:r>
        <w:rPr>
          <w:w w:val="94"/>
          <w:position w:val="3"/>
        </w:rPr>
        <w:t>2.3.2</w:t>
      </w:r>
      <w:r>
        <w:rPr>
          <w:spacing w:val="26"/>
          <w:w w:val="94"/>
          <w:position w:val="3"/>
        </w:rPr>
        <w:t xml:space="preserve"> </w:t>
      </w:r>
      <w:r>
        <w:rPr>
          <w:position w:val="3"/>
        </w:rPr>
        <w:t>more</w:t>
      </w:r>
      <w:r>
        <w:rPr>
          <w:spacing w:val="16"/>
          <w:position w:val="3"/>
        </w:rPr>
        <w:t xml:space="preserve"> </w:t>
      </w:r>
      <w:r>
        <w:rPr>
          <w:position w:val="3"/>
        </w:rPr>
        <w:t>closel</w:t>
      </w:r>
      <w:r>
        <w:rPr>
          <w:spacing w:val="-13"/>
          <w:position w:val="3"/>
        </w:rPr>
        <w:t>y</w:t>
      </w:r>
      <w:r>
        <w:rPr>
          <w:position w:val="3"/>
        </w:rPr>
        <w:t xml:space="preserve">. </w:t>
      </w:r>
      <w:r>
        <w:rPr>
          <w:spacing w:val="18"/>
          <w:position w:val="3"/>
        </w:rPr>
        <w:t xml:space="preserve"> </w:t>
      </w:r>
      <w:r>
        <w:rPr>
          <w:spacing w:val="-16"/>
          <w:position w:val="3"/>
        </w:rPr>
        <w:t>T</w:t>
      </w:r>
      <w:r>
        <w:rPr>
          <w:position w:val="3"/>
        </w:rPr>
        <w:t>a</w:t>
      </w:r>
      <w:r>
        <w:rPr>
          <w:spacing w:val="-4"/>
          <w:position w:val="3"/>
        </w:rPr>
        <w:t>r</w:t>
      </w:r>
      <w:r>
        <w:rPr>
          <w:position w:val="3"/>
        </w:rPr>
        <w:t>get</w:t>
      </w:r>
      <w:r>
        <w:rPr>
          <w:spacing w:val="15"/>
          <w:position w:val="3"/>
        </w:rPr>
        <w:t xml:space="preserve"> </w:t>
      </w:r>
      <w:r>
        <w:rPr>
          <w:position w:val="3"/>
        </w:rPr>
        <w:t>panels</w:t>
      </w:r>
      <w:r>
        <w:rPr>
          <w:spacing w:val="15"/>
          <w:position w:val="3"/>
        </w:rPr>
        <w:t xml:space="preserve"> </w:t>
      </w:r>
      <w:r>
        <w:rPr>
          <w:position w:val="3"/>
        </w:rPr>
        <w:t>were</w:t>
      </w:r>
      <w:r>
        <w:rPr>
          <w:spacing w:val="16"/>
          <w:position w:val="3"/>
        </w:rPr>
        <w:t xml:space="preserve"> </w:t>
      </w:r>
      <w:r>
        <w:rPr>
          <w:position w:val="3"/>
        </w:rPr>
        <w:t>fi</w:t>
      </w:r>
      <w:r>
        <w:rPr>
          <w:spacing w:val="-3"/>
          <w:position w:val="3"/>
        </w:rPr>
        <w:t>x</w:t>
      </w:r>
      <w:r>
        <w:rPr>
          <w:position w:val="3"/>
        </w:rPr>
        <w:t>ed</w:t>
      </w:r>
      <w:r>
        <w:rPr>
          <w:spacing w:val="6"/>
          <w:position w:val="3"/>
        </w:rPr>
        <w:t xml:space="preserve"> </w:t>
      </w:r>
      <w:r>
        <w:rPr>
          <w:position w:val="3"/>
        </w:rPr>
        <w:t>in</w:t>
      </w:r>
      <w:r>
        <w:rPr>
          <w:spacing w:val="18"/>
          <w:position w:val="3"/>
        </w:rPr>
        <w:t xml:space="preserve"> </w:t>
      </w:r>
      <w:r>
        <w:rPr>
          <w:position w:val="3"/>
        </w:rPr>
        <w:t>to</w:t>
      </w:r>
    </w:p>
    <w:p w:rsidR="00731615" w:rsidRDefault="00EE1D9C">
      <w:pPr>
        <w:spacing w:line="180" w:lineRule="exact"/>
        <w:ind w:left="112" w:right="91"/>
        <w:jc w:val="both"/>
      </w:pPr>
      <w:proofErr w:type="gramStart"/>
      <w:r>
        <w:t>a</w:t>
      </w:r>
      <w:proofErr w:type="gramEnd"/>
      <w:r>
        <w:rPr>
          <w:spacing w:val="1"/>
        </w:rPr>
        <w:t xml:space="preserve"> </w:t>
      </w:r>
      <w:r>
        <w:t>steel</w:t>
      </w:r>
      <w:r>
        <w:rPr>
          <w:spacing w:val="-2"/>
        </w:rPr>
        <w:t xml:space="preserve"> </w:t>
      </w:r>
      <w:r>
        <w:t>clamping</w:t>
      </w:r>
      <w:r>
        <w:rPr>
          <w:spacing w:val="-5"/>
        </w:rPr>
        <w:t xml:space="preserve"> </w:t>
      </w:r>
      <w:r>
        <w:t>structure</w:t>
      </w:r>
      <w:r>
        <w:rPr>
          <w:spacing w:val="-5"/>
        </w:rPr>
        <w:t xml:space="preserve"> </w:t>
      </w:r>
      <w:r>
        <w:t>as depicted</w:t>
      </w:r>
      <w:r>
        <w:rPr>
          <w:spacing w:val="-5"/>
        </w:rPr>
        <w:t xml:space="preserve"> </w:t>
      </w:r>
      <w:r>
        <w:t>in figure</w:t>
      </w:r>
      <w:r>
        <w:rPr>
          <w:spacing w:val="-12"/>
        </w:rPr>
        <w:t xml:space="preserve"> </w:t>
      </w:r>
      <w:r>
        <w:t>3.</w:t>
      </w:r>
      <w:r>
        <w:rPr>
          <w:spacing w:val="16"/>
        </w:rPr>
        <w:t xml:space="preserve"> </w:t>
      </w:r>
      <w:r>
        <w:t>A</w:t>
      </w:r>
      <w:r>
        <w:rPr>
          <w:spacing w:val="1"/>
        </w:rPr>
        <w:t xml:space="preserve"> </w:t>
      </w:r>
      <w:r>
        <w:t>chamfered</w:t>
      </w:r>
    </w:p>
    <w:p w:rsidR="00731615" w:rsidRDefault="00683031">
      <w:pPr>
        <w:spacing w:before="9" w:line="249" w:lineRule="auto"/>
        <w:ind w:left="112" w:right="86"/>
        <w:jc w:val="both"/>
      </w:pPr>
      <w:r w:rsidRPr="00683031">
        <w:pict>
          <v:group id="_x0000_s1033" style="position:absolute;left:0;text-align:left;margin-left:37.6pt;margin-top:80.9pt;width:100.4pt;height:0;z-index:-251656192;mso-position-horizontal-relative:page" coordorigin="752,1618" coordsize="2008,0">
            <v:shape id="_x0000_s1034" style="position:absolute;left:752;top:1618;width:2008;height:0" coordorigin="752,1618" coordsize="2008,0" path="m752,1618r2009,e" filled="f" strokeweight=".14042mm">
              <v:path arrowok="t"/>
            </v:shape>
            <w10:wrap anchorx="page"/>
          </v:group>
        </w:pict>
      </w:r>
      <w:proofErr w:type="gramStart"/>
      <w:r w:rsidR="00EE1D9C">
        <w:t>plate</w:t>
      </w:r>
      <w:proofErr w:type="gramEnd"/>
      <w:r w:rsidR="00EE1D9C">
        <w:rPr>
          <w:spacing w:val="3"/>
        </w:rPr>
        <w:t xml:space="preserve"> </w:t>
      </w:r>
      <w:r w:rsidR="00EE1D9C">
        <w:t>is</w:t>
      </w:r>
      <w:r w:rsidR="00EE1D9C">
        <w:rPr>
          <w:spacing w:val="5"/>
        </w:rPr>
        <w:t xml:space="preserve"> </w:t>
      </w:r>
      <w:r w:rsidR="00EE1D9C">
        <w:t>placed</w:t>
      </w:r>
      <w:r w:rsidR="00EE1D9C">
        <w:rPr>
          <w:spacing w:val="1"/>
        </w:rPr>
        <w:t xml:space="preserve"> </w:t>
      </w:r>
      <w:r w:rsidR="00EE1D9C">
        <w:t>in</w:t>
      </w:r>
      <w:r w:rsidR="00EE1D9C">
        <w:rPr>
          <w:spacing w:val="5"/>
        </w:rPr>
        <w:t xml:space="preserve"> </w:t>
      </w:r>
      <w:r w:rsidR="00EE1D9C">
        <w:t>direct</w:t>
      </w:r>
      <w:r w:rsidR="00EE1D9C">
        <w:rPr>
          <w:spacing w:val="2"/>
        </w:rPr>
        <w:t xml:space="preserve"> </w:t>
      </w:r>
      <w:r w:rsidR="00EE1D9C">
        <w:t>contact</w:t>
      </w:r>
      <w:r w:rsidR="00EE1D9C">
        <w:rPr>
          <w:spacing w:val="1"/>
        </w:rPr>
        <w:t xml:space="preserve"> </w:t>
      </w:r>
      <w:r w:rsidR="00EE1D9C">
        <w:t>between the</w:t>
      </w:r>
      <w:r w:rsidR="00EE1D9C">
        <w:rPr>
          <w:spacing w:val="4"/>
        </w:rPr>
        <w:t xml:space="preserve"> </w:t>
      </w:r>
      <w:r w:rsidR="00EE1D9C">
        <w:t>top</w:t>
      </w:r>
      <w:r w:rsidR="00EE1D9C">
        <w:rPr>
          <w:spacing w:val="4"/>
        </w:rPr>
        <w:t xml:space="preserve"> </w:t>
      </w:r>
      <w:r w:rsidR="00EE1D9C">
        <w:t>sur</w:t>
      </w:r>
      <w:r w:rsidR="00EE1D9C">
        <w:rPr>
          <w:spacing w:val="-2"/>
        </w:rPr>
        <w:t>f</w:t>
      </w:r>
      <w:r w:rsidR="00EE1D9C">
        <w:t>ace</w:t>
      </w:r>
      <w:r w:rsidR="00EE1D9C">
        <w:rPr>
          <w:spacing w:val="1"/>
        </w:rPr>
        <w:t xml:space="preserve"> </w:t>
      </w:r>
      <w:r w:rsidR="00EE1D9C">
        <w:t xml:space="preserve">(lee- </w:t>
      </w:r>
      <w:r w:rsidR="00EE1D9C">
        <w:rPr>
          <w:spacing w:val="-2"/>
        </w:rPr>
        <w:t>w</w:t>
      </w:r>
      <w:r w:rsidR="00EE1D9C">
        <w:t>ard</w:t>
      </w:r>
      <w:r w:rsidR="00EE1D9C">
        <w:rPr>
          <w:spacing w:val="1"/>
        </w:rPr>
        <w:t xml:space="preserve"> </w:t>
      </w:r>
      <w:r w:rsidR="00EE1D9C">
        <w:t>to</w:t>
      </w:r>
      <w:r w:rsidR="00EE1D9C">
        <w:rPr>
          <w:spacing w:val="3"/>
        </w:rPr>
        <w:t xml:space="preserve"> </w:t>
      </w:r>
      <w:r w:rsidR="00EE1D9C">
        <w:t>the</w:t>
      </w:r>
      <w:r w:rsidR="00EE1D9C">
        <w:rPr>
          <w:spacing w:val="2"/>
        </w:rPr>
        <w:t xml:space="preserve"> </w:t>
      </w:r>
      <w:r w:rsidR="00EE1D9C">
        <w:t>blast</w:t>
      </w:r>
      <w:r w:rsidR="00EE1D9C">
        <w:rPr>
          <w:spacing w:val="1"/>
        </w:rPr>
        <w:t xml:space="preserve"> </w:t>
      </w:r>
      <w:r w:rsidR="00EE1D9C">
        <w:rPr>
          <w:spacing w:val="-2"/>
        </w:rPr>
        <w:t>w</w:t>
      </w:r>
      <w:r w:rsidR="00EE1D9C">
        <w:rPr>
          <w:spacing w:val="-4"/>
        </w:rPr>
        <w:t>a</w:t>
      </w:r>
      <w:r w:rsidR="00EE1D9C">
        <w:rPr>
          <w:spacing w:val="-3"/>
        </w:rPr>
        <w:t>v</w:t>
      </w:r>
      <w:r w:rsidR="00EE1D9C">
        <w:t>e) of</w:t>
      </w:r>
      <w:r w:rsidR="00EE1D9C">
        <w:rPr>
          <w:spacing w:val="2"/>
        </w:rPr>
        <w:t xml:space="preserve"> </w:t>
      </w:r>
      <w:r w:rsidR="00EE1D9C">
        <w:t>the</w:t>
      </w:r>
      <w:r w:rsidR="00EE1D9C">
        <w:rPr>
          <w:spacing w:val="2"/>
        </w:rPr>
        <w:t xml:space="preserve"> </w:t>
      </w:r>
      <w:r w:rsidR="00EE1D9C">
        <w:t>ta</w:t>
      </w:r>
      <w:r w:rsidR="00EE1D9C">
        <w:rPr>
          <w:spacing w:val="-4"/>
        </w:rPr>
        <w:t>r</w:t>
      </w:r>
      <w:r w:rsidR="00EE1D9C">
        <w:t>get plate</w:t>
      </w:r>
      <w:r w:rsidR="00EE1D9C">
        <w:rPr>
          <w:spacing w:val="1"/>
        </w:rPr>
        <w:t xml:space="preserve"> </w:t>
      </w:r>
      <w:r w:rsidR="00EE1D9C">
        <w:t>and</w:t>
      </w:r>
      <w:r w:rsidR="00EE1D9C">
        <w:rPr>
          <w:spacing w:val="2"/>
        </w:rPr>
        <w:t xml:space="preserve"> </w:t>
      </w:r>
      <w:r w:rsidR="00EE1D9C">
        <w:t>the</w:t>
      </w:r>
      <w:r w:rsidR="00EE1D9C">
        <w:rPr>
          <w:spacing w:val="2"/>
        </w:rPr>
        <w:t xml:space="preserve"> </w:t>
      </w:r>
      <w:r w:rsidR="00EE1D9C">
        <w:t xml:space="preserve">clamping structure. </w:t>
      </w:r>
      <w:r w:rsidR="00EE1D9C">
        <w:rPr>
          <w:spacing w:val="3"/>
        </w:rPr>
        <w:t xml:space="preserve"> </w:t>
      </w:r>
      <w:r w:rsidR="00EE1D9C">
        <w:t>The</w:t>
      </w:r>
      <w:r w:rsidR="00EE1D9C">
        <w:rPr>
          <w:spacing w:val="5"/>
        </w:rPr>
        <w:t xml:space="preserve"> </w:t>
      </w:r>
      <w:r w:rsidR="00EE1D9C">
        <w:t>chamfered plate</w:t>
      </w:r>
      <w:r w:rsidR="00EE1D9C">
        <w:rPr>
          <w:spacing w:val="5"/>
        </w:rPr>
        <w:t xml:space="preserve"> </w:t>
      </w:r>
      <w:r w:rsidR="00EE1D9C">
        <w:rPr>
          <w:spacing w:val="-2"/>
        </w:rPr>
        <w:t>w</w:t>
      </w:r>
      <w:r w:rsidR="00EE1D9C">
        <w:t>as</w:t>
      </w:r>
      <w:r w:rsidR="00EE1D9C">
        <w:rPr>
          <w:spacing w:val="5"/>
        </w:rPr>
        <w:t xml:space="preserve"> </w:t>
      </w:r>
      <w:r w:rsidR="00EE1D9C">
        <w:t>used</w:t>
      </w:r>
      <w:r w:rsidR="00EE1D9C">
        <w:rPr>
          <w:spacing w:val="5"/>
        </w:rPr>
        <w:t xml:space="preserve"> </w:t>
      </w:r>
      <w:r w:rsidR="00EE1D9C">
        <w:t>to</w:t>
      </w:r>
      <w:r w:rsidR="00EE1D9C">
        <w:rPr>
          <w:spacing w:val="7"/>
        </w:rPr>
        <w:t xml:space="preserve"> </w:t>
      </w:r>
      <w:r w:rsidR="00EE1D9C">
        <w:t>ease</w:t>
      </w:r>
      <w:r w:rsidR="00EE1D9C">
        <w:rPr>
          <w:spacing w:val="5"/>
        </w:rPr>
        <w:t xml:space="preserve"> </w:t>
      </w:r>
      <w:r w:rsidR="00EE1D9C">
        <w:t>the</w:t>
      </w:r>
      <w:r w:rsidR="00EE1D9C">
        <w:rPr>
          <w:spacing w:val="6"/>
        </w:rPr>
        <w:t xml:space="preserve"> </w:t>
      </w:r>
      <w:r w:rsidR="00EE1D9C">
        <w:t>bending stress</w:t>
      </w:r>
      <w:r w:rsidR="00EE1D9C">
        <w:rPr>
          <w:spacing w:val="5"/>
        </w:rPr>
        <w:t xml:space="preserve"> </w:t>
      </w:r>
      <w:r w:rsidR="00EE1D9C">
        <w:t>in</w:t>
      </w:r>
      <w:r w:rsidR="00EE1D9C">
        <w:rPr>
          <w:spacing w:val="8"/>
        </w:rPr>
        <w:t xml:space="preserve"> </w:t>
      </w:r>
      <w:r w:rsidR="00EE1D9C">
        <w:t>the</w:t>
      </w:r>
      <w:r w:rsidR="00EE1D9C">
        <w:rPr>
          <w:spacing w:val="7"/>
        </w:rPr>
        <w:t xml:space="preserve"> </w:t>
      </w:r>
      <w:r w:rsidR="00EE1D9C">
        <w:t>bolts</w:t>
      </w:r>
      <w:r w:rsidR="00EE1D9C">
        <w:rPr>
          <w:spacing w:val="5"/>
        </w:rPr>
        <w:t xml:space="preserve"> </w:t>
      </w:r>
      <w:r w:rsidR="00EE1D9C">
        <w:t>as</w:t>
      </w:r>
      <w:r w:rsidR="00EE1D9C">
        <w:rPr>
          <w:spacing w:val="8"/>
        </w:rPr>
        <w:t xml:space="preserve"> </w:t>
      </w:r>
      <w:r w:rsidR="00EE1D9C">
        <w:t>the</w:t>
      </w:r>
      <w:r w:rsidR="00EE1D9C">
        <w:rPr>
          <w:spacing w:val="7"/>
        </w:rPr>
        <w:t xml:space="preserve"> </w:t>
      </w:r>
      <w:r w:rsidR="00EE1D9C">
        <w:t>plate</w:t>
      </w:r>
      <w:r w:rsidR="00EE1D9C">
        <w:rPr>
          <w:spacing w:val="5"/>
        </w:rPr>
        <w:t xml:space="preserve"> </w:t>
      </w:r>
      <w:r w:rsidR="00EE1D9C">
        <w:t>is</w:t>
      </w:r>
      <w:r w:rsidR="00EE1D9C">
        <w:rPr>
          <w:spacing w:val="8"/>
        </w:rPr>
        <w:t xml:space="preserve"> </w:t>
      </w:r>
      <w:r w:rsidR="00EE1D9C">
        <w:t>constrained and</w:t>
      </w:r>
      <w:r w:rsidR="00EE1D9C">
        <w:rPr>
          <w:spacing w:val="6"/>
        </w:rPr>
        <w:t xml:space="preserve"> </w:t>
      </w:r>
      <w:r w:rsidR="00EE1D9C">
        <w:t>is</w:t>
      </w:r>
      <w:r w:rsidR="00EE1D9C">
        <w:rPr>
          <w:spacing w:val="8"/>
        </w:rPr>
        <w:t xml:space="preserve"> </w:t>
      </w:r>
      <w:r w:rsidR="00EE1D9C">
        <w:t>forced</w:t>
      </w:r>
      <w:r w:rsidR="00EE1D9C">
        <w:rPr>
          <w:spacing w:val="4"/>
        </w:rPr>
        <w:t xml:space="preserve"> </w:t>
      </w:r>
      <w:r w:rsidR="00EE1D9C">
        <w:t>to deform</w:t>
      </w:r>
      <w:r w:rsidR="00EE1D9C">
        <w:rPr>
          <w:spacing w:val="7"/>
        </w:rPr>
        <w:t xml:space="preserve"> </w:t>
      </w:r>
      <w:r w:rsidR="00EE1D9C">
        <w:t>the</w:t>
      </w:r>
      <w:r w:rsidR="00EE1D9C">
        <w:rPr>
          <w:spacing w:val="11"/>
        </w:rPr>
        <w:t xml:space="preserve"> </w:t>
      </w:r>
      <w:r w:rsidR="00EE1D9C">
        <w:t>bolts</w:t>
      </w:r>
      <w:r w:rsidR="00EE1D9C">
        <w:rPr>
          <w:spacing w:val="9"/>
        </w:rPr>
        <w:t xml:space="preserve"> </w:t>
      </w:r>
      <w:r w:rsidR="00EE1D9C">
        <w:t>in</w:t>
      </w:r>
      <w:r w:rsidR="00EE1D9C">
        <w:rPr>
          <w:spacing w:val="11"/>
        </w:rPr>
        <w:t xml:space="preserve"> </w:t>
      </w:r>
      <w:r w:rsidR="00EE1D9C">
        <w:t>shea</w:t>
      </w:r>
      <w:r w:rsidR="00EE1D9C">
        <w:rPr>
          <w:spacing w:val="-11"/>
        </w:rPr>
        <w:t>r</w:t>
      </w:r>
      <w:r w:rsidR="00EE1D9C">
        <w:t>.</w:t>
      </w:r>
      <w:r w:rsidR="00EE1D9C">
        <w:rPr>
          <w:spacing w:val="46"/>
        </w:rPr>
        <w:t xml:space="preserve"> </w:t>
      </w:r>
      <w:r w:rsidR="00EE1D9C">
        <w:t>The</w:t>
      </w:r>
      <w:r w:rsidR="00EE1D9C">
        <w:rPr>
          <w:spacing w:val="10"/>
        </w:rPr>
        <w:t xml:space="preserve"> </w:t>
      </w:r>
      <w:r w:rsidR="00EE1D9C">
        <w:t>clamping</w:t>
      </w:r>
      <w:r w:rsidR="00EE1D9C">
        <w:rPr>
          <w:spacing w:val="6"/>
        </w:rPr>
        <w:t xml:space="preserve"> </w:t>
      </w:r>
      <w:r w:rsidR="00EE1D9C">
        <w:t>structure</w:t>
      </w:r>
      <w:r w:rsidR="00EE1D9C">
        <w:rPr>
          <w:spacing w:val="6"/>
        </w:rPr>
        <w:t xml:space="preserve"> </w:t>
      </w:r>
      <w:r w:rsidR="00EE1D9C">
        <w:rPr>
          <w:spacing w:val="-2"/>
        </w:rPr>
        <w:t>w</w:t>
      </w:r>
      <w:r w:rsidR="00EE1D9C">
        <w:t>as</w:t>
      </w:r>
      <w:r w:rsidR="00EE1D9C">
        <w:rPr>
          <w:spacing w:val="10"/>
        </w:rPr>
        <w:t xml:space="preserve"> </w:t>
      </w:r>
      <w:r w:rsidR="00EE1D9C">
        <w:t>in</w:t>
      </w:r>
      <w:r w:rsidR="00EE1D9C">
        <w:rPr>
          <w:spacing w:val="11"/>
        </w:rPr>
        <w:t xml:space="preserve"> </w:t>
      </w:r>
      <w:r w:rsidR="00EE1D9C">
        <w:t>turn</w:t>
      </w:r>
    </w:p>
    <w:p w:rsidR="00731615" w:rsidRDefault="00731615">
      <w:pPr>
        <w:spacing w:line="200" w:lineRule="exact"/>
      </w:pPr>
    </w:p>
    <w:p w:rsidR="00731615" w:rsidRDefault="00731615">
      <w:pPr>
        <w:spacing w:before="15" w:line="220" w:lineRule="exact"/>
        <w:rPr>
          <w:sz w:val="22"/>
          <w:szCs w:val="22"/>
        </w:rPr>
      </w:pPr>
    </w:p>
    <w:p w:rsidR="00731615" w:rsidRDefault="00EE1D9C">
      <w:pPr>
        <w:spacing w:line="246" w:lineRule="auto"/>
        <w:ind w:left="112" w:right="93" w:firstLine="217"/>
        <w:jc w:val="both"/>
        <w:rPr>
          <w:sz w:val="16"/>
          <w:szCs w:val="16"/>
        </w:rPr>
      </w:pPr>
      <w:r>
        <w:rPr>
          <w:w w:val="99"/>
          <w:position w:val="6"/>
          <w:sz w:val="12"/>
          <w:szCs w:val="12"/>
        </w:rPr>
        <w:t>1</w:t>
      </w:r>
      <w:r>
        <w:rPr>
          <w:spacing w:val="-20"/>
          <w:position w:val="6"/>
          <w:sz w:val="12"/>
          <w:szCs w:val="12"/>
        </w:rPr>
        <w:t xml:space="preserve"> </w:t>
      </w:r>
      <w:r>
        <w:rPr>
          <w:spacing w:val="-11"/>
          <w:sz w:val="16"/>
          <w:szCs w:val="16"/>
        </w:rPr>
        <w:t>T</w:t>
      </w:r>
      <w:r>
        <w:rPr>
          <w:sz w:val="16"/>
          <w:szCs w:val="16"/>
        </w:rPr>
        <w:t>esting</w:t>
      </w:r>
      <w:r>
        <w:rPr>
          <w:spacing w:val="10"/>
          <w:sz w:val="16"/>
          <w:szCs w:val="16"/>
        </w:rPr>
        <w:t xml:space="preserve"> </w:t>
      </w:r>
      <w:r>
        <w:rPr>
          <w:spacing w:val="-2"/>
          <w:sz w:val="16"/>
          <w:szCs w:val="16"/>
        </w:rPr>
        <w:t>w</w:t>
      </w:r>
      <w:r>
        <w:rPr>
          <w:sz w:val="16"/>
          <w:szCs w:val="16"/>
        </w:rPr>
        <w:t>as</w:t>
      </w:r>
      <w:r>
        <w:rPr>
          <w:spacing w:val="13"/>
          <w:sz w:val="16"/>
          <w:szCs w:val="16"/>
        </w:rPr>
        <w:t xml:space="preserve"> </w:t>
      </w:r>
      <w:r>
        <w:rPr>
          <w:sz w:val="16"/>
          <w:szCs w:val="16"/>
        </w:rPr>
        <w:t>carried</w:t>
      </w:r>
      <w:r>
        <w:rPr>
          <w:spacing w:val="11"/>
          <w:sz w:val="16"/>
          <w:szCs w:val="16"/>
        </w:rPr>
        <w:t xml:space="preserve"> </w:t>
      </w:r>
      <w:r>
        <w:rPr>
          <w:sz w:val="16"/>
          <w:szCs w:val="16"/>
        </w:rPr>
        <w:t>out</w:t>
      </w:r>
      <w:r>
        <w:rPr>
          <w:spacing w:val="13"/>
          <w:sz w:val="16"/>
          <w:szCs w:val="16"/>
        </w:rPr>
        <w:t xml:space="preserve"> </w:t>
      </w:r>
      <w:r>
        <w:rPr>
          <w:spacing w:val="-2"/>
          <w:sz w:val="16"/>
          <w:szCs w:val="16"/>
        </w:rPr>
        <w:t>e</w:t>
      </w:r>
      <w:r>
        <w:rPr>
          <w:sz w:val="16"/>
          <w:szCs w:val="16"/>
        </w:rPr>
        <w:t>xternally</w:t>
      </w:r>
      <w:r>
        <w:rPr>
          <w:spacing w:val="9"/>
          <w:sz w:val="16"/>
          <w:szCs w:val="16"/>
        </w:rPr>
        <w:t xml:space="preserve"> </w:t>
      </w:r>
      <w:r>
        <w:rPr>
          <w:sz w:val="16"/>
          <w:szCs w:val="16"/>
        </w:rPr>
        <w:t>by</w:t>
      </w:r>
      <w:r>
        <w:rPr>
          <w:spacing w:val="13"/>
          <w:sz w:val="16"/>
          <w:szCs w:val="16"/>
        </w:rPr>
        <w:t xml:space="preserve"> </w:t>
      </w:r>
      <w:proofErr w:type="spellStart"/>
      <w:r>
        <w:rPr>
          <w:sz w:val="16"/>
          <w:szCs w:val="16"/>
        </w:rPr>
        <w:t>Blastech</w:t>
      </w:r>
      <w:proofErr w:type="spellEnd"/>
      <w:r>
        <w:rPr>
          <w:spacing w:val="9"/>
          <w:sz w:val="16"/>
          <w:szCs w:val="16"/>
        </w:rPr>
        <w:t xml:space="preserve"> </w:t>
      </w:r>
      <w:r>
        <w:rPr>
          <w:sz w:val="16"/>
          <w:szCs w:val="16"/>
        </w:rPr>
        <w:t xml:space="preserve">Ltd. </w:t>
      </w:r>
      <w:r>
        <w:rPr>
          <w:spacing w:val="13"/>
          <w:sz w:val="16"/>
          <w:szCs w:val="16"/>
        </w:rPr>
        <w:t xml:space="preserve"> </w:t>
      </w:r>
      <w:proofErr w:type="gramStart"/>
      <w:r>
        <w:rPr>
          <w:sz w:val="16"/>
          <w:szCs w:val="16"/>
        </w:rPr>
        <w:t>and</w:t>
      </w:r>
      <w:proofErr w:type="gramEnd"/>
      <w:r>
        <w:rPr>
          <w:spacing w:val="13"/>
          <w:sz w:val="16"/>
          <w:szCs w:val="16"/>
        </w:rPr>
        <w:t xml:space="preserve"> </w:t>
      </w:r>
      <w:r>
        <w:rPr>
          <w:sz w:val="16"/>
          <w:szCs w:val="16"/>
        </w:rPr>
        <w:t>full</w:t>
      </w:r>
      <w:r>
        <w:rPr>
          <w:spacing w:val="13"/>
          <w:sz w:val="16"/>
          <w:szCs w:val="16"/>
        </w:rPr>
        <w:t xml:space="preserve"> </w:t>
      </w:r>
      <w:proofErr w:type="spellStart"/>
      <w:r>
        <w:rPr>
          <w:spacing w:val="-2"/>
          <w:sz w:val="16"/>
          <w:szCs w:val="16"/>
        </w:rPr>
        <w:t>e</w:t>
      </w:r>
      <w:r>
        <w:rPr>
          <w:sz w:val="16"/>
          <w:szCs w:val="16"/>
        </w:rPr>
        <w:t>xperimen</w:t>
      </w:r>
      <w:proofErr w:type="spellEnd"/>
      <w:r>
        <w:rPr>
          <w:sz w:val="16"/>
          <w:szCs w:val="16"/>
        </w:rPr>
        <w:t xml:space="preserve">- </w:t>
      </w:r>
      <w:proofErr w:type="spellStart"/>
      <w:r>
        <w:rPr>
          <w:sz w:val="16"/>
          <w:szCs w:val="16"/>
        </w:rPr>
        <w:t>tal</w:t>
      </w:r>
      <w:proofErr w:type="spellEnd"/>
      <w:r>
        <w:rPr>
          <w:spacing w:val="6"/>
          <w:sz w:val="16"/>
          <w:szCs w:val="16"/>
        </w:rPr>
        <w:t xml:space="preserve"> </w:t>
      </w:r>
      <w:r>
        <w:rPr>
          <w:sz w:val="16"/>
          <w:szCs w:val="16"/>
        </w:rPr>
        <w:t>details</w:t>
      </w:r>
      <w:r>
        <w:rPr>
          <w:spacing w:val="4"/>
          <w:sz w:val="16"/>
          <w:szCs w:val="16"/>
        </w:rPr>
        <w:t xml:space="preserve"> </w:t>
      </w:r>
      <w:r>
        <w:rPr>
          <w:sz w:val="16"/>
          <w:szCs w:val="16"/>
        </w:rPr>
        <w:t>are</w:t>
      </w:r>
      <w:r>
        <w:rPr>
          <w:spacing w:val="6"/>
          <w:sz w:val="16"/>
          <w:szCs w:val="16"/>
        </w:rPr>
        <w:t xml:space="preserve"> </w:t>
      </w:r>
      <w:r>
        <w:rPr>
          <w:sz w:val="16"/>
          <w:szCs w:val="16"/>
        </w:rPr>
        <w:t>documented in</w:t>
      </w:r>
      <w:r>
        <w:rPr>
          <w:spacing w:val="7"/>
          <w:sz w:val="16"/>
          <w:szCs w:val="16"/>
        </w:rPr>
        <w:t xml:space="preserve"> </w:t>
      </w:r>
      <w:r>
        <w:rPr>
          <w:sz w:val="16"/>
          <w:szCs w:val="16"/>
        </w:rPr>
        <w:t>the</w:t>
      </w:r>
      <w:r>
        <w:rPr>
          <w:spacing w:val="6"/>
          <w:sz w:val="16"/>
          <w:szCs w:val="16"/>
        </w:rPr>
        <w:t xml:space="preserve"> </w:t>
      </w:r>
      <w:r>
        <w:rPr>
          <w:sz w:val="16"/>
          <w:szCs w:val="16"/>
        </w:rPr>
        <w:t>proprietary</w:t>
      </w:r>
      <w:r>
        <w:rPr>
          <w:spacing w:val="1"/>
          <w:sz w:val="16"/>
          <w:szCs w:val="16"/>
        </w:rPr>
        <w:t xml:space="preserve"> </w:t>
      </w:r>
      <w:r>
        <w:rPr>
          <w:sz w:val="16"/>
          <w:szCs w:val="16"/>
        </w:rPr>
        <w:t>report</w:t>
      </w:r>
      <w:r>
        <w:rPr>
          <w:spacing w:val="4"/>
          <w:sz w:val="16"/>
          <w:szCs w:val="16"/>
        </w:rPr>
        <w:t xml:space="preserve"> </w:t>
      </w:r>
      <w:r>
        <w:rPr>
          <w:sz w:val="16"/>
          <w:szCs w:val="16"/>
        </w:rPr>
        <w:t>numbered</w:t>
      </w:r>
      <w:r>
        <w:rPr>
          <w:spacing w:val="1"/>
          <w:sz w:val="16"/>
          <w:szCs w:val="16"/>
        </w:rPr>
        <w:t xml:space="preserve"> </w:t>
      </w:r>
      <w:r>
        <w:rPr>
          <w:sz w:val="16"/>
          <w:szCs w:val="16"/>
        </w:rPr>
        <w:t>B</w:t>
      </w:r>
      <w:r>
        <w:rPr>
          <w:spacing w:val="-15"/>
          <w:sz w:val="16"/>
          <w:szCs w:val="16"/>
        </w:rPr>
        <w:t>T</w:t>
      </w:r>
      <w:r>
        <w:rPr>
          <w:sz w:val="16"/>
          <w:szCs w:val="16"/>
        </w:rPr>
        <w:t>-190-DSTL- P3v1.0.</w:t>
      </w:r>
    </w:p>
    <w:p w:rsidR="00731615" w:rsidRDefault="00EE1D9C">
      <w:pPr>
        <w:spacing w:before="59" w:line="247" w:lineRule="auto"/>
        <w:ind w:right="76"/>
        <w:jc w:val="both"/>
      </w:pPr>
      <w:r>
        <w:br w:type="column"/>
      </w:r>
      <w:proofErr w:type="gramStart"/>
      <w:r>
        <w:lastRenderedPageBreak/>
        <w:t>connected</w:t>
      </w:r>
      <w:proofErr w:type="gramEnd"/>
      <w:r>
        <w:t xml:space="preserve"> to</w:t>
      </w:r>
      <w:r>
        <w:rPr>
          <w:spacing w:val="7"/>
        </w:rPr>
        <w:t xml:space="preserve"> </w:t>
      </w:r>
      <w:r>
        <w:t>a</w:t>
      </w:r>
      <w:r>
        <w:rPr>
          <w:spacing w:val="7"/>
        </w:rPr>
        <w:t xml:space="preserve"> </w:t>
      </w:r>
      <w:r>
        <w:t>steel</w:t>
      </w:r>
      <w:r>
        <w:rPr>
          <w:spacing w:val="4"/>
        </w:rPr>
        <w:t xml:space="preserve"> </w:t>
      </w:r>
      <w:r>
        <w:t>frame</w:t>
      </w:r>
      <w:r>
        <w:rPr>
          <w:spacing w:val="3"/>
        </w:rPr>
        <w:t xml:space="preserve"> </w:t>
      </w:r>
      <w:r>
        <w:t>by</w:t>
      </w:r>
      <w:r>
        <w:rPr>
          <w:spacing w:val="6"/>
        </w:rPr>
        <w:t xml:space="preserve"> </w:t>
      </w:r>
      <w:r>
        <w:t>a</w:t>
      </w:r>
      <w:r>
        <w:rPr>
          <w:spacing w:val="7"/>
        </w:rPr>
        <w:t xml:space="preserve"> </w:t>
      </w:r>
      <w:r>
        <w:t>set</w:t>
      </w:r>
      <w:r>
        <w:rPr>
          <w:spacing w:val="6"/>
        </w:rPr>
        <w:t xml:space="preserve"> </w:t>
      </w:r>
      <w:r>
        <w:t>of</w:t>
      </w:r>
      <w:r>
        <w:rPr>
          <w:spacing w:val="6"/>
        </w:rPr>
        <w:t xml:space="preserve"> </w:t>
      </w:r>
      <w:r>
        <w:t>four</w:t>
      </w:r>
      <w:r>
        <w:rPr>
          <w:spacing w:val="5"/>
        </w:rPr>
        <w:t xml:space="preserve"> </w:t>
      </w:r>
      <w:r>
        <w:t>load</w:t>
      </w:r>
      <w:r>
        <w:rPr>
          <w:spacing w:val="5"/>
        </w:rPr>
        <w:t xml:space="preserve"> </w:t>
      </w:r>
      <w:r>
        <w:t>cells;</w:t>
      </w:r>
      <w:r>
        <w:rPr>
          <w:spacing w:val="9"/>
        </w:rPr>
        <w:t xml:space="preserve"> </w:t>
      </w:r>
      <w:r>
        <w:t>the</w:t>
      </w:r>
      <w:r>
        <w:rPr>
          <w:spacing w:val="6"/>
        </w:rPr>
        <w:t xml:space="preserve"> </w:t>
      </w:r>
      <w:r>
        <w:t>load cells</w:t>
      </w:r>
      <w:r>
        <w:rPr>
          <w:spacing w:val="-15"/>
        </w:rPr>
        <w:t xml:space="preserve"> </w:t>
      </w:r>
      <w:r>
        <w:t>were</w:t>
      </w:r>
      <w:r>
        <w:rPr>
          <w:spacing w:val="-15"/>
        </w:rPr>
        <w:t xml:space="preserve"> </w:t>
      </w:r>
      <w:r>
        <w:t>attached</w:t>
      </w:r>
      <w:r>
        <w:rPr>
          <w:spacing w:val="-18"/>
        </w:rPr>
        <w:t xml:space="preserve"> </w:t>
      </w:r>
      <w:r>
        <w:t>to</w:t>
      </w:r>
      <w:r>
        <w:rPr>
          <w:spacing w:val="-13"/>
        </w:rPr>
        <w:t xml:space="preserve"> </w:t>
      </w:r>
      <w:r>
        <w:t>the</w:t>
      </w:r>
      <w:r>
        <w:rPr>
          <w:spacing w:val="-13"/>
        </w:rPr>
        <w:t xml:space="preserve"> </w:t>
      </w:r>
      <w:r>
        <w:t>corners</w:t>
      </w:r>
      <w:r>
        <w:rPr>
          <w:spacing w:val="-17"/>
        </w:rPr>
        <w:t xml:space="preserve"> </w:t>
      </w:r>
      <w:r>
        <w:t>of</w:t>
      </w:r>
      <w:r>
        <w:rPr>
          <w:spacing w:val="-13"/>
        </w:rPr>
        <w:t xml:space="preserve"> </w:t>
      </w:r>
      <w:r>
        <w:t>the</w:t>
      </w:r>
      <w:r>
        <w:rPr>
          <w:spacing w:val="-13"/>
        </w:rPr>
        <w:t xml:space="preserve"> </w:t>
      </w:r>
      <w:r>
        <w:t>clamping</w:t>
      </w:r>
      <w:r>
        <w:rPr>
          <w:spacing w:val="-18"/>
        </w:rPr>
        <w:t xml:space="preserve"> </w:t>
      </w:r>
      <w:r>
        <w:t>structure. The steel</w:t>
      </w:r>
      <w:r>
        <w:rPr>
          <w:spacing w:val="3"/>
        </w:rPr>
        <w:t xml:space="preserve"> </w:t>
      </w:r>
      <w:r>
        <w:t>frame</w:t>
      </w:r>
      <w:r>
        <w:rPr>
          <w:spacing w:val="2"/>
        </w:rPr>
        <w:t xml:space="preserve"> </w:t>
      </w:r>
      <w:r>
        <w:rPr>
          <w:spacing w:val="-2"/>
        </w:rPr>
        <w:t>w</w:t>
      </w:r>
      <w:r>
        <w:t>as</w:t>
      </w:r>
      <w:r>
        <w:rPr>
          <w:spacing w:val="4"/>
        </w:rPr>
        <w:t xml:space="preserve"> </w:t>
      </w:r>
      <w:r>
        <w:t>weighed d</w:t>
      </w:r>
      <w:r>
        <w:rPr>
          <w:spacing w:val="-5"/>
        </w:rPr>
        <w:t>o</w:t>
      </w:r>
      <w:r>
        <w:t>wn</w:t>
      </w:r>
      <w:r>
        <w:rPr>
          <w:spacing w:val="2"/>
        </w:rPr>
        <w:t xml:space="preserve"> </w:t>
      </w:r>
      <w:r>
        <w:t>by</w:t>
      </w:r>
      <w:r>
        <w:rPr>
          <w:spacing w:val="5"/>
        </w:rPr>
        <w:t xml:space="preserve"> </w:t>
      </w:r>
      <w:r>
        <w:t>concrete blocks</w:t>
      </w:r>
      <w:r>
        <w:rPr>
          <w:spacing w:val="2"/>
        </w:rPr>
        <w:t xml:space="preserve"> </w:t>
      </w:r>
      <w:r>
        <w:t>collect</w:t>
      </w:r>
      <w:r>
        <w:rPr>
          <w:spacing w:val="-5"/>
        </w:rPr>
        <w:t>i</w:t>
      </w:r>
      <w:r>
        <w:rPr>
          <w:spacing w:val="-3"/>
        </w:rPr>
        <w:t>v</w:t>
      </w:r>
      <w:r>
        <w:t>ely weighing</w:t>
      </w:r>
      <w:r>
        <w:rPr>
          <w:spacing w:val="5"/>
        </w:rPr>
        <w:t xml:space="preserve"> </w:t>
      </w:r>
      <w:r>
        <w:t>approximately</w:t>
      </w:r>
      <w:r>
        <w:rPr>
          <w:spacing w:val="1"/>
        </w:rPr>
        <w:t xml:space="preserve"> </w:t>
      </w:r>
      <w:proofErr w:type="gramStart"/>
      <w:r>
        <w:t>10</w:t>
      </w:r>
      <w:r>
        <w:rPr>
          <w:position w:val="7"/>
          <w:sz w:val="14"/>
          <w:szCs w:val="14"/>
        </w:rPr>
        <w:t xml:space="preserve">3  </w:t>
      </w:r>
      <w:r>
        <w:t>kg</w:t>
      </w:r>
      <w:proofErr w:type="gramEnd"/>
      <w:r>
        <w:rPr>
          <w:spacing w:val="11"/>
        </w:rPr>
        <w:t xml:space="preserve"> </w:t>
      </w:r>
      <w:r>
        <w:t>to</w:t>
      </w:r>
      <w:r>
        <w:rPr>
          <w:spacing w:val="11"/>
        </w:rPr>
        <w:t xml:space="preserve"> </w:t>
      </w:r>
      <w:r>
        <w:t>ensure</w:t>
      </w:r>
      <w:r>
        <w:rPr>
          <w:spacing w:val="7"/>
        </w:rPr>
        <w:t xml:space="preserve"> </w:t>
      </w:r>
      <w:r>
        <w:t>that</w:t>
      </w:r>
      <w:r>
        <w:rPr>
          <w:spacing w:val="10"/>
        </w:rPr>
        <w:t xml:space="preserve"> </w:t>
      </w:r>
      <w:r>
        <w:t>the</w:t>
      </w:r>
      <w:r>
        <w:rPr>
          <w:spacing w:val="10"/>
        </w:rPr>
        <w:t xml:space="preserve"> </w:t>
      </w:r>
      <w:r>
        <w:t>steel</w:t>
      </w:r>
      <w:r>
        <w:rPr>
          <w:spacing w:val="9"/>
        </w:rPr>
        <w:t xml:space="preserve"> </w:t>
      </w:r>
      <w:r>
        <w:t>frame can</w:t>
      </w:r>
      <w:r>
        <w:rPr>
          <w:spacing w:val="3"/>
        </w:rPr>
        <w:t xml:space="preserve"> </w:t>
      </w:r>
      <w:r>
        <w:t>be</w:t>
      </w:r>
      <w:r>
        <w:rPr>
          <w:spacing w:val="4"/>
        </w:rPr>
        <w:t xml:space="preserve"> </w:t>
      </w:r>
      <w:r>
        <w:t>assumed</w:t>
      </w:r>
      <w:r>
        <w:rPr>
          <w:spacing w:val="-1"/>
        </w:rPr>
        <w:t xml:space="preserve"> </w:t>
      </w:r>
      <w:r>
        <w:t>to</w:t>
      </w:r>
      <w:r>
        <w:rPr>
          <w:spacing w:val="4"/>
        </w:rPr>
        <w:t xml:space="preserve"> </w:t>
      </w:r>
      <w:r>
        <w:t>be</w:t>
      </w:r>
      <w:r>
        <w:rPr>
          <w:spacing w:val="4"/>
        </w:rPr>
        <w:t xml:space="preserve"> </w:t>
      </w:r>
      <w:r>
        <w:t>rigid</w:t>
      </w:r>
      <w:r>
        <w:rPr>
          <w:spacing w:val="2"/>
        </w:rPr>
        <w:t xml:space="preserve"> </w:t>
      </w:r>
      <w:r>
        <w:t>for</w:t>
      </w:r>
      <w:r>
        <w:rPr>
          <w:spacing w:val="4"/>
        </w:rPr>
        <w:t xml:space="preserve"> </w:t>
      </w:r>
      <w:r>
        <w:t>all</w:t>
      </w:r>
      <w:r>
        <w:rPr>
          <w:spacing w:val="4"/>
        </w:rPr>
        <w:t xml:space="preserve"> </w:t>
      </w:r>
      <w:r>
        <w:t>practical</w:t>
      </w:r>
      <w:r>
        <w:rPr>
          <w:spacing w:val="-1"/>
        </w:rPr>
        <w:t xml:space="preserve"> </w:t>
      </w:r>
      <w:r>
        <w:t>purposes.</w:t>
      </w:r>
      <w:r>
        <w:rPr>
          <w:spacing w:val="23"/>
        </w:rPr>
        <w:t xml:space="preserve"> </w:t>
      </w:r>
      <w:r>
        <w:t>This</w:t>
      </w:r>
      <w:r>
        <w:rPr>
          <w:spacing w:val="2"/>
        </w:rPr>
        <w:t xml:space="preserve"> </w:t>
      </w:r>
      <w:r>
        <w:t>can be</w:t>
      </w:r>
      <w:r>
        <w:rPr>
          <w:spacing w:val="6"/>
        </w:rPr>
        <w:t xml:space="preserve"> </w:t>
      </w:r>
      <w:r>
        <w:t>assumed to</w:t>
      </w:r>
      <w:r>
        <w:rPr>
          <w:spacing w:val="6"/>
        </w:rPr>
        <w:t xml:space="preserve"> </w:t>
      </w:r>
      <w:r>
        <w:t>be</w:t>
      </w:r>
      <w:r>
        <w:rPr>
          <w:spacing w:val="6"/>
        </w:rPr>
        <w:t xml:space="preserve"> </w:t>
      </w:r>
      <w:r>
        <w:t>true</w:t>
      </w:r>
      <w:r>
        <w:rPr>
          <w:spacing w:val="5"/>
        </w:rPr>
        <w:t xml:space="preserve"> </w:t>
      </w:r>
      <w:r>
        <w:t>g</w:t>
      </w:r>
      <w:r>
        <w:rPr>
          <w:spacing w:val="-5"/>
        </w:rPr>
        <w:t>i</w:t>
      </w:r>
      <w:r>
        <w:rPr>
          <w:spacing w:val="-3"/>
        </w:rPr>
        <w:t>v</w:t>
      </w:r>
      <w:r>
        <w:t>en</w:t>
      </w:r>
      <w:r>
        <w:rPr>
          <w:spacing w:val="3"/>
        </w:rPr>
        <w:t xml:space="preserve"> </w:t>
      </w:r>
      <w:r>
        <w:t>the</w:t>
      </w:r>
      <w:r>
        <w:rPr>
          <w:spacing w:val="6"/>
        </w:rPr>
        <w:t xml:space="preserve"> </w:t>
      </w:r>
      <w:r>
        <w:rPr>
          <w:spacing w:val="-3"/>
        </w:rPr>
        <w:t>e</w:t>
      </w:r>
      <w:r>
        <w:t>xtremely short</w:t>
      </w:r>
      <w:r>
        <w:rPr>
          <w:spacing w:val="3"/>
        </w:rPr>
        <w:t xml:space="preserve"> </w:t>
      </w:r>
      <w:r>
        <w:t>loading</w:t>
      </w:r>
      <w:r>
        <w:rPr>
          <w:spacing w:val="2"/>
        </w:rPr>
        <w:t xml:space="preserve"> </w:t>
      </w:r>
      <w:proofErr w:type="spellStart"/>
      <w:r>
        <w:t>dura</w:t>
      </w:r>
      <w:proofErr w:type="spellEnd"/>
      <w:r>
        <w:t xml:space="preserve">- </w:t>
      </w:r>
      <w:proofErr w:type="spellStart"/>
      <w:r>
        <w:t>tion</w:t>
      </w:r>
      <w:proofErr w:type="spellEnd"/>
      <w:r>
        <w:rPr>
          <w:spacing w:val="5"/>
        </w:rPr>
        <w:t xml:space="preserve"> </w:t>
      </w:r>
      <w:r>
        <w:t>from</w:t>
      </w:r>
      <w:r>
        <w:rPr>
          <w:spacing w:val="5"/>
        </w:rPr>
        <w:t xml:space="preserve"> </w:t>
      </w:r>
      <w:r>
        <w:t>the</w:t>
      </w:r>
      <w:r>
        <w:rPr>
          <w:spacing w:val="6"/>
        </w:rPr>
        <w:t xml:space="preserve"> </w:t>
      </w:r>
      <w:r>
        <w:t>blast</w:t>
      </w:r>
      <w:r>
        <w:rPr>
          <w:spacing w:val="5"/>
        </w:rPr>
        <w:t xml:space="preserve"> </w:t>
      </w:r>
      <w:r>
        <w:t>test</w:t>
      </w:r>
      <w:r>
        <w:rPr>
          <w:spacing w:val="6"/>
        </w:rPr>
        <w:t xml:space="preserve"> </w:t>
      </w:r>
      <w:r>
        <w:t>(estimated by</w:t>
      </w:r>
      <w:r>
        <w:rPr>
          <w:spacing w:val="6"/>
        </w:rPr>
        <w:t xml:space="preserve"> </w:t>
      </w:r>
      <w:r>
        <w:t>simulation to</w:t>
      </w:r>
      <w:r>
        <w:rPr>
          <w:spacing w:val="7"/>
        </w:rPr>
        <w:t xml:space="preserve"> </w:t>
      </w:r>
      <w:r>
        <w:t>be</w:t>
      </w:r>
      <w:r>
        <w:rPr>
          <w:spacing w:val="7"/>
        </w:rPr>
        <w:t xml:space="preserve"> </w:t>
      </w:r>
      <w:r>
        <w:t>of</w:t>
      </w:r>
      <w:r>
        <w:rPr>
          <w:spacing w:val="7"/>
        </w:rPr>
        <w:t xml:space="preserve"> </w:t>
      </w:r>
      <w:r>
        <w:t>the order</w:t>
      </w:r>
      <w:r>
        <w:rPr>
          <w:spacing w:val="-4"/>
        </w:rPr>
        <w:t xml:space="preserve"> </w:t>
      </w:r>
      <w:r>
        <w:t>of</w:t>
      </w:r>
      <w:r>
        <w:rPr>
          <w:spacing w:val="-2"/>
        </w:rPr>
        <w:t xml:space="preserve"> </w:t>
      </w:r>
      <w:r>
        <w:t>10</w:t>
      </w:r>
      <w:r>
        <w:rPr>
          <w:spacing w:val="-2"/>
        </w:rPr>
        <w:t xml:space="preserve"> </w:t>
      </w:r>
      <w:r>
        <w:t>µs).</w:t>
      </w:r>
    </w:p>
    <w:p w:rsidR="00731615" w:rsidRDefault="00731615">
      <w:pPr>
        <w:spacing w:before="1" w:line="240" w:lineRule="exact"/>
        <w:rPr>
          <w:sz w:val="24"/>
          <w:szCs w:val="24"/>
        </w:rPr>
      </w:pPr>
    </w:p>
    <w:p w:rsidR="00731615" w:rsidRDefault="00EE1D9C">
      <w:pPr>
        <w:ind w:right="2297"/>
        <w:jc w:val="both"/>
      </w:pPr>
      <w:r>
        <w:t>3.2.2.</w:t>
      </w:r>
      <w:r>
        <w:rPr>
          <w:spacing w:val="45"/>
        </w:rPr>
        <w:t xml:space="preserve"> </w:t>
      </w:r>
      <w:r>
        <w:t>Optical</w:t>
      </w:r>
      <w:r>
        <w:rPr>
          <w:spacing w:val="6"/>
        </w:rPr>
        <w:t xml:space="preserve"> </w:t>
      </w:r>
      <w:r>
        <w:t>St</w:t>
      </w:r>
      <w:r>
        <w:rPr>
          <w:spacing w:val="-3"/>
        </w:rPr>
        <w:t>r</w:t>
      </w:r>
      <w:r>
        <w:t>ain</w:t>
      </w:r>
      <w:r>
        <w:rPr>
          <w:spacing w:val="7"/>
        </w:rPr>
        <w:t xml:space="preserve"> </w:t>
      </w:r>
      <w:r>
        <w:t>Measu</w:t>
      </w:r>
      <w:r>
        <w:rPr>
          <w:spacing w:val="-7"/>
        </w:rPr>
        <w:t>r</w:t>
      </w:r>
      <w:r>
        <w:t>ement</w:t>
      </w:r>
    </w:p>
    <w:p w:rsidR="00731615" w:rsidRDefault="00EE1D9C">
      <w:pPr>
        <w:spacing w:before="29" w:line="249" w:lineRule="auto"/>
        <w:ind w:right="78" w:firstLine="299"/>
        <w:jc w:val="both"/>
      </w:pPr>
      <w:r>
        <w:t>Residual plastic</w:t>
      </w:r>
      <w:r>
        <w:rPr>
          <w:spacing w:val="2"/>
        </w:rPr>
        <w:t xml:space="preserve"> </w:t>
      </w:r>
      <w:r>
        <w:t>strain</w:t>
      </w:r>
      <w:r>
        <w:rPr>
          <w:spacing w:val="3"/>
        </w:rPr>
        <w:t xml:space="preserve"> </w:t>
      </w:r>
      <w:r>
        <w:t>in</w:t>
      </w:r>
      <w:r>
        <w:rPr>
          <w:spacing w:val="5"/>
        </w:rPr>
        <w:t xml:space="preserve"> </w:t>
      </w:r>
      <w:r>
        <w:t>the</w:t>
      </w:r>
      <w:r>
        <w:rPr>
          <w:spacing w:val="5"/>
        </w:rPr>
        <w:t xml:space="preserve"> </w:t>
      </w:r>
      <w:r>
        <w:t>top</w:t>
      </w:r>
      <w:r>
        <w:rPr>
          <w:spacing w:val="4"/>
        </w:rPr>
        <w:t xml:space="preserve"> </w:t>
      </w:r>
      <w:r>
        <w:t>sur</w:t>
      </w:r>
      <w:r>
        <w:rPr>
          <w:spacing w:val="-2"/>
        </w:rPr>
        <w:t>f</w:t>
      </w:r>
      <w:r>
        <w:t>ace</w:t>
      </w:r>
      <w:r>
        <w:rPr>
          <w:spacing w:val="1"/>
        </w:rPr>
        <w:t xml:space="preserve"> </w:t>
      </w:r>
      <w:r>
        <w:t>of</w:t>
      </w:r>
      <w:r>
        <w:rPr>
          <w:spacing w:val="5"/>
        </w:rPr>
        <w:t xml:space="preserve"> </w:t>
      </w:r>
      <w:r>
        <w:t>the</w:t>
      </w:r>
      <w:r>
        <w:rPr>
          <w:spacing w:val="5"/>
        </w:rPr>
        <w:t xml:space="preserve"> </w:t>
      </w:r>
      <w:r>
        <w:t>deformed panels</w:t>
      </w:r>
      <w:r>
        <w:rPr>
          <w:spacing w:val="3"/>
        </w:rPr>
        <w:t xml:space="preserve"> </w:t>
      </w:r>
      <w:r>
        <w:rPr>
          <w:spacing w:val="-2"/>
        </w:rPr>
        <w:t>w</w:t>
      </w:r>
      <w:r>
        <w:t>as</w:t>
      </w:r>
      <w:r>
        <w:rPr>
          <w:spacing w:val="5"/>
        </w:rPr>
        <w:t xml:space="preserve"> </w:t>
      </w:r>
      <w:r>
        <w:t>estimated</w:t>
      </w:r>
      <w:r>
        <w:rPr>
          <w:spacing w:val="1"/>
        </w:rPr>
        <w:t xml:space="preserve"> </w:t>
      </w:r>
      <w:r>
        <w:t>by</w:t>
      </w:r>
      <w:r>
        <w:rPr>
          <w:spacing w:val="6"/>
        </w:rPr>
        <w:t xml:space="preserve"> </w:t>
      </w:r>
      <w:r>
        <w:t>measuring the</w:t>
      </w:r>
      <w:r>
        <w:rPr>
          <w:spacing w:val="6"/>
        </w:rPr>
        <w:t xml:space="preserve"> </w:t>
      </w:r>
      <w:r>
        <w:t>elon</w:t>
      </w:r>
      <w:r>
        <w:rPr>
          <w:spacing w:val="-1"/>
        </w:rPr>
        <w:t>g</w:t>
      </w:r>
      <w:r>
        <w:t>ation in</w:t>
      </w:r>
      <w:r>
        <w:rPr>
          <w:spacing w:val="7"/>
        </w:rPr>
        <w:t xml:space="preserve"> </w:t>
      </w:r>
      <w:r>
        <w:t>the</w:t>
      </w:r>
      <w:r>
        <w:rPr>
          <w:spacing w:val="6"/>
        </w:rPr>
        <w:t xml:space="preserve"> </w:t>
      </w:r>
      <w:proofErr w:type="spellStart"/>
      <w:r>
        <w:t>ele</w:t>
      </w:r>
      <w:proofErr w:type="spellEnd"/>
      <w:r>
        <w:t xml:space="preserve">- </w:t>
      </w:r>
      <w:proofErr w:type="spellStart"/>
      <w:r>
        <w:t>ments</w:t>
      </w:r>
      <w:proofErr w:type="spellEnd"/>
      <w:r>
        <w:rPr>
          <w:spacing w:val="-5"/>
        </w:rPr>
        <w:t xml:space="preserve"> </w:t>
      </w:r>
      <w:r>
        <w:t>of</w:t>
      </w:r>
      <w:r>
        <w:rPr>
          <w:spacing w:val="-2"/>
        </w:rPr>
        <w:t xml:space="preserve"> </w:t>
      </w:r>
      <w:r>
        <w:t>a</w:t>
      </w:r>
      <w:r>
        <w:rPr>
          <w:spacing w:val="-1"/>
        </w:rPr>
        <w:t xml:space="preserve"> </w:t>
      </w:r>
      <w:r>
        <w:t>r</w:t>
      </w:r>
      <w:r>
        <w:rPr>
          <w:spacing w:val="-3"/>
        </w:rPr>
        <w:t>e</w:t>
      </w:r>
      <w:r>
        <w:t>gular</w:t>
      </w:r>
      <w:r>
        <w:rPr>
          <w:spacing w:val="-6"/>
        </w:rPr>
        <w:t xml:space="preserve"> </w:t>
      </w:r>
      <w:r>
        <w:t>2x2</w:t>
      </w:r>
      <w:r>
        <w:rPr>
          <w:spacing w:val="-3"/>
        </w:rPr>
        <w:t xml:space="preserve"> </w:t>
      </w:r>
      <w:r>
        <w:t>mm</w:t>
      </w:r>
      <w:r>
        <w:rPr>
          <w:spacing w:val="-3"/>
        </w:rPr>
        <w:t xml:space="preserve"> </w:t>
      </w:r>
      <w:r>
        <w:t>grid</w:t>
      </w:r>
      <w:r>
        <w:rPr>
          <w:spacing w:val="-3"/>
        </w:rPr>
        <w:t xml:space="preserve"> </w:t>
      </w:r>
      <w:r>
        <w:t>pattern</w:t>
      </w:r>
      <w:r>
        <w:rPr>
          <w:spacing w:val="-6"/>
        </w:rPr>
        <w:t xml:space="preserve"> </w:t>
      </w:r>
      <w:r>
        <w:t>which</w:t>
      </w:r>
      <w:r>
        <w:rPr>
          <w:spacing w:val="-5"/>
        </w:rPr>
        <w:t xml:space="preserve"> </w:t>
      </w:r>
      <w:r>
        <w:rPr>
          <w:spacing w:val="-2"/>
        </w:rPr>
        <w:t>w</w:t>
      </w:r>
      <w:r>
        <w:t>as</w:t>
      </w:r>
      <w:r>
        <w:rPr>
          <w:spacing w:val="-3"/>
        </w:rPr>
        <w:t xml:space="preserve"> </w:t>
      </w:r>
      <w:proofErr w:type="spellStart"/>
      <w:r>
        <w:t>photochem</w:t>
      </w:r>
      <w:proofErr w:type="spellEnd"/>
      <w:r>
        <w:t xml:space="preserve">- </w:t>
      </w:r>
      <w:proofErr w:type="spellStart"/>
      <w:r>
        <w:t>ically</w:t>
      </w:r>
      <w:proofErr w:type="spellEnd"/>
      <w:r>
        <w:rPr>
          <w:spacing w:val="1"/>
        </w:rPr>
        <w:t xml:space="preserve"> </w:t>
      </w:r>
      <w:r>
        <w:t>etched</w:t>
      </w:r>
      <w:r>
        <w:rPr>
          <w:spacing w:val="1"/>
        </w:rPr>
        <w:t xml:space="preserve"> </w:t>
      </w:r>
      <w:r>
        <w:t>on</w:t>
      </w:r>
      <w:r>
        <w:rPr>
          <w:spacing w:val="4"/>
        </w:rPr>
        <w:t xml:space="preserve"> </w:t>
      </w:r>
      <w:r>
        <w:t>to</w:t>
      </w:r>
      <w:r>
        <w:rPr>
          <w:spacing w:val="4"/>
        </w:rPr>
        <w:t xml:space="preserve"> </w:t>
      </w:r>
      <w:r>
        <w:t>the</w:t>
      </w:r>
      <w:r>
        <w:rPr>
          <w:spacing w:val="3"/>
        </w:rPr>
        <w:t xml:space="preserve"> </w:t>
      </w:r>
      <w:r>
        <w:t>top</w:t>
      </w:r>
      <w:r>
        <w:rPr>
          <w:spacing w:val="3"/>
        </w:rPr>
        <w:t xml:space="preserve"> </w:t>
      </w:r>
      <w:r>
        <w:t>sur</w:t>
      </w:r>
      <w:r>
        <w:rPr>
          <w:spacing w:val="-2"/>
        </w:rPr>
        <w:t>f</w:t>
      </w:r>
      <w:r>
        <w:t>ace of</w:t>
      </w:r>
      <w:r>
        <w:rPr>
          <w:spacing w:val="4"/>
        </w:rPr>
        <w:t xml:space="preserve"> </w:t>
      </w:r>
      <w:r>
        <w:t>the</w:t>
      </w:r>
      <w:r>
        <w:rPr>
          <w:spacing w:val="3"/>
        </w:rPr>
        <w:t xml:space="preserve"> </w:t>
      </w:r>
      <w:r>
        <w:t xml:space="preserve">welded panel. </w:t>
      </w:r>
      <w:r>
        <w:rPr>
          <w:spacing w:val="8"/>
        </w:rPr>
        <w:t xml:space="preserve"> </w:t>
      </w:r>
      <w:r>
        <w:t>The deformed grid</w:t>
      </w:r>
      <w:r>
        <w:rPr>
          <w:spacing w:val="4"/>
        </w:rPr>
        <w:t xml:space="preserve"> </w:t>
      </w:r>
      <w:r>
        <w:rPr>
          <w:spacing w:val="-2"/>
        </w:rPr>
        <w:t>w</w:t>
      </w:r>
      <w:r>
        <w:t>as</w:t>
      </w:r>
      <w:r>
        <w:rPr>
          <w:spacing w:val="5"/>
        </w:rPr>
        <w:t xml:space="preserve"> </w:t>
      </w:r>
      <w:r>
        <w:t>imaged</w:t>
      </w:r>
      <w:r>
        <w:rPr>
          <w:spacing w:val="2"/>
        </w:rPr>
        <w:t xml:space="preserve"> </w:t>
      </w:r>
      <w:r>
        <w:t>using</w:t>
      </w:r>
      <w:r>
        <w:rPr>
          <w:spacing w:val="3"/>
        </w:rPr>
        <w:t xml:space="preserve"> </w:t>
      </w:r>
      <w:r>
        <w:t>a</w:t>
      </w:r>
      <w:r>
        <w:rPr>
          <w:spacing w:val="7"/>
        </w:rPr>
        <w:t xml:space="preserve"> </w:t>
      </w:r>
      <w:r>
        <w:t>So</w:t>
      </w:r>
      <w:r>
        <w:rPr>
          <w:spacing w:val="-3"/>
        </w:rPr>
        <w:t>n</w:t>
      </w:r>
      <w:r>
        <w:t>y</w:t>
      </w:r>
      <w:r>
        <w:rPr>
          <w:spacing w:val="4"/>
        </w:rPr>
        <w:t xml:space="preserve"> </w:t>
      </w:r>
      <w:r>
        <w:t>α200</w:t>
      </w:r>
      <w:r>
        <w:rPr>
          <w:spacing w:val="17"/>
        </w:rPr>
        <w:t xml:space="preserve"> </w:t>
      </w:r>
      <w:r>
        <w:t>digital</w:t>
      </w:r>
      <w:r>
        <w:rPr>
          <w:spacing w:val="3"/>
        </w:rPr>
        <w:t xml:space="preserve"> </w:t>
      </w:r>
      <w:r>
        <w:t>single lens</w:t>
      </w:r>
      <w:r>
        <w:rPr>
          <w:spacing w:val="19"/>
        </w:rPr>
        <w:t xml:space="preserve"> </w:t>
      </w:r>
      <w:r>
        <w:t>refl</w:t>
      </w:r>
      <w:r>
        <w:rPr>
          <w:spacing w:val="-3"/>
        </w:rPr>
        <w:t>e</w:t>
      </w:r>
      <w:r>
        <w:t>x</w:t>
      </w:r>
      <w:r>
        <w:rPr>
          <w:spacing w:val="6"/>
        </w:rPr>
        <w:t xml:space="preserve"> </w:t>
      </w:r>
      <w:r>
        <w:t>camera</w:t>
      </w:r>
      <w:r>
        <w:rPr>
          <w:spacing w:val="16"/>
        </w:rPr>
        <w:t xml:space="preserve"> </w:t>
      </w:r>
      <w:r>
        <w:t>fitted</w:t>
      </w:r>
      <w:r>
        <w:rPr>
          <w:spacing w:val="9"/>
        </w:rPr>
        <w:t xml:space="preserve"> </w:t>
      </w:r>
      <w:r>
        <w:t>with</w:t>
      </w:r>
      <w:r>
        <w:rPr>
          <w:spacing w:val="18"/>
        </w:rPr>
        <w:t xml:space="preserve"> </w:t>
      </w:r>
      <w:r>
        <w:t>a</w:t>
      </w:r>
      <w:r>
        <w:rPr>
          <w:spacing w:val="21"/>
        </w:rPr>
        <w:t xml:space="preserve"> </w:t>
      </w:r>
      <w:r>
        <w:t>So</w:t>
      </w:r>
      <w:r>
        <w:rPr>
          <w:spacing w:val="-3"/>
        </w:rPr>
        <w:t>n</w:t>
      </w:r>
      <w:r>
        <w:t>y</w:t>
      </w:r>
      <w:r>
        <w:rPr>
          <w:spacing w:val="18"/>
        </w:rPr>
        <w:t xml:space="preserve"> </w:t>
      </w:r>
      <w:r>
        <w:t>55mm</w:t>
      </w:r>
      <w:r>
        <w:rPr>
          <w:spacing w:val="17"/>
        </w:rPr>
        <w:t xml:space="preserve"> </w:t>
      </w:r>
      <w:r>
        <w:t>f/3.5</w:t>
      </w:r>
      <w:r>
        <w:rPr>
          <w:spacing w:val="18"/>
        </w:rPr>
        <w:t xml:space="preserve"> </w:t>
      </w:r>
      <w:r>
        <w:t>macro</w:t>
      </w:r>
      <w:r>
        <w:rPr>
          <w:spacing w:val="17"/>
        </w:rPr>
        <w:t xml:space="preserve"> </w:t>
      </w:r>
      <w:r>
        <w:t>lens to</w:t>
      </w:r>
      <w:r>
        <w:rPr>
          <w:spacing w:val="7"/>
        </w:rPr>
        <w:t xml:space="preserve"> </w:t>
      </w:r>
      <w:r>
        <w:t>obtain</w:t>
      </w:r>
      <w:r>
        <w:rPr>
          <w:spacing w:val="4"/>
        </w:rPr>
        <w:t xml:space="preserve"> </w:t>
      </w:r>
      <w:r>
        <w:t>3872x2592 pi</w:t>
      </w:r>
      <w:r>
        <w:rPr>
          <w:spacing w:val="-3"/>
        </w:rPr>
        <w:t>x</w:t>
      </w:r>
      <w:r>
        <w:t>el</w:t>
      </w:r>
      <w:r>
        <w:rPr>
          <w:spacing w:val="5"/>
        </w:rPr>
        <w:t xml:space="preserve"> </w:t>
      </w:r>
      <w:r>
        <w:t>images.</w:t>
      </w:r>
      <w:r>
        <w:rPr>
          <w:spacing w:val="39"/>
        </w:rPr>
        <w:t xml:space="preserve"> </w:t>
      </w:r>
      <w:r>
        <w:t>The</w:t>
      </w:r>
      <w:r>
        <w:rPr>
          <w:spacing w:val="6"/>
        </w:rPr>
        <w:t xml:space="preserve"> </w:t>
      </w:r>
      <w:r>
        <w:t>r</w:t>
      </w:r>
      <w:r>
        <w:rPr>
          <w:spacing w:val="-3"/>
        </w:rPr>
        <w:t>a</w:t>
      </w:r>
      <w:r>
        <w:t>w</w:t>
      </w:r>
      <w:r>
        <w:rPr>
          <w:spacing w:val="6"/>
        </w:rPr>
        <w:t xml:space="preserve"> </w:t>
      </w:r>
      <w:r>
        <w:t>images</w:t>
      </w:r>
      <w:r>
        <w:rPr>
          <w:spacing w:val="3"/>
        </w:rPr>
        <w:t xml:space="preserve"> </w:t>
      </w:r>
      <w:r>
        <w:t>were</w:t>
      </w:r>
      <w:r>
        <w:rPr>
          <w:spacing w:val="5"/>
        </w:rPr>
        <w:t xml:space="preserve"> </w:t>
      </w:r>
      <w:r>
        <w:t>first co</w:t>
      </w:r>
      <w:r>
        <w:rPr>
          <w:spacing w:val="-8"/>
        </w:rPr>
        <w:t>n</w:t>
      </w:r>
      <w:r>
        <w:rPr>
          <w:spacing w:val="-3"/>
        </w:rPr>
        <w:t>v</w:t>
      </w:r>
      <w:r>
        <w:t>erted to</w:t>
      </w:r>
      <w:r>
        <w:rPr>
          <w:spacing w:val="6"/>
        </w:rPr>
        <w:t xml:space="preserve"> </w:t>
      </w:r>
      <w:r>
        <w:t>grayscale and</w:t>
      </w:r>
      <w:r>
        <w:rPr>
          <w:spacing w:val="5"/>
        </w:rPr>
        <w:t xml:space="preserve"> </w:t>
      </w:r>
      <w:r>
        <w:t>processed using</w:t>
      </w:r>
      <w:r>
        <w:rPr>
          <w:spacing w:val="4"/>
        </w:rPr>
        <w:t xml:space="preserve"> </w:t>
      </w:r>
      <w:r>
        <w:t>a</w:t>
      </w:r>
      <w:r>
        <w:rPr>
          <w:spacing w:val="7"/>
        </w:rPr>
        <w:t xml:space="preserve"> </w:t>
      </w:r>
      <w:r>
        <w:t>5x5</w:t>
      </w:r>
      <w:r>
        <w:rPr>
          <w:spacing w:val="5"/>
        </w:rPr>
        <w:t xml:space="preserve"> </w:t>
      </w:r>
      <w:r>
        <w:t>pi</w:t>
      </w:r>
      <w:r>
        <w:rPr>
          <w:spacing w:val="-3"/>
        </w:rPr>
        <w:t>x</w:t>
      </w:r>
      <w:r>
        <w:t>el</w:t>
      </w:r>
      <w:r>
        <w:rPr>
          <w:spacing w:val="4"/>
        </w:rPr>
        <w:t xml:space="preserve"> </w:t>
      </w:r>
      <w:r>
        <w:t xml:space="preserve">me- </w:t>
      </w:r>
      <w:proofErr w:type="spellStart"/>
      <w:r>
        <w:t>dian</w:t>
      </w:r>
      <w:proofErr w:type="spellEnd"/>
      <w:r>
        <w:rPr>
          <w:spacing w:val="8"/>
        </w:rPr>
        <w:t xml:space="preserve"> </w:t>
      </w:r>
      <w:r>
        <w:t>filter to</w:t>
      </w:r>
      <w:r>
        <w:rPr>
          <w:spacing w:val="10"/>
        </w:rPr>
        <w:t xml:space="preserve"> </w:t>
      </w:r>
      <w:r>
        <w:t>rem</w:t>
      </w:r>
      <w:r>
        <w:rPr>
          <w:spacing w:val="-3"/>
        </w:rPr>
        <w:t>ov</w:t>
      </w:r>
      <w:r>
        <w:t>e</w:t>
      </w:r>
      <w:r>
        <w:rPr>
          <w:spacing w:val="6"/>
        </w:rPr>
        <w:t xml:space="preserve"> </w:t>
      </w:r>
      <w:r>
        <w:t>“salt</w:t>
      </w:r>
      <w:r>
        <w:rPr>
          <w:spacing w:val="8"/>
        </w:rPr>
        <w:t xml:space="preserve"> </w:t>
      </w:r>
      <w:r>
        <w:t>and</w:t>
      </w:r>
      <w:r>
        <w:rPr>
          <w:spacing w:val="9"/>
        </w:rPr>
        <w:t xml:space="preserve"> </w:t>
      </w:r>
      <w:r>
        <w:t>pepper”</w:t>
      </w:r>
      <w:r>
        <w:rPr>
          <w:spacing w:val="5"/>
        </w:rPr>
        <w:t xml:space="preserve"> </w:t>
      </w:r>
      <w:r>
        <w:t xml:space="preserve">noise. </w:t>
      </w:r>
      <w:r>
        <w:rPr>
          <w:spacing w:val="24"/>
        </w:rPr>
        <w:t xml:space="preserve"> </w:t>
      </w:r>
      <w:r>
        <w:t>These</w:t>
      </w:r>
      <w:r>
        <w:rPr>
          <w:spacing w:val="7"/>
        </w:rPr>
        <w:t xml:space="preserve"> </w:t>
      </w:r>
      <w:r>
        <w:t>filtered images</w:t>
      </w:r>
      <w:r>
        <w:rPr>
          <w:spacing w:val="4"/>
        </w:rPr>
        <w:t xml:space="preserve"> </w:t>
      </w:r>
      <w:r>
        <w:t>were</w:t>
      </w:r>
      <w:r>
        <w:rPr>
          <w:spacing w:val="6"/>
        </w:rPr>
        <w:t xml:space="preserve"> </w:t>
      </w:r>
      <w:r>
        <w:t>then</w:t>
      </w:r>
      <w:r>
        <w:rPr>
          <w:spacing w:val="6"/>
        </w:rPr>
        <w:t xml:space="preserve"> </w:t>
      </w:r>
      <w:r>
        <w:t>subjected</w:t>
      </w:r>
      <w:r>
        <w:rPr>
          <w:spacing w:val="2"/>
        </w:rPr>
        <w:t xml:space="preserve"> </w:t>
      </w:r>
      <w:r>
        <w:t>to</w:t>
      </w:r>
      <w:r>
        <w:rPr>
          <w:spacing w:val="8"/>
        </w:rPr>
        <w:t xml:space="preserve"> </w:t>
      </w:r>
      <w:r>
        <w:t>a</w:t>
      </w:r>
      <w:r>
        <w:rPr>
          <w:spacing w:val="9"/>
        </w:rPr>
        <w:t xml:space="preserve"> </w:t>
      </w:r>
      <w:r>
        <w:t>background filte</w:t>
      </w:r>
      <w:r>
        <w:rPr>
          <w:spacing w:val="-8"/>
        </w:rPr>
        <w:t>r</w:t>
      </w:r>
      <w:r>
        <w:t>,</w:t>
      </w:r>
      <w:r>
        <w:rPr>
          <w:spacing w:val="3"/>
        </w:rPr>
        <w:t xml:space="preserve"> </w:t>
      </w:r>
      <w:r>
        <w:t>which</w:t>
      </w:r>
      <w:r>
        <w:rPr>
          <w:spacing w:val="5"/>
        </w:rPr>
        <w:t xml:space="preserve"> </w:t>
      </w:r>
      <w:r>
        <w:t>re- m</w:t>
      </w:r>
      <w:r>
        <w:rPr>
          <w:spacing w:val="-3"/>
        </w:rPr>
        <w:t>ov</w:t>
      </w:r>
      <w:r>
        <w:t>es</w:t>
      </w:r>
      <w:r>
        <w:rPr>
          <w:spacing w:val="3"/>
        </w:rPr>
        <w:t xml:space="preserve"> </w:t>
      </w:r>
      <w:r>
        <w:t>la</w:t>
      </w:r>
      <w:r>
        <w:rPr>
          <w:spacing w:val="-4"/>
        </w:rPr>
        <w:t>r</w:t>
      </w:r>
      <w:r>
        <w:t>ge</w:t>
      </w:r>
      <w:r>
        <w:rPr>
          <w:spacing w:val="5"/>
        </w:rPr>
        <w:t xml:space="preserve"> </w:t>
      </w:r>
      <w:r>
        <w:t>scale</w:t>
      </w:r>
      <w:r>
        <w:rPr>
          <w:spacing w:val="4"/>
        </w:rPr>
        <w:t xml:space="preserve"> </w:t>
      </w:r>
      <w:r>
        <w:t>brightness gradients,</w:t>
      </w:r>
      <w:r>
        <w:rPr>
          <w:spacing w:val="4"/>
        </w:rPr>
        <w:t xml:space="preserve"> </w:t>
      </w:r>
      <w:r>
        <w:t>thereby</w:t>
      </w:r>
      <w:r>
        <w:rPr>
          <w:spacing w:val="2"/>
        </w:rPr>
        <w:t xml:space="preserve"> </w:t>
      </w:r>
      <w:r>
        <w:t>enhancing the prominence</w:t>
      </w:r>
      <w:r>
        <w:rPr>
          <w:spacing w:val="-9"/>
        </w:rPr>
        <w:t xml:space="preserve"> </w:t>
      </w:r>
      <w:r>
        <w:t>of</w:t>
      </w:r>
      <w:r>
        <w:rPr>
          <w:spacing w:val="-2"/>
        </w:rPr>
        <w:t xml:space="preserve"> </w:t>
      </w:r>
      <w:r>
        <w:t>the</w:t>
      </w:r>
      <w:r>
        <w:rPr>
          <w:spacing w:val="-2"/>
        </w:rPr>
        <w:t xml:space="preserve"> </w:t>
      </w:r>
      <w:r>
        <w:t>deformed</w:t>
      </w:r>
      <w:r>
        <w:rPr>
          <w:spacing w:val="-8"/>
        </w:rPr>
        <w:t xml:space="preserve"> </w:t>
      </w:r>
      <w:r>
        <w:t>grid.</w:t>
      </w:r>
      <w:r>
        <w:rPr>
          <w:spacing w:val="9"/>
        </w:rPr>
        <w:t xml:space="preserve"> </w:t>
      </w:r>
      <w:r>
        <w:t>This</w:t>
      </w:r>
      <w:r>
        <w:rPr>
          <w:spacing w:val="-4"/>
        </w:rPr>
        <w:t xml:space="preserve"> </w:t>
      </w:r>
      <w:r>
        <w:rPr>
          <w:spacing w:val="-2"/>
        </w:rPr>
        <w:t>w</w:t>
      </w:r>
      <w:r>
        <w:t>as</w:t>
      </w:r>
      <w:r>
        <w:rPr>
          <w:spacing w:val="-3"/>
        </w:rPr>
        <w:t xml:space="preserve"> </w:t>
      </w:r>
      <w:r>
        <w:t>achi</w:t>
      </w:r>
      <w:r>
        <w:rPr>
          <w:spacing w:val="-5"/>
        </w:rPr>
        <w:t>e</w:t>
      </w:r>
      <w:r>
        <w:rPr>
          <w:spacing w:val="-3"/>
        </w:rPr>
        <w:t>v</w:t>
      </w:r>
      <w:r>
        <w:t>ed</w:t>
      </w:r>
      <w:r>
        <w:rPr>
          <w:spacing w:val="-7"/>
        </w:rPr>
        <w:t xml:space="preserve"> </w:t>
      </w:r>
      <w:r>
        <w:t>by</w:t>
      </w:r>
      <w:r>
        <w:rPr>
          <w:spacing w:val="-2"/>
        </w:rPr>
        <w:t xml:space="preserve"> </w:t>
      </w:r>
      <w:r>
        <w:t xml:space="preserve">apply- </w:t>
      </w:r>
      <w:proofErr w:type="spellStart"/>
      <w:r>
        <w:t>ing</w:t>
      </w:r>
      <w:proofErr w:type="spellEnd"/>
      <w:r>
        <w:rPr>
          <w:spacing w:val="-1"/>
        </w:rPr>
        <w:t xml:space="preserve"> </w:t>
      </w:r>
      <w:r>
        <w:t>a</w:t>
      </w:r>
      <w:r>
        <w:rPr>
          <w:spacing w:val="1"/>
        </w:rPr>
        <w:t xml:space="preserve"> </w:t>
      </w:r>
      <w:r>
        <w:t>Gaussian</w:t>
      </w:r>
      <w:r>
        <w:rPr>
          <w:spacing w:val="-5"/>
        </w:rPr>
        <w:t xml:space="preserve"> </w:t>
      </w:r>
      <w:r>
        <w:t>(σ</w:t>
      </w:r>
      <w:r>
        <w:rPr>
          <w:spacing w:val="35"/>
        </w:rPr>
        <w:t xml:space="preserve"> </w:t>
      </w:r>
      <w:r>
        <w:t>=</w:t>
      </w:r>
      <w:r>
        <w:rPr>
          <w:spacing w:val="22"/>
        </w:rPr>
        <w:t xml:space="preserve"> </w:t>
      </w:r>
      <w:r>
        <w:t>50)</w:t>
      </w:r>
      <w:r>
        <w:rPr>
          <w:spacing w:val="-1"/>
        </w:rPr>
        <w:t xml:space="preserve"> </w:t>
      </w:r>
      <w:r>
        <w:t>blurring</w:t>
      </w:r>
      <w:r>
        <w:rPr>
          <w:spacing w:val="-4"/>
        </w:rPr>
        <w:t xml:space="preserve"> </w:t>
      </w:r>
      <w:r>
        <w:t>function</w:t>
      </w:r>
      <w:r>
        <w:rPr>
          <w:spacing w:val="-5"/>
        </w:rPr>
        <w:t xml:space="preserve"> </w:t>
      </w:r>
      <w:r>
        <w:t>of the filtered</w:t>
      </w:r>
      <w:r>
        <w:rPr>
          <w:spacing w:val="-15"/>
        </w:rPr>
        <w:t xml:space="preserve"> </w:t>
      </w:r>
      <w:r>
        <w:t>image to</w:t>
      </w:r>
      <w:r>
        <w:rPr>
          <w:spacing w:val="7"/>
        </w:rPr>
        <w:t xml:space="preserve"> </w:t>
      </w:r>
      <w:r>
        <w:t>obtain</w:t>
      </w:r>
      <w:r>
        <w:rPr>
          <w:spacing w:val="4"/>
        </w:rPr>
        <w:t xml:space="preserve"> </w:t>
      </w:r>
      <w:r>
        <w:t>a</w:t>
      </w:r>
      <w:r>
        <w:rPr>
          <w:spacing w:val="8"/>
        </w:rPr>
        <w:t xml:space="preserve"> </w:t>
      </w:r>
      <w:r>
        <w:t>background which</w:t>
      </w:r>
      <w:r>
        <w:rPr>
          <w:spacing w:val="4"/>
        </w:rPr>
        <w:t xml:space="preserve"> </w:t>
      </w:r>
      <w:r>
        <w:t>is</w:t>
      </w:r>
      <w:r>
        <w:rPr>
          <w:spacing w:val="8"/>
        </w:rPr>
        <w:t xml:space="preserve"> </w:t>
      </w:r>
      <w:r>
        <w:t>subsequently</w:t>
      </w:r>
      <w:r>
        <w:rPr>
          <w:spacing w:val="-1"/>
        </w:rPr>
        <w:t xml:space="preserve"> </w:t>
      </w:r>
      <w:r>
        <w:t>subtracted</w:t>
      </w:r>
      <w:r>
        <w:rPr>
          <w:spacing w:val="1"/>
        </w:rPr>
        <w:t xml:space="preserve"> </w:t>
      </w:r>
      <w:r>
        <w:t>from the</w:t>
      </w:r>
      <w:r>
        <w:rPr>
          <w:spacing w:val="20"/>
        </w:rPr>
        <w:t xml:space="preserve"> </w:t>
      </w:r>
      <w:r>
        <w:t>filtered</w:t>
      </w:r>
      <w:r>
        <w:rPr>
          <w:spacing w:val="5"/>
        </w:rPr>
        <w:t xml:space="preserve"> </w:t>
      </w:r>
      <w:r>
        <w:t xml:space="preserve">image. </w:t>
      </w:r>
      <w:r>
        <w:rPr>
          <w:spacing w:val="23"/>
        </w:rPr>
        <w:t xml:space="preserve"> </w:t>
      </w:r>
      <w:r>
        <w:t>Since</w:t>
      </w:r>
      <w:r>
        <w:rPr>
          <w:spacing w:val="18"/>
        </w:rPr>
        <w:t xml:space="preserve"> </w:t>
      </w:r>
      <w:r>
        <w:t>the</w:t>
      </w:r>
      <w:r>
        <w:rPr>
          <w:spacing w:val="20"/>
        </w:rPr>
        <w:t xml:space="preserve"> </w:t>
      </w:r>
      <w:r>
        <w:t>sur</w:t>
      </w:r>
      <w:r>
        <w:rPr>
          <w:spacing w:val="-2"/>
        </w:rPr>
        <w:t>f</w:t>
      </w:r>
      <w:r>
        <w:t>ace</w:t>
      </w:r>
      <w:r>
        <w:rPr>
          <w:spacing w:val="16"/>
        </w:rPr>
        <w:t xml:space="preserve"> </w:t>
      </w:r>
      <w:r>
        <w:t>of</w:t>
      </w:r>
      <w:r>
        <w:rPr>
          <w:spacing w:val="20"/>
        </w:rPr>
        <w:t xml:space="preserve"> </w:t>
      </w:r>
      <w:r>
        <w:t>the</w:t>
      </w:r>
      <w:r>
        <w:rPr>
          <w:spacing w:val="20"/>
        </w:rPr>
        <w:t xml:space="preserve"> </w:t>
      </w:r>
      <w:r>
        <w:t>panels</w:t>
      </w:r>
      <w:r>
        <w:rPr>
          <w:spacing w:val="17"/>
        </w:rPr>
        <w:t xml:space="preserve"> </w:t>
      </w:r>
      <w:r>
        <w:t>is</w:t>
      </w:r>
      <w:r>
        <w:rPr>
          <w:spacing w:val="21"/>
        </w:rPr>
        <w:t xml:space="preserve"> </w:t>
      </w:r>
      <w:r>
        <w:t>cur</w:t>
      </w:r>
      <w:r>
        <w:rPr>
          <w:spacing w:val="-3"/>
        </w:rPr>
        <w:t>v</w:t>
      </w:r>
      <w:r>
        <w:t>ed, to</w:t>
      </w:r>
      <w:r>
        <w:rPr>
          <w:spacing w:val="23"/>
        </w:rPr>
        <w:t xml:space="preserve"> </w:t>
      </w:r>
      <w:r>
        <w:t>obtain</w:t>
      </w:r>
      <w:r>
        <w:rPr>
          <w:spacing w:val="20"/>
        </w:rPr>
        <w:t xml:space="preserve"> </w:t>
      </w:r>
      <w:r>
        <w:t>a</w:t>
      </w:r>
      <w:r>
        <w:rPr>
          <w:spacing w:val="24"/>
        </w:rPr>
        <w:t xml:space="preserve"> </w:t>
      </w:r>
      <w:r>
        <w:t>measurement</w:t>
      </w:r>
      <w:r>
        <w:rPr>
          <w:spacing w:val="14"/>
        </w:rPr>
        <w:t xml:space="preserve"> </w:t>
      </w:r>
      <w:r>
        <w:t>of</w:t>
      </w:r>
      <w:r>
        <w:rPr>
          <w:spacing w:val="23"/>
        </w:rPr>
        <w:t xml:space="preserve"> </w:t>
      </w:r>
      <w:r>
        <w:t>elon</w:t>
      </w:r>
      <w:r>
        <w:rPr>
          <w:spacing w:val="-1"/>
        </w:rPr>
        <w:t>g</w:t>
      </w:r>
      <w:r>
        <w:t>ation</w:t>
      </w:r>
      <w:r>
        <w:rPr>
          <w:spacing w:val="17"/>
        </w:rPr>
        <w:t xml:space="preserve"> </w:t>
      </w:r>
      <w:r>
        <w:t>in</w:t>
      </w:r>
      <w:r>
        <w:rPr>
          <w:spacing w:val="23"/>
        </w:rPr>
        <w:t xml:space="preserve"> </w:t>
      </w:r>
      <w:r>
        <w:t>the</w:t>
      </w:r>
      <w:r>
        <w:rPr>
          <w:spacing w:val="23"/>
        </w:rPr>
        <w:t xml:space="preserve"> </w:t>
      </w:r>
      <w:r>
        <w:t>grid,</w:t>
      </w:r>
      <w:r>
        <w:rPr>
          <w:spacing w:val="28"/>
        </w:rPr>
        <w:t xml:space="preserve"> </w:t>
      </w:r>
      <w:r>
        <w:t>a</w:t>
      </w:r>
      <w:r>
        <w:rPr>
          <w:spacing w:val="24"/>
        </w:rPr>
        <w:t xml:space="preserve"> </w:t>
      </w:r>
      <w:r>
        <w:t>fl</w:t>
      </w:r>
      <w:r>
        <w:rPr>
          <w:spacing w:val="-3"/>
        </w:rPr>
        <w:t>e</w:t>
      </w:r>
      <w:r>
        <w:t>xible</w:t>
      </w:r>
    </w:p>
    <w:p w:rsidR="00731615" w:rsidRDefault="00EE1D9C">
      <w:pPr>
        <w:spacing w:line="249" w:lineRule="auto"/>
        <w:ind w:right="78"/>
        <w:jc w:val="both"/>
      </w:pPr>
      <w:r>
        <w:t>0.25mm graded</w:t>
      </w:r>
      <w:r>
        <w:rPr>
          <w:spacing w:val="1"/>
        </w:rPr>
        <w:t xml:space="preserve"> </w:t>
      </w:r>
      <w:r>
        <w:t>scale</w:t>
      </w:r>
      <w:r>
        <w:rPr>
          <w:spacing w:val="3"/>
        </w:rPr>
        <w:t xml:space="preserve"> </w:t>
      </w:r>
      <w:r>
        <w:rPr>
          <w:spacing w:val="-2"/>
        </w:rPr>
        <w:t>w</w:t>
      </w:r>
      <w:r>
        <w:t>as</w:t>
      </w:r>
      <w:r>
        <w:rPr>
          <w:spacing w:val="4"/>
        </w:rPr>
        <w:t xml:space="preserve"> </w:t>
      </w:r>
      <w:r>
        <w:t>attached to</w:t>
      </w:r>
      <w:r>
        <w:rPr>
          <w:spacing w:val="5"/>
        </w:rPr>
        <w:t xml:space="preserve"> </w:t>
      </w:r>
      <w:r>
        <w:t>the</w:t>
      </w:r>
      <w:r>
        <w:rPr>
          <w:spacing w:val="4"/>
        </w:rPr>
        <w:t xml:space="preserve"> </w:t>
      </w:r>
      <w:r>
        <w:t>sur</w:t>
      </w:r>
      <w:r>
        <w:rPr>
          <w:spacing w:val="-2"/>
        </w:rPr>
        <w:t>f</w:t>
      </w:r>
      <w:r>
        <w:t>ace</w:t>
      </w:r>
      <w:r>
        <w:rPr>
          <w:spacing w:val="1"/>
        </w:rPr>
        <w:t xml:space="preserve"> </w:t>
      </w:r>
      <w:r>
        <w:t>of</w:t>
      </w:r>
      <w:r>
        <w:rPr>
          <w:spacing w:val="5"/>
        </w:rPr>
        <w:t xml:space="preserve"> </w:t>
      </w:r>
      <w:r>
        <w:t>the</w:t>
      </w:r>
      <w:r>
        <w:rPr>
          <w:spacing w:val="4"/>
        </w:rPr>
        <w:t xml:space="preserve"> </w:t>
      </w:r>
      <w:r>
        <w:t>panel n</w:t>
      </w:r>
      <w:r>
        <w:rPr>
          <w:spacing w:val="-3"/>
        </w:rPr>
        <w:t>e</w:t>
      </w:r>
      <w:r>
        <w:t>xt</w:t>
      </w:r>
      <w:r>
        <w:rPr>
          <w:spacing w:val="6"/>
        </w:rPr>
        <w:t xml:space="preserve"> </w:t>
      </w:r>
      <w:r>
        <w:t>to</w:t>
      </w:r>
      <w:r>
        <w:rPr>
          <w:spacing w:val="8"/>
        </w:rPr>
        <w:t xml:space="preserve"> </w:t>
      </w:r>
      <w:r>
        <w:t>the</w:t>
      </w:r>
      <w:r>
        <w:rPr>
          <w:spacing w:val="7"/>
        </w:rPr>
        <w:t xml:space="preserve"> </w:t>
      </w:r>
      <w:r>
        <w:t>set</w:t>
      </w:r>
      <w:r>
        <w:rPr>
          <w:spacing w:val="6"/>
        </w:rPr>
        <w:t xml:space="preserve"> </w:t>
      </w:r>
      <w:r>
        <w:t>of</w:t>
      </w:r>
      <w:r>
        <w:rPr>
          <w:spacing w:val="7"/>
        </w:rPr>
        <w:t xml:space="preserve"> </w:t>
      </w:r>
      <w:r>
        <w:t>grid</w:t>
      </w:r>
      <w:r>
        <w:rPr>
          <w:spacing w:val="6"/>
        </w:rPr>
        <w:t xml:space="preserve"> </w:t>
      </w:r>
      <w:r>
        <w:t>elements</w:t>
      </w:r>
      <w:r>
        <w:rPr>
          <w:spacing w:val="2"/>
        </w:rPr>
        <w:t xml:space="preserve"> </w:t>
      </w:r>
      <w:r>
        <w:t>to</w:t>
      </w:r>
      <w:r>
        <w:rPr>
          <w:spacing w:val="8"/>
        </w:rPr>
        <w:t xml:space="preserve"> </w:t>
      </w:r>
      <w:r>
        <w:t>be</w:t>
      </w:r>
      <w:r>
        <w:rPr>
          <w:spacing w:val="7"/>
        </w:rPr>
        <w:t xml:space="preserve"> </w:t>
      </w:r>
      <w:r>
        <w:t>measured.  The</w:t>
      </w:r>
      <w:r>
        <w:rPr>
          <w:spacing w:val="6"/>
        </w:rPr>
        <w:t xml:space="preserve"> </w:t>
      </w:r>
      <w:proofErr w:type="spellStart"/>
      <w:r>
        <w:t>elon</w:t>
      </w:r>
      <w:r>
        <w:rPr>
          <w:spacing w:val="-1"/>
        </w:rPr>
        <w:t>g</w:t>
      </w:r>
      <w:r>
        <w:t>a</w:t>
      </w:r>
      <w:proofErr w:type="spellEnd"/>
      <w:r>
        <w:t xml:space="preserve">- </w:t>
      </w:r>
      <w:proofErr w:type="spellStart"/>
      <w:r>
        <w:t>tion</w:t>
      </w:r>
      <w:proofErr w:type="spellEnd"/>
      <w:r>
        <w:rPr>
          <w:spacing w:val="8"/>
        </w:rPr>
        <w:t xml:space="preserve"> </w:t>
      </w:r>
      <w:r>
        <w:t>in</w:t>
      </w:r>
      <w:r>
        <w:rPr>
          <w:spacing w:val="10"/>
        </w:rPr>
        <w:t xml:space="preserve"> </w:t>
      </w:r>
      <w:r>
        <w:t>each</w:t>
      </w:r>
      <w:r>
        <w:rPr>
          <w:spacing w:val="7"/>
        </w:rPr>
        <w:t xml:space="preserve"> </w:t>
      </w:r>
      <w:r>
        <w:t>grid</w:t>
      </w:r>
      <w:r>
        <w:rPr>
          <w:spacing w:val="8"/>
        </w:rPr>
        <w:t xml:space="preserve"> </w:t>
      </w:r>
      <w:r>
        <w:rPr>
          <w:spacing w:val="-2"/>
        </w:rPr>
        <w:t>w</w:t>
      </w:r>
      <w:r>
        <w:t>as</w:t>
      </w:r>
      <w:r>
        <w:rPr>
          <w:spacing w:val="9"/>
        </w:rPr>
        <w:t xml:space="preserve"> </w:t>
      </w:r>
      <w:r>
        <w:t>performed</w:t>
      </w:r>
      <w:r>
        <w:rPr>
          <w:spacing w:val="3"/>
        </w:rPr>
        <w:t xml:space="preserve"> </w:t>
      </w:r>
      <w:r>
        <w:t>automatically by</w:t>
      </w:r>
      <w:r>
        <w:rPr>
          <w:spacing w:val="10"/>
        </w:rPr>
        <w:t xml:space="preserve"> </w:t>
      </w:r>
      <w:r>
        <w:t>locally</w:t>
      </w:r>
      <w:r>
        <w:rPr>
          <w:spacing w:val="5"/>
        </w:rPr>
        <w:t xml:space="preserve"> </w:t>
      </w:r>
      <w:r>
        <w:t xml:space="preserve">de- </w:t>
      </w:r>
      <w:proofErr w:type="spellStart"/>
      <w:r>
        <w:t>tecting</w:t>
      </w:r>
      <w:proofErr w:type="spellEnd"/>
      <w:r>
        <w:rPr>
          <w:spacing w:val="4"/>
        </w:rPr>
        <w:t xml:space="preserve"> </w:t>
      </w:r>
      <w:r>
        <w:t>the</w:t>
      </w:r>
      <w:r>
        <w:rPr>
          <w:spacing w:val="7"/>
        </w:rPr>
        <w:t xml:space="preserve"> </w:t>
      </w:r>
      <w:proofErr w:type="spellStart"/>
      <w:r>
        <w:t>centrepoint</w:t>
      </w:r>
      <w:proofErr w:type="spellEnd"/>
      <w:r>
        <w:t xml:space="preserve"> of</w:t>
      </w:r>
      <w:r>
        <w:rPr>
          <w:spacing w:val="7"/>
        </w:rPr>
        <w:t xml:space="preserve"> </w:t>
      </w:r>
      <w:r>
        <w:t>both</w:t>
      </w:r>
      <w:r>
        <w:rPr>
          <w:spacing w:val="5"/>
        </w:rPr>
        <w:t xml:space="preserve"> </w:t>
      </w:r>
      <w:r>
        <w:t>the</w:t>
      </w:r>
      <w:r>
        <w:rPr>
          <w:spacing w:val="7"/>
        </w:rPr>
        <w:t xml:space="preserve"> </w:t>
      </w:r>
      <w:r>
        <w:t>gridlines</w:t>
      </w:r>
      <w:r>
        <w:rPr>
          <w:spacing w:val="2"/>
        </w:rPr>
        <w:t xml:space="preserve"> </w:t>
      </w:r>
      <w:r>
        <w:t>and</w:t>
      </w:r>
      <w:r>
        <w:rPr>
          <w:spacing w:val="6"/>
        </w:rPr>
        <w:t xml:space="preserve"> </w:t>
      </w:r>
      <w:r>
        <w:t>the</w:t>
      </w:r>
      <w:r>
        <w:rPr>
          <w:spacing w:val="7"/>
        </w:rPr>
        <w:t xml:space="preserve"> </w:t>
      </w:r>
      <w:r>
        <w:t>scale</w:t>
      </w:r>
      <w:r>
        <w:rPr>
          <w:spacing w:val="5"/>
        </w:rPr>
        <w:t xml:space="preserve"> </w:t>
      </w:r>
      <w:r>
        <w:t>ba</w:t>
      </w:r>
      <w:r>
        <w:rPr>
          <w:spacing w:val="-8"/>
        </w:rPr>
        <w:t>r</w:t>
      </w:r>
      <w:r>
        <w:t>, and</w:t>
      </w:r>
      <w:r>
        <w:rPr>
          <w:spacing w:val="8"/>
        </w:rPr>
        <w:t xml:space="preserve"> </w:t>
      </w:r>
      <w:r>
        <w:t>subsequently comparing</w:t>
      </w:r>
      <w:r>
        <w:rPr>
          <w:spacing w:val="2"/>
        </w:rPr>
        <w:t xml:space="preserve"> </w:t>
      </w:r>
      <w:r>
        <w:t>the</w:t>
      </w:r>
      <w:r>
        <w:rPr>
          <w:spacing w:val="8"/>
        </w:rPr>
        <w:t xml:space="preserve"> </w:t>
      </w:r>
      <w:r>
        <w:t>local</w:t>
      </w:r>
      <w:r>
        <w:rPr>
          <w:spacing w:val="7"/>
        </w:rPr>
        <w:t xml:space="preserve"> </w:t>
      </w:r>
      <w:r>
        <w:t>distance</w:t>
      </w:r>
      <w:r>
        <w:rPr>
          <w:spacing w:val="4"/>
        </w:rPr>
        <w:t xml:space="preserve"> </w:t>
      </w:r>
      <w:r>
        <w:t>between</w:t>
      </w:r>
      <w:r>
        <w:rPr>
          <w:spacing w:val="4"/>
        </w:rPr>
        <w:t xml:space="preserve"> </w:t>
      </w:r>
      <w:r>
        <w:t>these points.  This</w:t>
      </w:r>
      <w:r>
        <w:rPr>
          <w:spacing w:val="10"/>
        </w:rPr>
        <w:t xml:space="preserve"> </w:t>
      </w:r>
      <w:r>
        <w:t>accounts</w:t>
      </w:r>
      <w:r>
        <w:rPr>
          <w:spacing w:val="6"/>
        </w:rPr>
        <w:t xml:space="preserve"> </w:t>
      </w:r>
      <w:r>
        <w:t>for</w:t>
      </w:r>
      <w:r>
        <w:rPr>
          <w:spacing w:val="11"/>
        </w:rPr>
        <w:t xml:space="preserve"> </w:t>
      </w:r>
      <w:r>
        <w:t>measurement</w:t>
      </w:r>
      <w:r>
        <w:rPr>
          <w:spacing w:val="3"/>
        </w:rPr>
        <w:t xml:space="preserve"> </w:t>
      </w:r>
      <w:r>
        <w:t>error</w:t>
      </w:r>
      <w:r>
        <w:rPr>
          <w:spacing w:val="9"/>
        </w:rPr>
        <w:t xml:space="preserve"> </w:t>
      </w:r>
      <w:r>
        <w:t>due</w:t>
      </w:r>
      <w:r>
        <w:rPr>
          <w:spacing w:val="10"/>
        </w:rPr>
        <w:t xml:space="preserve"> </w:t>
      </w:r>
      <w:r>
        <w:t>to</w:t>
      </w:r>
      <w:r>
        <w:rPr>
          <w:spacing w:val="12"/>
        </w:rPr>
        <w:t xml:space="preserve"> </w:t>
      </w:r>
      <w:r>
        <w:t>cur</w:t>
      </w:r>
      <w:r>
        <w:rPr>
          <w:spacing w:val="-5"/>
        </w:rPr>
        <w:t>v</w:t>
      </w:r>
      <w:r>
        <w:t>ature of</w:t>
      </w:r>
      <w:r>
        <w:rPr>
          <w:spacing w:val="4"/>
        </w:rPr>
        <w:t xml:space="preserve"> </w:t>
      </w:r>
      <w:r>
        <w:t>the</w:t>
      </w:r>
      <w:r>
        <w:rPr>
          <w:spacing w:val="4"/>
        </w:rPr>
        <w:t xml:space="preserve"> </w:t>
      </w:r>
      <w:r>
        <w:t>plate.</w:t>
      </w:r>
      <w:r>
        <w:rPr>
          <w:spacing w:val="25"/>
        </w:rPr>
        <w:t xml:space="preserve"> </w:t>
      </w:r>
      <w:r>
        <w:t>Imaging</w:t>
      </w:r>
      <w:r>
        <w:rPr>
          <w:spacing w:val="-1"/>
        </w:rPr>
        <w:t xml:space="preserve"> </w:t>
      </w:r>
      <w:r>
        <w:t>and</w:t>
      </w:r>
      <w:r>
        <w:rPr>
          <w:spacing w:val="3"/>
        </w:rPr>
        <w:t xml:space="preserve"> </w:t>
      </w:r>
      <w:r>
        <w:t>automatic</w:t>
      </w:r>
      <w:r>
        <w:rPr>
          <w:spacing w:val="-2"/>
        </w:rPr>
        <w:t xml:space="preserve"> </w:t>
      </w:r>
      <w:r>
        <w:t>grid</w:t>
      </w:r>
      <w:r>
        <w:rPr>
          <w:spacing w:val="3"/>
        </w:rPr>
        <w:t xml:space="preserve"> </w:t>
      </w:r>
      <w:r>
        <w:t>measurement</w:t>
      </w:r>
      <w:r>
        <w:rPr>
          <w:spacing w:val="-5"/>
        </w:rPr>
        <w:t xml:space="preserve"> </w:t>
      </w:r>
      <w:r>
        <w:rPr>
          <w:spacing w:val="-2"/>
        </w:rPr>
        <w:t>w</w:t>
      </w:r>
      <w:r>
        <w:t>as</w:t>
      </w:r>
      <w:r>
        <w:rPr>
          <w:spacing w:val="3"/>
        </w:rPr>
        <w:t xml:space="preserve"> </w:t>
      </w:r>
      <w:r>
        <w:t xml:space="preserve">re- </w:t>
      </w:r>
      <w:proofErr w:type="spellStart"/>
      <w:r>
        <w:t>peated</w:t>
      </w:r>
      <w:proofErr w:type="spellEnd"/>
      <w:r>
        <w:rPr>
          <w:spacing w:val="4"/>
        </w:rPr>
        <w:t xml:space="preserve"> </w:t>
      </w:r>
      <w:r>
        <w:t>with</w:t>
      </w:r>
      <w:r>
        <w:rPr>
          <w:spacing w:val="6"/>
        </w:rPr>
        <w:t xml:space="preserve"> </w:t>
      </w:r>
      <w:r>
        <w:t>the</w:t>
      </w:r>
      <w:r>
        <w:rPr>
          <w:spacing w:val="7"/>
        </w:rPr>
        <w:t xml:space="preserve"> </w:t>
      </w:r>
      <w:r>
        <w:t>camera</w:t>
      </w:r>
      <w:r>
        <w:rPr>
          <w:spacing w:val="4"/>
        </w:rPr>
        <w:t xml:space="preserve"> </w:t>
      </w:r>
      <w:r>
        <w:t>positioned in</w:t>
      </w:r>
      <w:r>
        <w:rPr>
          <w:spacing w:val="8"/>
        </w:rPr>
        <w:t xml:space="preserve"> </w:t>
      </w:r>
      <w:r>
        <w:t>three</w:t>
      </w:r>
      <w:r>
        <w:rPr>
          <w:spacing w:val="5"/>
        </w:rPr>
        <w:t xml:space="preserve"> </w:t>
      </w:r>
      <w:r>
        <w:t>orientations to</w:t>
      </w:r>
      <w:r>
        <w:rPr>
          <w:spacing w:val="8"/>
        </w:rPr>
        <w:t xml:space="preserve"> </w:t>
      </w:r>
      <w:r>
        <w:t>fu</w:t>
      </w:r>
      <w:r>
        <w:rPr>
          <w:spacing w:val="-4"/>
        </w:rPr>
        <w:t>r</w:t>
      </w:r>
      <w:r>
        <w:t xml:space="preserve">- </w:t>
      </w:r>
      <w:proofErr w:type="spellStart"/>
      <w:r>
        <w:t>ther</w:t>
      </w:r>
      <w:proofErr w:type="spellEnd"/>
      <w:r>
        <w:rPr>
          <w:spacing w:val="-6"/>
        </w:rPr>
        <w:t xml:space="preserve"> </w:t>
      </w:r>
      <w:r>
        <w:t>account</w:t>
      </w:r>
      <w:r>
        <w:rPr>
          <w:spacing w:val="-9"/>
        </w:rPr>
        <w:t xml:space="preserve"> </w:t>
      </w:r>
      <w:r>
        <w:t>for</w:t>
      </w:r>
      <w:r>
        <w:rPr>
          <w:spacing w:val="-5"/>
        </w:rPr>
        <w:t xml:space="preserve"> </w:t>
      </w:r>
      <w:r>
        <w:t>measurement</w:t>
      </w:r>
      <w:r>
        <w:rPr>
          <w:spacing w:val="-14"/>
        </w:rPr>
        <w:t xml:space="preserve"> </w:t>
      </w:r>
      <w:r>
        <w:t>error</w:t>
      </w:r>
      <w:r>
        <w:rPr>
          <w:spacing w:val="-7"/>
        </w:rPr>
        <w:t xml:space="preserve"> </w:t>
      </w:r>
      <w:r>
        <w:t>induced</w:t>
      </w:r>
      <w:r>
        <w:rPr>
          <w:spacing w:val="-9"/>
        </w:rPr>
        <w:t xml:space="preserve"> </w:t>
      </w:r>
      <w:r>
        <w:t>by</w:t>
      </w:r>
      <w:r>
        <w:rPr>
          <w:spacing w:val="-5"/>
        </w:rPr>
        <w:t xml:space="preserve"> </w:t>
      </w:r>
      <w:r>
        <w:t>cur</w:t>
      </w:r>
      <w:r>
        <w:rPr>
          <w:spacing w:val="-5"/>
        </w:rPr>
        <w:t>v</w:t>
      </w:r>
      <w:r>
        <w:t>ature</w:t>
      </w:r>
      <w:r>
        <w:rPr>
          <w:spacing w:val="-11"/>
        </w:rPr>
        <w:t xml:space="preserve"> </w:t>
      </w:r>
      <w:r>
        <w:t>of</w:t>
      </w:r>
      <w:r>
        <w:rPr>
          <w:spacing w:val="-5"/>
        </w:rPr>
        <w:t xml:space="preserve"> </w:t>
      </w:r>
      <w:r>
        <w:t>the plates.</w:t>
      </w:r>
      <w:r>
        <w:rPr>
          <w:spacing w:val="6"/>
        </w:rPr>
        <w:t xml:space="preserve"> </w:t>
      </w:r>
      <w:r>
        <w:t>A</w:t>
      </w:r>
      <w:r>
        <w:rPr>
          <w:spacing w:val="-5"/>
        </w:rPr>
        <w:t xml:space="preserve"> </w:t>
      </w:r>
      <w:r>
        <w:t>four</w:t>
      </w:r>
      <w:r>
        <w:rPr>
          <w:spacing w:val="-7"/>
        </w:rPr>
        <w:t xml:space="preserve"> </w:t>
      </w:r>
      <w:r>
        <w:t>point-m</w:t>
      </w:r>
      <w:r>
        <w:rPr>
          <w:spacing w:val="-3"/>
        </w:rPr>
        <w:t>o</w:t>
      </w:r>
      <w:r>
        <w:t>ving</w:t>
      </w:r>
      <w:r>
        <w:rPr>
          <w:spacing w:val="-15"/>
        </w:rPr>
        <w:t xml:space="preserve"> </w:t>
      </w:r>
      <w:r>
        <w:rPr>
          <w:spacing w:val="-4"/>
        </w:rPr>
        <w:t>a</w:t>
      </w:r>
      <w:r>
        <w:rPr>
          <w:spacing w:val="-3"/>
        </w:rPr>
        <w:t>v</w:t>
      </w:r>
      <w:r>
        <w:t>erage</w:t>
      </w:r>
      <w:r>
        <w:rPr>
          <w:spacing w:val="-10"/>
        </w:rPr>
        <w:t xml:space="preserve"> </w:t>
      </w:r>
      <w:r>
        <w:t>is</w:t>
      </w:r>
      <w:r>
        <w:rPr>
          <w:spacing w:val="-5"/>
        </w:rPr>
        <w:t xml:space="preserve"> </w:t>
      </w:r>
      <w:r>
        <w:t>then</w:t>
      </w:r>
      <w:r>
        <w:rPr>
          <w:spacing w:val="-7"/>
        </w:rPr>
        <w:t xml:space="preserve"> </w:t>
      </w:r>
      <w:r>
        <w:t>applied</w:t>
      </w:r>
      <w:r>
        <w:rPr>
          <w:spacing w:val="-10"/>
        </w:rPr>
        <w:t xml:space="preserve"> </w:t>
      </w:r>
      <w:r>
        <w:t>to</w:t>
      </w:r>
      <w:r>
        <w:rPr>
          <w:spacing w:val="-6"/>
        </w:rPr>
        <w:t xml:space="preserve"> </w:t>
      </w:r>
      <w:r>
        <w:t>all</w:t>
      </w:r>
      <w:r>
        <w:rPr>
          <w:spacing w:val="-6"/>
        </w:rPr>
        <w:t xml:space="preserve"> </w:t>
      </w:r>
      <w:r>
        <w:t>strain measurements in</w:t>
      </w:r>
      <w:r>
        <w:rPr>
          <w:spacing w:val="10"/>
        </w:rPr>
        <w:t xml:space="preserve"> </w:t>
      </w:r>
      <w:r>
        <w:t>order</w:t>
      </w:r>
      <w:r>
        <w:rPr>
          <w:spacing w:val="7"/>
        </w:rPr>
        <w:t xml:space="preserve"> </w:t>
      </w:r>
      <w:r>
        <w:t>to</w:t>
      </w:r>
      <w:r>
        <w:rPr>
          <w:spacing w:val="10"/>
        </w:rPr>
        <w:t xml:space="preserve"> </w:t>
      </w:r>
      <w:r>
        <w:t>smooth</w:t>
      </w:r>
      <w:r>
        <w:rPr>
          <w:spacing w:val="6"/>
        </w:rPr>
        <w:t xml:space="preserve"> </w:t>
      </w:r>
      <w:r>
        <w:t>the</w:t>
      </w:r>
      <w:r>
        <w:rPr>
          <w:spacing w:val="9"/>
        </w:rPr>
        <w:t xml:space="preserve"> </w:t>
      </w:r>
      <w:r>
        <w:t>measured</w:t>
      </w:r>
      <w:r>
        <w:rPr>
          <w:spacing w:val="4"/>
        </w:rPr>
        <w:t xml:space="preserve"> </w:t>
      </w:r>
      <w:r>
        <w:t>strain</w:t>
      </w:r>
      <w:r>
        <w:rPr>
          <w:spacing w:val="7"/>
        </w:rPr>
        <w:t xml:space="preserve"> </w:t>
      </w:r>
      <w:r>
        <w:t>profile across</w:t>
      </w:r>
      <w:r>
        <w:rPr>
          <w:spacing w:val="-1"/>
        </w:rPr>
        <w:t xml:space="preserve"> </w:t>
      </w:r>
      <w:r>
        <w:t>the</w:t>
      </w:r>
      <w:r>
        <w:rPr>
          <w:spacing w:val="2"/>
        </w:rPr>
        <w:t xml:space="preserve"> </w:t>
      </w:r>
      <w:r>
        <w:t>weld.</w:t>
      </w:r>
      <w:r>
        <w:rPr>
          <w:spacing w:val="19"/>
        </w:rPr>
        <w:t xml:space="preserve"> </w:t>
      </w:r>
      <w:r>
        <w:t>The</w:t>
      </w:r>
      <w:r>
        <w:rPr>
          <w:spacing w:val="1"/>
        </w:rPr>
        <w:t xml:space="preserve"> </w:t>
      </w:r>
      <w:r>
        <w:t>directional</w:t>
      </w:r>
      <w:r>
        <w:rPr>
          <w:spacing w:val="-5"/>
        </w:rPr>
        <w:t xml:space="preserve"> </w:t>
      </w:r>
      <w:r>
        <w:rPr>
          <w:w w:val="93"/>
        </w:rPr>
        <w:t>(x-y)</w:t>
      </w:r>
      <w:r>
        <w:rPr>
          <w:spacing w:val="10"/>
          <w:w w:val="93"/>
        </w:rPr>
        <w:t xml:space="preserve"> </w:t>
      </w:r>
      <w:r>
        <w:t>strain distri</w:t>
      </w:r>
      <w:r>
        <w:rPr>
          <w:spacing w:val="-4"/>
        </w:rPr>
        <w:t>b</w:t>
      </w:r>
      <w:r>
        <w:t>ution</w:t>
      </w:r>
      <w:r>
        <w:rPr>
          <w:spacing w:val="-5"/>
        </w:rPr>
        <w:t xml:space="preserve"> </w:t>
      </w:r>
      <w:r>
        <w:t>across the</w:t>
      </w:r>
      <w:r>
        <w:rPr>
          <w:spacing w:val="7"/>
        </w:rPr>
        <w:t xml:space="preserve"> </w:t>
      </w:r>
      <w:r>
        <w:t>weld</w:t>
      </w:r>
      <w:r>
        <w:rPr>
          <w:spacing w:val="6"/>
        </w:rPr>
        <w:t xml:space="preserve"> </w:t>
      </w:r>
      <w:proofErr w:type="spellStart"/>
      <w:r>
        <w:t>centreline</w:t>
      </w:r>
      <w:proofErr w:type="spellEnd"/>
      <w:r>
        <w:rPr>
          <w:spacing w:val="2"/>
        </w:rPr>
        <w:t xml:space="preserve"> </w:t>
      </w:r>
      <w:r>
        <w:t>is</w:t>
      </w:r>
      <w:r>
        <w:rPr>
          <w:spacing w:val="8"/>
        </w:rPr>
        <w:t xml:space="preserve"> </w:t>
      </w:r>
      <w:r>
        <w:t>calculated</w:t>
      </w:r>
      <w:r>
        <w:rPr>
          <w:spacing w:val="2"/>
        </w:rPr>
        <w:t xml:space="preserve"> </w:t>
      </w:r>
      <w:r>
        <w:t>by</w:t>
      </w:r>
      <w:r>
        <w:rPr>
          <w:spacing w:val="8"/>
        </w:rPr>
        <w:t xml:space="preserve"> </w:t>
      </w:r>
      <w:r>
        <w:t>determining the</w:t>
      </w:r>
      <w:r>
        <w:rPr>
          <w:spacing w:val="7"/>
        </w:rPr>
        <w:t xml:space="preserve"> </w:t>
      </w:r>
      <w:r>
        <w:t>change</w:t>
      </w:r>
      <w:r>
        <w:rPr>
          <w:spacing w:val="4"/>
        </w:rPr>
        <w:t xml:space="preserve"> </w:t>
      </w:r>
      <w:r>
        <w:t>in length</w:t>
      </w:r>
      <w:r>
        <w:rPr>
          <w:spacing w:val="2"/>
        </w:rPr>
        <w:t xml:space="preserve"> </w:t>
      </w:r>
      <w:r>
        <w:t>of</w:t>
      </w:r>
      <w:r>
        <w:rPr>
          <w:spacing w:val="5"/>
        </w:rPr>
        <w:t xml:space="preserve"> </w:t>
      </w:r>
      <w:r>
        <w:t>the</w:t>
      </w:r>
      <w:r>
        <w:rPr>
          <w:spacing w:val="5"/>
        </w:rPr>
        <w:t xml:space="preserve"> </w:t>
      </w:r>
      <w:r>
        <w:t>grid</w:t>
      </w:r>
      <w:r>
        <w:rPr>
          <w:spacing w:val="4"/>
        </w:rPr>
        <w:t xml:space="preserve"> </w:t>
      </w:r>
      <w:r>
        <w:t>in</w:t>
      </w:r>
      <w:r>
        <w:rPr>
          <w:spacing w:val="6"/>
        </w:rPr>
        <w:t xml:space="preserve"> </w:t>
      </w:r>
      <w:r>
        <w:t>each</w:t>
      </w:r>
      <w:r>
        <w:rPr>
          <w:spacing w:val="3"/>
        </w:rPr>
        <w:t xml:space="preserve"> </w:t>
      </w:r>
      <w:r>
        <w:t>direction relat</w:t>
      </w:r>
      <w:r>
        <w:rPr>
          <w:spacing w:val="-5"/>
        </w:rPr>
        <w:t>i</w:t>
      </w:r>
      <w:r>
        <w:rPr>
          <w:spacing w:val="-3"/>
        </w:rPr>
        <w:t>v</w:t>
      </w:r>
      <w:r>
        <w:t>e</w:t>
      </w:r>
      <w:r>
        <w:rPr>
          <w:spacing w:val="1"/>
        </w:rPr>
        <w:t xml:space="preserve"> </w:t>
      </w:r>
      <w:r>
        <w:t>to</w:t>
      </w:r>
      <w:r>
        <w:rPr>
          <w:spacing w:val="6"/>
        </w:rPr>
        <w:t xml:space="preserve"> </w:t>
      </w:r>
      <w:r>
        <w:t>the</w:t>
      </w:r>
      <w:r>
        <w:rPr>
          <w:spacing w:val="5"/>
        </w:rPr>
        <w:t xml:space="preserve"> </w:t>
      </w:r>
      <w:r>
        <w:t>starting</w:t>
      </w:r>
      <w:r>
        <w:rPr>
          <w:spacing w:val="1"/>
        </w:rPr>
        <w:t xml:space="preserve"> </w:t>
      </w:r>
      <w:r>
        <w:t>grid size.</w:t>
      </w:r>
      <w:r>
        <w:rPr>
          <w:spacing w:val="22"/>
        </w:rPr>
        <w:t xml:space="preserve"> </w:t>
      </w:r>
      <w:r>
        <w:rPr>
          <w:spacing w:val="-3"/>
        </w:rPr>
        <w:t>F</w:t>
      </w:r>
      <w:r>
        <w:t>or</w:t>
      </w:r>
      <w:r>
        <w:rPr>
          <w:spacing w:val="2"/>
        </w:rPr>
        <w:t xml:space="preserve"> </w:t>
      </w:r>
      <w:r>
        <w:t>the</w:t>
      </w:r>
      <w:r>
        <w:rPr>
          <w:spacing w:val="3"/>
        </w:rPr>
        <w:t xml:space="preserve"> </w:t>
      </w:r>
      <w:r>
        <w:t>purpose</w:t>
      </w:r>
      <w:r>
        <w:rPr>
          <w:spacing w:val="-1"/>
        </w:rPr>
        <w:t xml:space="preserve"> </w:t>
      </w:r>
      <w:r>
        <w:t>of</w:t>
      </w:r>
      <w:r>
        <w:rPr>
          <w:spacing w:val="3"/>
        </w:rPr>
        <w:t xml:space="preserve"> </w:t>
      </w:r>
      <w:r>
        <w:t>strain</w:t>
      </w:r>
      <w:r>
        <w:rPr>
          <w:spacing w:val="1"/>
        </w:rPr>
        <w:t xml:space="preserve"> </w:t>
      </w:r>
      <w:r>
        <w:t>calculation,</w:t>
      </w:r>
      <w:r>
        <w:rPr>
          <w:spacing w:val="-3"/>
        </w:rPr>
        <w:t xml:space="preserve"> </w:t>
      </w:r>
      <w:r>
        <w:t>each</w:t>
      </w:r>
      <w:r>
        <w:rPr>
          <w:spacing w:val="1"/>
        </w:rPr>
        <w:t xml:space="preserve"> </w:t>
      </w:r>
      <w:r>
        <w:t>ind</w:t>
      </w:r>
      <w:r>
        <w:rPr>
          <w:spacing w:val="-5"/>
        </w:rPr>
        <w:t>i</w:t>
      </w:r>
      <w:r>
        <w:t>vidual</w:t>
      </w:r>
      <w:r>
        <w:rPr>
          <w:spacing w:val="-3"/>
        </w:rPr>
        <w:t xml:space="preserve"> </w:t>
      </w:r>
      <w:proofErr w:type="spellStart"/>
      <w:r>
        <w:t>ele</w:t>
      </w:r>
      <w:proofErr w:type="spellEnd"/>
      <w:r>
        <w:t xml:space="preserve">- </w:t>
      </w:r>
      <w:proofErr w:type="spellStart"/>
      <w:r>
        <w:t>ment</w:t>
      </w:r>
      <w:proofErr w:type="spellEnd"/>
      <w:r>
        <w:rPr>
          <w:spacing w:val="-4"/>
        </w:rPr>
        <w:t xml:space="preserve"> </w:t>
      </w:r>
      <w:r>
        <w:t>of</w:t>
      </w:r>
      <w:r>
        <w:rPr>
          <w:spacing w:val="-2"/>
        </w:rPr>
        <w:t xml:space="preserve"> </w:t>
      </w:r>
      <w:r>
        <w:t>the</w:t>
      </w:r>
      <w:r>
        <w:rPr>
          <w:spacing w:val="-2"/>
        </w:rPr>
        <w:t xml:space="preserve"> </w:t>
      </w:r>
      <w:r>
        <w:t>grid</w:t>
      </w:r>
      <w:r>
        <w:rPr>
          <w:spacing w:val="-3"/>
        </w:rPr>
        <w:t xml:space="preserve"> </w:t>
      </w:r>
      <w:r>
        <w:t>is</w:t>
      </w:r>
      <w:r>
        <w:rPr>
          <w:spacing w:val="-1"/>
        </w:rPr>
        <w:t xml:space="preserve"> </w:t>
      </w:r>
      <w:r>
        <w:t>assumed</w:t>
      </w:r>
      <w:r>
        <w:rPr>
          <w:spacing w:val="-7"/>
        </w:rPr>
        <w:t xml:space="preserve"> </w:t>
      </w:r>
      <w:r>
        <w:t>to</w:t>
      </w:r>
      <w:r>
        <w:rPr>
          <w:spacing w:val="-2"/>
        </w:rPr>
        <w:t xml:space="preserve"> </w:t>
      </w:r>
      <w:r>
        <w:t>be</w:t>
      </w:r>
      <w:r>
        <w:rPr>
          <w:spacing w:val="-2"/>
        </w:rPr>
        <w:t xml:space="preserve"> </w:t>
      </w:r>
      <w:r>
        <w:t>planar</w:t>
      </w:r>
      <w:r>
        <w:rPr>
          <w:spacing w:val="-5"/>
        </w:rPr>
        <w:t xml:space="preserve"> </w:t>
      </w:r>
      <w:r>
        <w:t>locall</w:t>
      </w:r>
      <w:r>
        <w:rPr>
          <w:spacing w:val="-13"/>
        </w:rPr>
        <w:t>y</w:t>
      </w:r>
      <w:r>
        <w:t>.</w:t>
      </w:r>
    </w:p>
    <w:p w:rsidR="00731615" w:rsidRDefault="00731615">
      <w:pPr>
        <w:spacing w:before="9" w:line="140" w:lineRule="exact"/>
        <w:rPr>
          <w:sz w:val="15"/>
          <w:szCs w:val="15"/>
        </w:rPr>
      </w:pPr>
    </w:p>
    <w:p w:rsidR="00731615" w:rsidRDefault="00731615">
      <w:pPr>
        <w:spacing w:line="200" w:lineRule="exact"/>
      </w:pPr>
    </w:p>
    <w:p w:rsidR="00731615" w:rsidRDefault="00EE1D9C">
      <w:pPr>
        <w:ind w:right="2917"/>
        <w:jc w:val="both"/>
      </w:pPr>
      <w:r>
        <w:t>4.</w:t>
      </w:r>
      <w:r>
        <w:rPr>
          <w:spacing w:val="48"/>
        </w:rPr>
        <w:t xml:space="preserve"> </w:t>
      </w:r>
      <w:r>
        <w:t>Results</w:t>
      </w:r>
      <w:r>
        <w:rPr>
          <w:spacing w:val="29"/>
        </w:rPr>
        <w:t xml:space="preserve"> </w:t>
      </w:r>
      <w:r>
        <w:t>and</w:t>
      </w:r>
      <w:r>
        <w:rPr>
          <w:spacing w:val="32"/>
        </w:rPr>
        <w:t xml:space="preserve"> </w:t>
      </w:r>
      <w:r>
        <w:rPr>
          <w:w w:val="102"/>
        </w:rPr>
        <w:t>Discussion</w:t>
      </w:r>
    </w:p>
    <w:p w:rsidR="00731615" w:rsidRDefault="00731615">
      <w:pPr>
        <w:spacing w:before="8" w:line="180" w:lineRule="exact"/>
        <w:rPr>
          <w:sz w:val="18"/>
          <w:szCs w:val="18"/>
        </w:rPr>
      </w:pPr>
    </w:p>
    <w:p w:rsidR="00731615" w:rsidRDefault="00EE1D9C">
      <w:pPr>
        <w:spacing w:line="249" w:lineRule="auto"/>
        <w:ind w:right="78" w:firstLine="299"/>
        <w:jc w:val="both"/>
        <w:sectPr w:rsidR="00731615">
          <w:pgSz w:w="11920" w:h="16840"/>
          <w:pgMar w:top="1560" w:right="640" w:bottom="280" w:left="640" w:header="0" w:footer="1079" w:gutter="0"/>
          <w:cols w:num="2" w:space="720" w:equalWidth="0">
            <w:col w:w="5254" w:space="238"/>
            <w:col w:w="5148"/>
          </w:cols>
        </w:sectPr>
      </w:pPr>
      <w:r>
        <w:t>The</w:t>
      </w:r>
      <w:r>
        <w:rPr>
          <w:spacing w:val="-9"/>
        </w:rPr>
        <w:t xml:space="preserve"> </w:t>
      </w:r>
      <w:r>
        <w:t>rel</w:t>
      </w:r>
      <w:r>
        <w:rPr>
          <w:spacing w:val="-5"/>
        </w:rPr>
        <w:t>ev</w:t>
      </w:r>
      <w:r>
        <w:t>ant</w:t>
      </w:r>
      <w:r>
        <w:rPr>
          <w:spacing w:val="-12"/>
        </w:rPr>
        <w:t xml:space="preserve"> </w:t>
      </w:r>
      <w:r>
        <w:t>results</w:t>
      </w:r>
      <w:r>
        <w:rPr>
          <w:spacing w:val="-11"/>
        </w:rPr>
        <w:t xml:space="preserve"> </w:t>
      </w:r>
      <w:r>
        <w:t>and</w:t>
      </w:r>
      <w:r>
        <w:rPr>
          <w:spacing w:val="-9"/>
        </w:rPr>
        <w:t xml:space="preserve"> </w:t>
      </w:r>
      <w:r>
        <w:t>supporting</w:t>
      </w:r>
      <w:r>
        <w:rPr>
          <w:spacing w:val="-15"/>
        </w:rPr>
        <w:t xml:space="preserve"> </w:t>
      </w:r>
      <w:r>
        <w:t>discussion</w:t>
      </w:r>
      <w:r>
        <w:rPr>
          <w:spacing w:val="-14"/>
        </w:rPr>
        <w:t xml:space="preserve"> </w:t>
      </w:r>
      <w:r>
        <w:t>are</w:t>
      </w:r>
      <w:r>
        <w:rPr>
          <w:spacing w:val="-8"/>
        </w:rPr>
        <w:t xml:space="preserve"> </w:t>
      </w:r>
      <w:r>
        <w:t>split</w:t>
      </w:r>
      <w:r>
        <w:rPr>
          <w:spacing w:val="-9"/>
        </w:rPr>
        <w:t xml:space="preserve"> </w:t>
      </w:r>
      <w:r>
        <w:t>with reference</w:t>
      </w:r>
      <w:r>
        <w:rPr>
          <w:spacing w:val="-3"/>
        </w:rPr>
        <w:t xml:space="preserve"> </w:t>
      </w:r>
      <w:r>
        <w:t>to</w:t>
      </w:r>
      <w:r>
        <w:rPr>
          <w:spacing w:val="2"/>
        </w:rPr>
        <w:t xml:space="preserve"> </w:t>
      </w:r>
      <w:r>
        <w:t>the</w:t>
      </w:r>
      <w:r>
        <w:rPr>
          <w:spacing w:val="2"/>
        </w:rPr>
        <w:t xml:space="preserve"> </w:t>
      </w:r>
      <w:r>
        <w:t>particular</w:t>
      </w:r>
      <w:r>
        <w:rPr>
          <w:spacing w:val="-4"/>
        </w:rPr>
        <w:t xml:space="preserve"> </w:t>
      </w:r>
      <w:r>
        <w:t>loading</w:t>
      </w:r>
      <w:r>
        <w:rPr>
          <w:spacing w:val="-2"/>
        </w:rPr>
        <w:t xml:space="preserve"> </w:t>
      </w:r>
      <w:r>
        <w:t>condition</w:t>
      </w:r>
      <w:r>
        <w:rPr>
          <w:spacing w:val="-4"/>
        </w:rPr>
        <w:t xml:space="preserve"> </w:t>
      </w:r>
      <w:r>
        <w:t>studied.</w:t>
      </w:r>
      <w:r>
        <w:rPr>
          <w:spacing w:val="20"/>
        </w:rPr>
        <w:t xml:space="preserve"> </w:t>
      </w:r>
      <w:r>
        <w:t>In</w:t>
      </w:r>
      <w:r>
        <w:rPr>
          <w:spacing w:val="2"/>
        </w:rPr>
        <w:t xml:space="preserve"> </w:t>
      </w:r>
      <w:proofErr w:type="spellStart"/>
      <w:r>
        <w:t>partic</w:t>
      </w:r>
      <w:proofErr w:type="spellEnd"/>
      <w:r>
        <w:t xml:space="preserve">- </w:t>
      </w:r>
      <w:proofErr w:type="spellStart"/>
      <w:r>
        <w:t>ula</w:t>
      </w:r>
      <w:r>
        <w:rPr>
          <w:spacing w:val="-8"/>
        </w:rPr>
        <w:t>r</w:t>
      </w:r>
      <w:proofErr w:type="spellEnd"/>
      <w:r>
        <w:t>,</w:t>
      </w:r>
      <w:r>
        <w:rPr>
          <w:spacing w:val="5"/>
        </w:rPr>
        <w:t xml:space="preserve"> </w:t>
      </w:r>
      <w:r>
        <w:t>the</w:t>
      </w:r>
      <w:r>
        <w:rPr>
          <w:spacing w:val="5"/>
        </w:rPr>
        <w:t xml:space="preserve"> </w:t>
      </w:r>
      <w:r>
        <w:t>focus</w:t>
      </w:r>
      <w:r>
        <w:rPr>
          <w:spacing w:val="3"/>
        </w:rPr>
        <w:t xml:space="preserve"> </w:t>
      </w:r>
      <w:r>
        <w:t>of</w:t>
      </w:r>
      <w:r>
        <w:rPr>
          <w:spacing w:val="5"/>
        </w:rPr>
        <w:t xml:space="preserve"> </w:t>
      </w:r>
      <w:r>
        <w:t>prediction</w:t>
      </w:r>
      <w:r>
        <w:rPr>
          <w:spacing w:val="-1"/>
        </w:rPr>
        <w:t xml:space="preserve"> </w:t>
      </w:r>
      <w:r>
        <w:t>and</w:t>
      </w:r>
      <w:r>
        <w:rPr>
          <w:spacing w:val="4"/>
        </w:rPr>
        <w:t xml:space="preserve"> </w:t>
      </w:r>
      <w:r>
        <w:rPr>
          <w:spacing w:val="-5"/>
        </w:rPr>
        <w:t>v</w:t>
      </w:r>
      <w:r>
        <w:t>alidation</w:t>
      </w:r>
      <w:r>
        <w:rPr>
          <w:spacing w:val="-1"/>
        </w:rPr>
        <w:t xml:space="preserve"> </w:t>
      </w:r>
      <w:r>
        <w:t>techniques</w:t>
      </w:r>
      <w:r>
        <w:rPr>
          <w:spacing w:val="-2"/>
        </w:rPr>
        <w:t xml:space="preserve"> </w:t>
      </w:r>
      <w:r>
        <w:t>pertains to</w:t>
      </w:r>
      <w:r>
        <w:rPr>
          <w:spacing w:val="6"/>
        </w:rPr>
        <w:t xml:space="preserve"> </w:t>
      </w:r>
      <w:r>
        <w:t>the</w:t>
      </w:r>
      <w:r>
        <w:rPr>
          <w:spacing w:val="5"/>
        </w:rPr>
        <w:t xml:space="preserve"> </w:t>
      </w:r>
      <w:r>
        <w:t>spatial</w:t>
      </w:r>
      <w:r>
        <w:rPr>
          <w:spacing w:val="2"/>
        </w:rPr>
        <w:t xml:space="preserve"> </w:t>
      </w:r>
      <w:r>
        <w:t>and</w:t>
      </w:r>
      <w:r>
        <w:rPr>
          <w:spacing w:val="5"/>
        </w:rPr>
        <w:t xml:space="preserve"> </w:t>
      </w:r>
      <w:r>
        <w:t>time</w:t>
      </w:r>
      <w:r>
        <w:rPr>
          <w:spacing w:val="4"/>
        </w:rPr>
        <w:t xml:space="preserve"> </w:t>
      </w:r>
      <w:r>
        <w:rPr>
          <w:spacing w:val="-5"/>
        </w:rPr>
        <w:t>e</w:t>
      </w:r>
      <w:r>
        <w:rPr>
          <w:spacing w:val="-4"/>
        </w:rPr>
        <w:t>v</w:t>
      </w:r>
      <w:r>
        <w:t>olution of</w:t>
      </w:r>
      <w:r>
        <w:rPr>
          <w:spacing w:val="6"/>
        </w:rPr>
        <w:t xml:space="preserve"> </w:t>
      </w:r>
      <w:r>
        <w:t>plastic</w:t>
      </w:r>
      <w:r>
        <w:rPr>
          <w:spacing w:val="2"/>
        </w:rPr>
        <w:t xml:space="preserve"> </w:t>
      </w:r>
      <w:r>
        <w:t>strain</w:t>
      </w:r>
      <w:r>
        <w:rPr>
          <w:spacing w:val="3"/>
        </w:rPr>
        <w:t xml:space="preserve"> </w:t>
      </w:r>
      <w:r>
        <w:t>distri</w:t>
      </w:r>
      <w:r>
        <w:rPr>
          <w:spacing w:val="-4"/>
        </w:rPr>
        <w:t>b</w:t>
      </w:r>
      <w:r>
        <w:t>ution across</w:t>
      </w:r>
      <w:r>
        <w:rPr>
          <w:spacing w:val="-7"/>
        </w:rPr>
        <w:t xml:space="preserve"> </w:t>
      </w:r>
      <w:r>
        <w:t>the</w:t>
      </w:r>
      <w:r>
        <w:rPr>
          <w:spacing w:val="-4"/>
        </w:rPr>
        <w:t xml:space="preserve"> </w:t>
      </w:r>
      <w:r>
        <w:t>weld.</w:t>
      </w:r>
      <w:r>
        <w:rPr>
          <w:spacing w:val="7"/>
        </w:rPr>
        <w:t xml:space="preserve"> </w:t>
      </w:r>
      <w:r>
        <w:t>It</w:t>
      </w:r>
      <w:r>
        <w:rPr>
          <w:spacing w:val="-3"/>
        </w:rPr>
        <w:t xml:space="preserve"> </w:t>
      </w:r>
      <w:r>
        <w:t>is</w:t>
      </w:r>
      <w:r>
        <w:rPr>
          <w:spacing w:val="-3"/>
        </w:rPr>
        <w:t xml:space="preserve"> </w:t>
      </w:r>
      <w:r>
        <w:t>widely</w:t>
      </w:r>
      <w:r>
        <w:rPr>
          <w:spacing w:val="-7"/>
        </w:rPr>
        <w:t xml:space="preserve"> </w:t>
      </w:r>
      <w:r>
        <w:t>kn</w:t>
      </w:r>
      <w:r>
        <w:rPr>
          <w:spacing w:val="-5"/>
        </w:rPr>
        <w:t>o</w:t>
      </w:r>
      <w:r>
        <w:t>wn</w:t>
      </w:r>
      <w:r>
        <w:rPr>
          <w:spacing w:val="-7"/>
        </w:rPr>
        <w:t xml:space="preserve"> </w:t>
      </w:r>
      <w:r>
        <w:t>that</w:t>
      </w:r>
      <w:r>
        <w:rPr>
          <w:spacing w:val="-5"/>
        </w:rPr>
        <w:t xml:space="preserve"> </w:t>
      </w:r>
      <w:r>
        <w:rPr>
          <w:spacing w:val="-2"/>
        </w:rPr>
        <w:t>f</w:t>
      </w:r>
      <w:r>
        <w:t>ailure</w:t>
      </w:r>
      <w:r>
        <w:rPr>
          <w:spacing w:val="-7"/>
        </w:rPr>
        <w:t xml:space="preserve"> </w:t>
      </w:r>
      <w:r>
        <w:t>in</w:t>
      </w:r>
      <w:r>
        <w:rPr>
          <w:spacing w:val="-4"/>
        </w:rPr>
        <w:t xml:space="preserve"> </w:t>
      </w:r>
      <w:r>
        <w:t>ductile</w:t>
      </w:r>
      <w:r>
        <w:rPr>
          <w:spacing w:val="-7"/>
        </w:rPr>
        <w:t xml:space="preserve"> </w:t>
      </w:r>
      <w:r>
        <w:t xml:space="preserve">mate- </w:t>
      </w:r>
      <w:proofErr w:type="spellStart"/>
      <w:r>
        <w:t>rials</w:t>
      </w:r>
      <w:proofErr w:type="spellEnd"/>
      <w:r>
        <w:rPr>
          <w:spacing w:val="-3"/>
        </w:rPr>
        <w:t xml:space="preserve"> </w:t>
      </w:r>
      <w:r>
        <w:t>is</w:t>
      </w:r>
      <w:r>
        <w:rPr>
          <w:spacing w:val="-2"/>
        </w:rPr>
        <w:t xml:space="preserve"> </w:t>
      </w:r>
      <w:r>
        <w:t>often</w:t>
      </w:r>
      <w:r>
        <w:rPr>
          <w:spacing w:val="-4"/>
        </w:rPr>
        <w:t xml:space="preserve"> </w:t>
      </w:r>
      <w:r>
        <w:t>lin</w:t>
      </w:r>
      <w:r>
        <w:rPr>
          <w:spacing w:val="-2"/>
        </w:rPr>
        <w:t>k</w:t>
      </w:r>
      <w:r>
        <w:t>ed</w:t>
      </w:r>
      <w:r>
        <w:rPr>
          <w:spacing w:val="-5"/>
        </w:rPr>
        <w:t xml:space="preserve"> </w:t>
      </w:r>
      <w:r>
        <w:t>to</w:t>
      </w:r>
      <w:r>
        <w:rPr>
          <w:spacing w:val="-3"/>
        </w:rPr>
        <w:t xml:space="preserve"> </w:t>
      </w:r>
      <w:r>
        <w:t>the</w:t>
      </w:r>
      <w:r>
        <w:rPr>
          <w:spacing w:val="-2"/>
        </w:rPr>
        <w:t xml:space="preserve"> </w:t>
      </w:r>
      <w:r>
        <w:t>local</w:t>
      </w:r>
      <w:r>
        <w:rPr>
          <w:spacing w:val="-4"/>
        </w:rPr>
        <w:t xml:space="preserve"> </w:t>
      </w:r>
      <w:r>
        <w:t>plastic</w:t>
      </w:r>
      <w:r>
        <w:rPr>
          <w:spacing w:val="-6"/>
        </w:rPr>
        <w:t xml:space="preserve"> </w:t>
      </w:r>
      <w:r>
        <w:t>strain.</w:t>
      </w:r>
      <w:r>
        <w:rPr>
          <w:spacing w:val="7"/>
        </w:rPr>
        <w:t xml:space="preserve"> </w:t>
      </w:r>
      <w:r>
        <w:t>In</w:t>
      </w:r>
      <w:r>
        <w:rPr>
          <w:spacing w:val="-3"/>
        </w:rPr>
        <w:t xml:space="preserve"> </w:t>
      </w:r>
      <w:r>
        <w:t>ductile</w:t>
      </w:r>
      <w:r>
        <w:rPr>
          <w:spacing w:val="-5"/>
        </w:rPr>
        <w:t xml:space="preserve"> </w:t>
      </w:r>
      <w:proofErr w:type="spellStart"/>
      <w:r>
        <w:t>materi</w:t>
      </w:r>
      <w:proofErr w:type="spellEnd"/>
      <w:r>
        <w:t xml:space="preserve">- </w:t>
      </w:r>
      <w:proofErr w:type="spellStart"/>
      <w:proofErr w:type="gramStart"/>
      <w:r>
        <w:t>als</w:t>
      </w:r>
      <w:proofErr w:type="spellEnd"/>
      <w:proofErr w:type="gramEnd"/>
      <w:r>
        <w:t>,</w:t>
      </w:r>
      <w:r>
        <w:rPr>
          <w:spacing w:val="-2"/>
        </w:rPr>
        <w:t xml:space="preserve"> f</w:t>
      </w:r>
      <w:r>
        <w:t>ailure</w:t>
      </w:r>
      <w:r>
        <w:rPr>
          <w:spacing w:val="-5"/>
        </w:rPr>
        <w:t xml:space="preserve"> </w:t>
      </w:r>
      <w:r>
        <w:t>mechanisms</w:t>
      </w:r>
      <w:r>
        <w:rPr>
          <w:spacing w:val="-9"/>
        </w:rPr>
        <w:t xml:space="preserve"> </w:t>
      </w:r>
      <w:r>
        <w:t>such</w:t>
      </w:r>
      <w:r>
        <w:rPr>
          <w:spacing w:val="-3"/>
        </w:rPr>
        <w:t xml:space="preserve"> </w:t>
      </w:r>
      <w:r>
        <w:t>as</w:t>
      </w:r>
      <w:r>
        <w:rPr>
          <w:spacing w:val="-2"/>
        </w:rPr>
        <w:t xml:space="preserve"> </w:t>
      </w:r>
      <w:r>
        <w:t>formation</w:t>
      </w:r>
      <w:r>
        <w:rPr>
          <w:spacing w:val="-7"/>
        </w:rPr>
        <w:t xml:space="preserve"> </w:t>
      </w:r>
      <w:r>
        <w:t>of</w:t>
      </w:r>
      <w:r>
        <w:rPr>
          <w:spacing w:val="-2"/>
        </w:rPr>
        <w:t xml:space="preserve"> </w:t>
      </w:r>
      <w:r>
        <w:t>micro-</w:t>
      </w:r>
      <w:r>
        <w:rPr>
          <w:spacing w:val="-4"/>
        </w:rPr>
        <w:t>v</w:t>
      </w:r>
      <w:r>
        <w:t>oids,</w:t>
      </w:r>
      <w:r>
        <w:rPr>
          <w:spacing w:val="-9"/>
        </w:rPr>
        <w:t xml:space="preserve"> </w:t>
      </w:r>
      <w:r>
        <w:rPr>
          <w:spacing w:val="-4"/>
        </w:rPr>
        <w:t>v</w:t>
      </w:r>
      <w:r>
        <w:t>oid coalescence and</w:t>
      </w:r>
      <w:r>
        <w:rPr>
          <w:spacing w:val="7"/>
        </w:rPr>
        <w:t xml:space="preserve"> </w:t>
      </w:r>
      <w:r>
        <w:t>crack</w:t>
      </w:r>
      <w:r>
        <w:rPr>
          <w:spacing w:val="5"/>
        </w:rPr>
        <w:t xml:space="preserve"> </w:t>
      </w:r>
      <w:r>
        <w:t>formation</w:t>
      </w:r>
      <w:r>
        <w:rPr>
          <w:spacing w:val="2"/>
        </w:rPr>
        <w:t xml:space="preserve"> </w:t>
      </w:r>
      <w:r>
        <w:t>are</w:t>
      </w:r>
      <w:r>
        <w:rPr>
          <w:spacing w:val="7"/>
        </w:rPr>
        <w:t xml:space="preserve"> </w:t>
      </w:r>
      <w:r>
        <w:t>he</w:t>
      </w:r>
      <w:r>
        <w:rPr>
          <w:spacing w:val="-4"/>
        </w:rPr>
        <w:t>a</w:t>
      </w:r>
      <w:r>
        <w:t>vily</w:t>
      </w:r>
      <w:r>
        <w:rPr>
          <w:spacing w:val="4"/>
        </w:rPr>
        <w:t xml:space="preserve"> </w:t>
      </w:r>
      <w:r>
        <w:t>lin</w:t>
      </w:r>
      <w:r>
        <w:rPr>
          <w:spacing w:val="-2"/>
        </w:rPr>
        <w:t>k</w:t>
      </w:r>
      <w:r>
        <w:t>ed</w:t>
      </w:r>
      <w:r>
        <w:rPr>
          <w:spacing w:val="5"/>
        </w:rPr>
        <w:t xml:space="preserve"> </w:t>
      </w:r>
      <w:r>
        <w:t>to</w:t>
      </w:r>
      <w:r>
        <w:rPr>
          <w:spacing w:val="8"/>
        </w:rPr>
        <w:t xml:space="preserve"> </w:t>
      </w:r>
      <w:r>
        <w:t>plastic strain.</w:t>
      </w:r>
      <w:r>
        <w:rPr>
          <w:spacing w:val="15"/>
        </w:rPr>
        <w:t xml:space="preserve"> </w:t>
      </w:r>
      <w:r>
        <w:t>Whilst</w:t>
      </w:r>
      <w:r>
        <w:rPr>
          <w:spacing w:val="-2"/>
        </w:rPr>
        <w:t xml:space="preserve"> </w:t>
      </w:r>
      <w:r>
        <w:t>there</w:t>
      </w:r>
      <w:r>
        <w:rPr>
          <w:spacing w:val="-1"/>
        </w:rPr>
        <w:t xml:space="preserve"> </w:t>
      </w:r>
      <w:r>
        <w:t>are</w:t>
      </w:r>
      <w:r>
        <w:rPr>
          <w:spacing w:val="1"/>
        </w:rPr>
        <w:t xml:space="preserve"> </w:t>
      </w:r>
      <w:r>
        <w:t>ma</w:t>
      </w:r>
      <w:r>
        <w:rPr>
          <w:spacing w:val="-3"/>
        </w:rPr>
        <w:t>n</w:t>
      </w:r>
      <w:r>
        <w:t>y</w:t>
      </w:r>
      <w:r>
        <w:rPr>
          <w:spacing w:val="-1"/>
        </w:rPr>
        <w:t xml:space="preserve"> </w:t>
      </w:r>
      <w:r>
        <w:t>modelling</w:t>
      </w:r>
      <w:r>
        <w:rPr>
          <w:spacing w:val="-5"/>
        </w:rPr>
        <w:t xml:space="preserve"> </w:t>
      </w:r>
      <w:r>
        <w:t>methods</w:t>
      </w:r>
      <w:r>
        <w:rPr>
          <w:spacing w:val="-4"/>
        </w:rPr>
        <w:t xml:space="preserve"> </w:t>
      </w:r>
      <w:r>
        <w:t>which</w:t>
      </w:r>
      <w:r>
        <w:rPr>
          <w:spacing w:val="-2"/>
        </w:rPr>
        <w:t xml:space="preserve"> </w:t>
      </w:r>
      <w:r>
        <w:t>aim to predict</w:t>
      </w:r>
      <w:r>
        <w:rPr>
          <w:spacing w:val="2"/>
        </w:rPr>
        <w:t xml:space="preserve"> </w:t>
      </w:r>
      <w:r>
        <w:t>these</w:t>
      </w:r>
      <w:r>
        <w:rPr>
          <w:spacing w:val="4"/>
        </w:rPr>
        <w:t xml:space="preserve"> </w:t>
      </w:r>
      <w:r>
        <w:t>particular phenomena,</w:t>
      </w:r>
      <w:r>
        <w:rPr>
          <w:spacing w:val="4"/>
        </w:rPr>
        <w:t xml:space="preserve"> </w:t>
      </w:r>
      <w:r>
        <w:t>th</w:t>
      </w:r>
      <w:r>
        <w:rPr>
          <w:spacing w:val="-3"/>
        </w:rPr>
        <w:t>e</w:t>
      </w:r>
      <w:r>
        <w:t>y</w:t>
      </w:r>
      <w:r>
        <w:rPr>
          <w:spacing w:val="4"/>
        </w:rPr>
        <w:t xml:space="preserve"> </w:t>
      </w:r>
      <w:r>
        <w:t>are</w:t>
      </w:r>
      <w:r>
        <w:rPr>
          <w:spacing w:val="5"/>
        </w:rPr>
        <w:t xml:space="preserve"> </w:t>
      </w:r>
      <w:r>
        <w:t>not</w:t>
      </w:r>
      <w:r>
        <w:rPr>
          <w:spacing w:val="5"/>
        </w:rPr>
        <w:t xml:space="preserve"> </w:t>
      </w:r>
      <w:r>
        <w:t>the</w:t>
      </w:r>
      <w:r>
        <w:rPr>
          <w:spacing w:val="5"/>
        </w:rPr>
        <w:t xml:space="preserve"> </w:t>
      </w:r>
      <w:r>
        <w:t>focus</w:t>
      </w:r>
      <w:r>
        <w:rPr>
          <w:spacing w:val="3"/>
        </w:rPr>
        <w:t xml:space="preserve"> </w:t>
      </w:r>
      <w:r>
        <w:t>of this</w:t>
      </w:r>
      <w:r>
        <w:rPr>
          <w:spacing w:val="6"/>
        </w:rPr>
        <w:t xml:space="preserve"> </w:t>
      </w:r>
      <w:r>
        <w:t>stud</w:t>
      </w:r>
      <w:r>
        <w:rPr>
          <w:spacing w:val="-13"/>
        </w:rPr>
        <w:t>y</w:t>
      </w:r>
      <w:r>
        <w:t>.</w:t>
      </w:r>
      <w:r>
        <w:rPr>
          <w:spacing w:val="34"/>
        </w:rPr>
        <w:t xml:space="preserve"> </w:t>
      </w:r>
      <w:r>
        <w:t>The</w:t>
      </w:r>
      <w:r>
        <w:rPr>
          <w:spacing w:val="6"/>
        </w:rPr>
        <w:t xml:space="preserve"> </w:t>
      </w:r>
      <w:r>
        <w:t>primary</w:t>
      </w:r>
      <w:r>
        <w:rPr>
          <w:spacing w:val="3"/>
        </w:rPr>
        <w:t xml:space="preserve"> </w:t>
      </w:r>
      <w:r>
        <w:t>aim</w:t>
      </w:r>
      <w:r>
        <w:rPr>
          <w:spacing w:val="6"/>
        </w:rPr>
        <w:t xml:space="preserve"> </w:t>
      </w:r>
      <w:r>
        <w:t>of</w:t>
      </w:r>
      <w:r>
        <w:rPr>
          <w:spacing w:val="7"/>
        </w:rPr>
        <w:t xml:space="preserve"> </w:t>
      </w:r>
      <w:r>
        <w:t>the</w:t>
      </w:r>
      <w:r>
        <w:rPr>
          <w:spacing w:val="7"/>
        </w:rPr>
        <w:t xml:space="preserve"> </w:t>
      </w:r>
      <w:r>
        <w:t>uniaxial</w:t>
      </w:r>
      <w:r>
        <w:rPr>
          <w:spacing w:val="3"/>
        </w:rPr>
        <w:t xml:space="preserve"> </w:t>
      </w:r>
      <w:r>
        <w:t>tension</w:t>
      </w:r>
      <w:r>
        <w:rPr>
          <w:spacing w:val="3"/>
        </w:rPr>
        <w:t xml:space="preserve"> </w:t>
      </w:r>
      <w:r>
        <w:t>study</w:t>
      </w:r>
      <w:r>
        <w:rPr>
          <w:spacing w:val="5"/>
        </w:rPr>
        <w:t xml:space="preserve"> </w:t>
      </w:r>
      <w:r>
        <w:t>is</w:t>
      </w:r>
      <w:r>
        <w:rPr>
          <w:spacing w:val="8"/>
        </w:rPr>
        <w:t xml:space="preserve"> </w:t>
      </w:r>
      <w:r>
        <w:t>to</w:t>
      </w:r>
    </w:p>
    <w:p w:rsidR="00731615" w:rsidRDefault="00731615">
      <w:pPr>
        <w:spacing w:before="3" w:line="120" w:lineRule="exact"/>
        <w:rPr>
          <w:sz w:val="12"/>
          <w:szCs w:val="12"/>
        </w:rPr>
      </w:pPr>
    </w:p>
    <w:p w:rsidR="00731615" w:rsidRDefault="00F2310E">
      <w:pPr>
        <w:ind w:left="112"/>
      </w:pPr>
      <w:r>
        <w:pict>
          <v:shape id="_x0000_i1027" type="#_x0000_t75" style="width:251.25pt;height:622.3pt">
            <v:imagedata r:id="rId12" o:title=""/>
          </v:shape>
        </w:pict>
      </w:r>
    </w:p>
    <w:p w:rsidR="00731615" w:rsidRDefault="00731615">
      <w:pPr>
        <w:spacing w:before="19" w:line="220" w:lineRule="exact"/>
        <w:rPr>
          <w:sz w:val="22"/>
          <w:szCs w:val="22"/>
        </w:rPr>
      </w:pPr>
    </w:p>
    <w:p w:rsidR="00731615" w:rsidRDefault="00EE1D9C">
      <w:pPr>
        <w:spacing w:line="246" w:lineRule="auto"/>
        <w:ind w:left="112" w:right="-28"/>
        <w:jc w:val="both"/>
        <w:rPr>
          <w:sz w:val="16"/>
          <w:szCs w:val="16"/>
        </w:rPr>
      </w:pPr>
      <w:r>
        <w:rPr>
          <w:sz w:val="16"/>
          <w:szCs w:val="16"/>
        </w:rPr>
        <w:t>Figure</w:t>
      </w:r>
      <w:r>
        <w:rPr>
          <w:spacing w:val="-4"/>
          <w:sz w:val="16"/>
          <w:szCs w:val="16"/>
        </w:rPr>
        <w:t xml:space="preserve"> </w:t>
      </w:r>
      <w:r>
        <w:rPr>
          <w:sz w:val="16"/>
          <w:szCs w:val="16"/>
        </w:rPr>
        <w:t>3:</w:t>
      </w:r>
      <w:r>
        <w:rPr>
          <w:spacing w:val="8"/>
          <w:sz w:val="16"/>
          <w:szCs w:val="16"/>
        </w:rPr>
        <w:t xml:space="preserve"> </w:t>
      </w:r>
      <w:r>
        <w:rPr>
          <w:sz w:val="16"/>
          <w:szCs w:val="16"/>
        </w:rPr>
        <w:t>Schematic</w:t>
      </w:r>
      <w:r>
        <w:rPr>
          <w:spacing w:val="-7"/>
          <w:sz w:val="16"/>
          <w:szCs w:val="16"/>
        </w:rPr>
        <w:t xml:space="preserve"> </w:t>
      </w:r>
      <w:r>
        <w:rPr>
          <w:sz w:val="16"/>
          <w:szCs w:val="16"/>
        </w:rPr>
        <w:t>of</w:t>
      </w:r>
      <w:r>
        <w:rPr>
          <w:spacing w:val="-1"/>
          <w:sz w:val="16"/>
          <w:szCs w:val="16"/>
        </w:rPr>
        <w:t xml:space="preserve"> </w:t>
      </w:r>
      <w:r>
        <w:rPr>
          <w:sz w:val="16"/>
          <w:szCs w:val="16"/>
        </w:rPr>
        <w:t>blast</w:t>
      </w:r>
      <w:r>
        <w:rPr>
          <w:spacing w:val="-3"/>
          <w:sz w:val="16"/>
          <w:szCs w:val="16"/>
        </w:rPr>
        <w:t xml:space="preserve"> </w:t>
      </w:r>
      <w:r>
        <w:rPr>
          <w:sz w:val="16"/>
          <w:szCs w:val="16"/>
        </w:rPr>
        <w:t>testing</w:t>
      </w:r>
      <w:r>
        <w:rPr>
          <w:spacing w:val="-4"/>
          <w:sz w:val="16"/>
          <w:szCs w:val="16"/>
        </w:rPr>
        <w:t xml:space="preserve"> </w:t>
      </w:r>
      <w:r>
        <w:rPr>
          <w:sz w:val="16"/>
          <w:szCs w:val="16"/>
        </w:rPr>
        <w:t>rig.</w:t>
      </w:r>
      <w:r>
        <w:rPr>
          <w:spacing w:val="7"/>
          <w:sz w:val="16"/>
          <w:szCs w:val="16"/>
        </w:rPr>
        <w:t xml:space="preserve"> </w:t>
      </w:r>
      <w:proofErr w:type="gramStart"/>
      <w:r>
        <w:rPr>
          <w:sz w:val="16"/>
          <w:szCs w:val="16"/>
        </w:rPr>
        <w:t>A)</w:t>
      </w:r>
      <w:r>
        <w:rPr>
          <w:spacing w:val="-2"/>
          <w:sz w:val="16"/>
          <w:szCs w:val="16"/>
        </w:rPr>
        <w:t xml:space="preserve"> </w:t>
      </w:r>
      <w:r>
        <w:rPr>
          <w:sz w:val="16"/>
          <w:szCs w:val="16"/>
        </w:rPr>
        <w:t>1.25kg</w:t>
      </w:r>
      <w:r>
        <w:rPr>
          <w:spacing w:val="-4"/>
          <w:sz w:val="16"/>
          <w:szCs w:val="16"/>
        </w:rPr>
        <w:t xml:space="preserve"> </w:t>
      </w:r>
      <w:r>
        <w:rPr>
          <w:sz w:val="16"/>
          <w:szCs w:val="16"/>
        </w:rPr>
        <w:t>Plastic</w:t>
      </w:r>
      <w:r>
        <w:rPr>
          <w:spacing w:val="-4"/>
          <w:sz w:val="16"/>
          <w:szCs w:val="16"/>
        </w:rPr>
        <w:t xml:space="preserve"> </w:t>
      </w:r>
      <w:r>
        <w:rPr>
          <w:sz w:val="16"/>
          <w:szCs w:val="16"/>
        </w:rPr>
        <w:t>Explos</w:t>
      </w:r>
      <w:r>
        <w:rPr>
          <w:spacing w:val="-4"/>
          <w:sz w:val="16"/>
          <w:szCs w:val="16"/>
        </w:rPr>
        <w:t>i</w:t>
      </w:r>
      <w:r>
        <w:rPr>
          <w:spacing w:val="-2"/>
          <w:sz w:val="16"/>
          <w:szCs w:val="16"/>
        </w:rPr>
        <w:t>v</w:t>
      </w:r>
      <w:r>
        <w:rPr>
          <w:sz w:val="16"/>
          <w:szCs w:val="16"/>
        </w:rPr>
        <w:t>e</w:t>
      </w:r>
      <w:r>
        <w:rPr>
          <w:spacing w:val="-6"/>
          <w:sz w:val="16"/>
          <w:szCs w:val="16"/>
        </w:rPr>
        <w:t xml:space="preserve"> </w:t>
      </w:r>
      <w:r>
        <w:rPr>
          <w:sz w:val="16"/>
          <w:szCs w:val="16"/>
        </w:rPr>
        <w:t>(PE4).</w:t>
      </w:r>
      <w:proofErr w:type="gramEnd"/>
      <w:r>
        <w:rPr>
          <w:spacing w:val="5"/>
          <w:sz w:val="16"/>
          <w:szCs w:val="16"/>
        </w:rPr>
        <w:t xml:space="preserve"> </w:t>
      </w:r>
      <w:r>
        <w:rPr>
          <w:sz w:val="16"/>
          <w:szCs w:val="16"/>
        </w:rPr>
        <w:t>B) L</w:t>
      </w:r>
      <w:r>
        <w:rPr>
          <w:spacing w:val="-4"/>
          <w:sz w:val="16"/>
          <w:szCs w:val="16"/>
        </w:rPr>
        <w:t>o</w:t>
      </w:r>
      <w:r>
        <w:rPr>
          <w:sz w:val="16"/>
          <w:szCs w:val="16"/>
        </w:rPr>
        <w:t>w</w:t>
      </w:r>
      <w:r>
        <w:rPr>
          <w:spacing w:val="-8"/>
          <w:sz w:val="16"/>
          <w:szCs w:val="16"/>
        </w:rPr>
        <w:t xml:space="preserve"> </w:t>
      </w:r>
      <w:r>
        <w:rPr>
          <w:sz w:val="16"/>
          <w:szCs w:val="16"/>
        </w:rPr>
        <w:t>density</w:t>
      </w:r>
      <w:r>
        <w:rPr>
          <w:spacing w:val="-11"/>
          <w:sz w:val="16"/>
          <w:szCs w:val="16"/>
        </w:rPr>
        <w:t xml:space="preserve"> </w:t>
      </w:r>
      <w:r>
        <w:rPr>
          <w:sz w:val="16"/>
          <w:szCs w:val="16"/>
        </w:rPr>
        <w:t>Polystyrene</w:t>
      </w:r>
      <w:r>
        <w:rPr>
          <w:spacing w:val="-13"/>
          <w:sz w:val="16"/>
          <w:szCs w:val="16"/>
        </w:rPr>
        <w:t xml:space="preserve"> </w:t>
      </w:r>
      <w:r>
        <w:rPr>
          <w:sz w:val="16"/>
          <w:szCs w:val="16"/>
        </w:rPr>
        <w:t>support</w:t>
      </w:r>
      <w:r>
        <w:rPr>
          <w:spacing w:val="-11"/>
          <w:sz w:val="16"/>
          <w:szCs w:val="16"/>
        </w:rPr>
        <w:t xml:space="preserve"> </w:t>
      </w:r>
      <w:r>
        <w:rPr>
          <w:sz w:val="16"/>
          <w:szCs w:val="16"/>
        </w:rPr>
        <w:t>for</w:t>
      </w:r>
      <w:r>
        <w:rPr>
          <w:spacing w:val="-7"/>
          <w:sz w:val="16"/>
          <w:szCs w:val="16"/>
        </w:rPr>
        <w:t xml:space="preserve"> </w:t>
      </w:r>
      <w:r>
        <w:rPr>
          <w:spacing w:val="-2"/>
          <w:sz w:val="16"/>
          <w:szCs w:val="16"/>
        </w:rPr>
        <w:t>e</w:t>
      </w:r>
      <w:r>
        <w:rPr>
          <w:sz w:val="16"/>
          <w:szCs w:val="16"/>
        </w:rPr>
        <w:t>xplos</w:t>
      </w:r>
      <w:r>
        <w:rPr>
          <w:spacing w:val="-4"/>
          <w:sz w:val="16"/>
          <w:szCs w:val="16"/>
        </w:rPr>
        <w:t>i</w:t>
      </w:r>
      <w:r>
        <w:rPr>
          <w:spacing w:val="-2"/>
          <w:sz w:val="16"/>
          <w:szCs w:val="16"/>
        </w:rPr>
        <w:t>v</w:t>
      </w:r>
      <w:r>
        <w:rPr>
          <w:sz w:val="16"/>
          <w:szCs w:val="16"/>
        </w:rPr>
        <w:t>e</w:t>
      </w:r>
      <w:r>
        <w:rPr>
          <w:spacing w:val="-11"/>
          <w:sz w:val="16"/>
          <w:szCs w:val="16"/>
        </w:rPr>
        <w:t xml:space="preserve"> </w:t>
      </w:r>
      <w:r>
        <w:rPr>
          <w:sz w:val="16"/>
          <w:szCs w:val="16"/>
        </w:rPr>
        <w:t>cha</w:t>
      </w:r>
      <w:r>
        <w:rPr>
          <w:spacing w:val="-3"/>
          <w:sz w:val="16"/>
          <w:szCs w:val="16"/>
        </w:rPr>
        <w:t>r</w:t>
      </w:r>
      <w:r>
        <w:rPr>
          <w:sz w:val="16"/>
          <w:szCs w:val="16"/>
        </w:rPr>
        <w:t>ge.</w:t>
      </w:r>
      <w:r>
        <w:rPr>
          <w:spacing w:val="3"/>
          <w:sz w:val="16"/>
          <w:szCs w:val="16"/>
        </w:rPr>
        <w:t xml:space="preserve"> </w:t>
      </w:r>
      <w:r>
        <w:rPr>
          <w:sz w:val="16"/>
          <w:szCs w:val="16"/>
        </w:rPr>
        <w:t>C)</w:t>
      </w:r>
      <w:r>
        <w:rPr>
          <w:spacing w:val="-7"/>
          <w:sz w:val="16"/>
          <w:szCs w:val="16"/>
        </w:rPr>
        <w:t xml:space="preserve"> </w:t>
      </w:r>
      <w:r>
        <w:rPr>
          <w:sz w:val="16"/>
          <w:szCs w:val="16"/>
        </w:rPr>
        <w:t>Rigid</w:t>
      </w:r>
      <w:r>
        <w:rPr>
          <w:spacing w:val="-9"/>
          <w:sz w:val="16"/>
          <w:szCs w:val="16"/>
        </w:rPr>
        <w:t xml:space="preserve"> </w:t>
      </w:r>
      <w:r>
        <w:rPr>
          <w:sz w:val="16"/>
          <w:szCs w:val="16"/>
        </w:rPr>
        <w:t>steel</w:t>
      </w:r>
      <w:r>
        <w:rPr>
          <w:spacing w:val="-9"/>
          <w:sz w:val="16"/>
          <w:szCs w:val="16"/>
        </w:rPr>
        <w:t xml:space="preserve"> </w:t>
      </w:r>
      <w:r>
        <w:rPr>
          <w:sz w:val="16"/>
          <w:szCs w:val="16"/>
        </w:rPr>
        <w:t>frame.</w:t>
      </w:r>
      <w:r>
        <w:rPr>
          <w:spacing w:val="4"/>
          <w:sz w:val="16"/>
          <w:szCs w:val="16"/>
        </w:rPr>
        <w:t xml:space="preserve"> </w:t>
      </w:r>
      <w:r>
        <w:rPr>
          <w:sz w:val="16"/>
          <w:szCs w:val="16"/>
        </w:rPr>
        <w:t>D) Concrete weights.</w:t>
      </w:r>
      <w:r>
        <w:rPr>
          <w:spacing w:val="27"/>
          <w:sz w:val="16"/>
          <w:szCs w:val="16"/>
        </w:rPr>
        <w:t xml:space="preserve"> </w:t>
      </w:r>
      <w:r>
        <w:rPr>
          <w:sz w:val="16"/>
          <w:szCs w:val="16"/>
        </w:rPr>
        <w:t>E)</w:t>
      </w:r>
      <w:r>
        <w:rPr>
          <w:spacing w:val="4"/>
          <w:sz w:val="16"/>
          <w:szCs w:val="16"/>
        </w:rPr>
        <w:t xml:space="preserve"> </w:t>
      </w:r>
      <w:r>
        <w:rPr>
          <w:sz w:val="16"/>
          <w:szCs w:val="16"/>
        </w:rPr>
        <w:t>Load</w:t>
      </w:r>
      <w:r>
        <w:rPr>
          <w:spacing w:val="2"/>
          <w:sz w:val="16"/>
          <w:szCs w:val="16"/>
        </w:rPr>
        <w:t xml:space="preserve"> </w:t>
      </w:r>
      <w:r>
        <w:rPr>
          <w:sz w:val="16"/>
          <w:szCs w:val="16"/>
        </w:rPr>
        <w:t>cell.</w:t>
      </w:r>
      <w:r>
        <w:rPr>
          <w:spacing w:val="30"/>
          <w:sz w:val="16"/>
          <w:szCs w:val="16"/>
        </w:rPr>
        <w:t xml:space="preserve"> </w:t>
      </w:r>
      <w:r>
        <w:rPr>
          <w:sz w:val="16"/>
          <w:szCs w:val="16"/>
        </w:rPr>
        <w:t>F)</w:t>
      </w:r>
      <w:r>
        <w:rPr>
          <w:spacing w:val="4"/>
          <w:sz w:val="16"/>
          <w:szCs w:val="16"/>
        </w:rPr>
        <w:t xml:space="preserve"> </w:t>
      </w:r>
      <w:r>
        <w:rPr>
          <w:spacing w:val="-13"/>
          <w:sz w:val="16"/>
          <w:szCs w:val="16"/>
        </w:rPr>
        <w:t>T</w:t>
      </w:r>
      <w:r>
        <w:rPr>
          <w:sz w:val="16"/>
          <w:szCs w:val="16"/>
        </w:rPr>
        <w:t>a</w:t>
      </w:r>
      <w:r>
        <w:rPr>
          <w:spacing w:val="-3"/>
          <w:sz w:val="16"/>
          <w:szCs w:val="16"/>
        </w:rPr>
        <w:t>r</w:t>
      </w:r>
      <w:r>
        <w:rPr>
          <w:sz w:val="16"/>
          <w:szCs w:val="16"/>
        </w:rPr>
        <w:t>get</w:t>
      </w:r>
      <w:r>
        <w:rPr>
          <w:spacing w:val="2"/>
          <w:sz w:val="16"/>
          <w:szCs w:val="16"/>
        </w:rPr>
        <w:t xml:space="preserve"> </w:t>
      </w:r>
      <w:r>
        <w:rPr>
          <w:sz w:val="16"/>
          <w:szCs w:val="16"/>
        </w:rPr>
        <w:t>welded</w:t>
      </w:r>
      <w:r>
        <w:rPr>
          <w:spacing w:val="1"/>
          <w:sz w:val="16"/>
          <w:szCs w:val="16"/>
        </w:rPr>
        <w:t xml:space="preserve"> </w:t>
      </w:r>
      <w:r>
        <w:rPr>
          <w:sz w:val="16"/>
          <w:szCs w:val="16"/>
        </w:rPr>
        <w:t>plate.</w:t>
      </w:r>
      <w:r>
        <w:rPr>
          <w:spacing w:val="29"/>
          <w:sz w:val="16"/>
          <w:szCs w:val="16"/>
        </w:rPr>
        <w:t xml:space="preserve"> </w:t>
      </w:r>
      <w:r>
        <w:rPr>
          <w:sz w:val="16"/>
          <w:szCs w:val="16"/>
        </w:rPr>
        <w:t>G)</w:t>
      </w:r>
      <w:r>
        <w:rPr>
          <w:spacing w:val="4"/>
          <w:sz w:val="16"/>
          <w:szCs w:val="16"/>
        </w:rPr>
        <w:t xml:space="preserve"> </w:t>
      </w:r>
      <w:r>
        <w:rPr>
          <w:sz w:val="16"/>
          <w:szCs w:val="16"/>
        </w:rPr>
        <w:t>Cha</w:t>
      </w:r>
      <w:r>
        <w:rPr>
          <w:spacing w:val="-3"/>
          <w:sz w:val="16"/>
          <w:szCs w:val="16"/>
        </w:rPr>
        <w:t>r</w:t>
      </w:r>
      <w:r>
        <w:rPr>
          <w:sz w:val="16"/>
          <w:szCs w:val="16"/>
        </w:rPr>
        <w:t>ge</w:t>
      </w:r>
      <w:r>
        <w:rPr>
          <w:spacing w:val="1"/>
          <w:sz w:val="16"/>
          <w:szCs w:val="16"/>
        </w:rPr>
        <w:t xml:space="preserve"> </w:t>
      </w:r>
      <w:r>
        <w:rPr>
          <w:sz w:val="16"/>
          <w:szCs w:val="16"/>
        </w:rPr>
        <w:t>stand-off distance.</w:t>
      </w:r>
      <w:r>
        <w:rPr>
          <w:spacing w:val="3"/>
          <w:sz w:val="16"/>
          <w:szCs w:val="16"/>
        </w:rPr>
        <w:t xml:space="preserve"> </w:t>
      </w:r>
      <w:r>
        <w:rPr>
          <w:sz w:val="16"/>
          <w:szCs w:val="16"/>
        </w:rPr>
        <w:t>H)</w:t>
      </w:r>
      <w:r>
        <w:rPr>
          <w:spacing w:val="-2"/>
          <w:sz w:val="16"/>
          <w:szCs w:val="16"/>
        </w:rPr>
        <w:t xml:space="preserve"> </w:t>
      </w:r>
      <w:r>
        <w:rPr>
          <w:sz w:val="16"/>
          <w:szCs w:val="16"/>
        </w:rPr>
        <w:t>Clamping</w:t>
      </w:r>
      <w:r>
        <w:rPr>
          <w:spacing w:val="-6"/>
          <w:sz w:val="16"/>
          <w:szCs w:val="16"/>
        </w:rPr>
        <w:t xml:space="preserve"> </w:t>
      </w:r>
      <w:r>
        <w:rPr>
          <w:sz w:val="16"/>
          <w:szCs w:val="16"/>
        </w:rPr>
        <w:t>structure</w:t>
      </w:r>
      <w:r>
        <w:rPr>
          <w:spacing w:val="-6"/>
          <w:sz w:val="16"/>
          <w:szCs w:val="16"/>
        </w:rPr>
        <w:t xml:space="preserve"> </w:t>
      </w:r>
      <w:r>
        <w:rPr>
          <w:sz w:val="16"/>
          <w:szCs w:val="16"/>
        </w:rPr>
        <w:t>I)</w:t>
      </w:r>
      <w:r>
        <w:rPr>
          <w:spacing w:val="-1"/>
          <w:sz w:val="16"/>
          <w:szCs w:val="16"/>
        </w:rPr>
        <w:t xml:space="preserve"> </w:t>
      </w:r>
      <w:r>
        <w:rPr>
          <w:sz w:val="16"/>
          <w:szCs w:val="16"/>
        </w:rPr>
        <w:t>Chamfer</w:t>
      </w:r>
      <w:r>
        <w:rPr>
          <w:spacing w:val="-6"/>
          <w:sz w:val="16"/>
          <w:szCs w:val="16"/>
        </w:rPr>
        <w:t xml:space="preserve"> </w:t>
      </w:r>
      <w:r>
        <w:rPr>
          <w:sz w:val="16"/>
          <w:szCs w:val="16"/>
        </w:rPr>
        <w:t>plate.</w:t>
      </w:r>
    </w:p>
    <w:p w:rsidR="00731615" w:rsidRDefault="00EE1D9C">
      <w:pPr>
        <w:spacing w:before="4" w:line="140" w:lineRule="exact"/>
        <w:rPr>
          <w:sz w:val="14"/>
          <w:szCs w:val="14"/>
        </w:rPr>
      </w:pPr>
      <w:r>
        <w:br w:type="column"/>
      </w:r>
    </w:p>
    <w:p w:rsidR="00731615" w:rsidRDefault="00EE1D9C">
      <w:pPr>
        <w:spacing w:line="131" w:lineRule="auto"/>
        <w:ind w:right="54"/>
        <w:jc w:val="both"/>
      </w:pPr>
      <w:r>
        <w:rPr>
          <w:spacing w:val="-3"/>
        </w:rPr>
        <w:t>v</w:t>
      </w:r>
      <w:r>
        <w:t>eri</w:t>
      </w:r>
      <w:bookmarkStart w:id="61" w:name="_GoBack"/>
      <w:bookmarkEnd w:id="61"/>
      <w:r>
        <w:t>fy</w:t>
      </w:r>
      <w:r>
        <w:rPr>
          <w:spacing w:val="-5"/>
        </w:rPr>
        <w:t xml:space="preserve"> </w:t>
      </w:r>
      <w:r>
        <w:t>the</w:t>
      </w:r>
      <w:r>
        <w:rPr>
          <w:spacing w:val="-3"/>
        </w:rPr>
        <w:t xml:space="preserve"> </w:t>
      </w:r>
      <w:r>
        <w:t>prediction</w:t>
      </w:r>
      <w:r>
        <w:rPr>
          <w:spacing w:val="-8"/>
        </w:rPr>
        <w:t xml:space="preserve"> </w:t>
      </w:r>
      <w:r>
        <w:t>of</w:t>
      </w:r>
      <w:r>
        <w:rPr>
          <w:spacing w:val="-3"/>
        </w:rPr>
        <w:t xml:space="preserve"> </w:t>
      </w:r>
      <w:r>
        <w:t>strain</w:t>
      </w:r>
      <w:r>
        <w:rPr>
          <w:spacing w:val="-4"/>
        </w:rPr>
        <w:t xml:space="preserve"> </w:t>
      </w:r>
      <w:r>
        <w:t>distri</w:t>
      </w:r>
      <w:r>
        <w:rPr>
          <w:spacing w:val="-4"/>
        </w:rPr>
        <w:t>b</w:t>
      </w:r>
      <w:r>
        <w:t>ution</w:t>
      </w:r>
      <w:r>
        <w:rPr>
          <w:spacing w:val="-10"/>
        </w:rPr>
        <w:t xml:space="preserve"> </w:t>
      </w:r>
      <w:r>
        <w:t>made</w:t>
      </w:r>
      <w:r>
        <w:rPr>
          <w:spacing w:val="-4"/>
        </w:rPr>
        <w:t xml:space="preserve"> </w:t>
      </w:r>
      <w:r>
        <w:t>using</w:t>
      </w:r>
      <w:r>
        <w:rPr>
          <w:spacing w:val="-4"/>
        </w:rPr>
        <w:t xml:space="preserve"> </w:t>
      </w:r>
      <w:r>
        <w:t>the</w:t>
      </w:r>
      <w:r>
        <w:rPr>
          <w:spacing w:val="-3"/>
        </w:rPr>
        <w:t xml:space="preserve"> </w:t>
      </w:r>
      <w:r>
        <w:t xml:space="preserve">mod- </w:t>
      </w:r>
      <w:proofErr w:type="spellStart"/>
      <w:r>
        <w:t>elling</w:t>
      </w:r>
      <w:proofErr w:type="spellEnd"/>
      <w:r>
        <w:rPr>
          <w:spacing w:val="3"/>
        </w:rPr>
        <w:t xml:space="preserve"> </w:t>
      </w:r>
      <w:r>
        <w:t>method</w:t>
      </w:r>
      <w:r>
        <w:rPr>
          <w:spacing w:val="2"/>
        </w:rPr>
        <w:t xml:space="preserve"> </w:t>
      </w:r>
      <w:r>
        <w:t>in</w:t>
      </w:r>
      <w:r>
        <w:rPr>
          <w:spacing w:val="6"/>
        </w:rPr>
        <w:t xml:space="preserve"> </w:t>
      </w:r>
      <w:r>
        <w:rPr>
          <w:rFonts w:ascii="Meiryo" w:eastAsia="Meiryo" w:hAnsi="Meiryo" w:cs="Meiryo"/>
          <w:w w:val="94"/>
        </w:rPr>
        <w:t>§</w:t>
      </w:r>
      <w:r>
        <w:rPr>
          <w:w w:val="94"/>
        </w:rPr>
        <w:t>2.3.1;</w:t>
      </w:r>
      <w:r>
        <w:rPr>
          <w:spacing w:val="21"/>
          <w:w w:val="94"/>
        </w:rPr>
        <w:t xml:space="preserve"> </w:t>
      </w:r>
      <w:r>
        <w:t>the</w:t>
      </w:r>
      <w:r>
        <w:rPr>
          <w:spacing w:val="6"/>
        </w:rPr>
        <w:t xml:space="preserve"> </w:t>
      </w:r>
      <w:r>
        <w:t>precise</w:t>
      </w:r>
      <w:r>
        <w:rPr>
          <w:spacing w:val="2"/>
        </w:rPr>
        <w:t xml:space="preserve"> </w:t>
      </w:r>
      <w:r>
        <w:t>determination</w:t>
      </w:r>
      <w:r>
        <w:rPr>
          <w:spacing w:val="-3"/>
        </w:rPr>
        <w:t xml:space="preserve"> </w:t>
      </w:r>
      <w:r>
        <w:t>of</w:t>
      </w:r>
      <w:r>
        <w:rPr>
          <w:spacing w:val="6"/>
        </w:rPr>
        <w:t xml:space="preserve"> </w:t>
      </w:r>
      <w:r>
        <w:rPr>
          <w:spacing w:val="-2"/>
        </w:rPr>
        <w:t>f</w:t>
      </w:r>
      <w:r>
        <w:t>ailure</w:t>
      </w:r>
      <w:r>
        <w:rPr>
          <w:spacing w:val="3"/>
        </w:rPr>
        <w:t xml:space="preserve"> </w:t>
      </w:r>
      <w:r>
        <w:t>is</w:t>
      </w:r>
    </w:p>
    <w:p w:rsidR="00731615" w:rsidRDefault="00EE1D9C">
      <w:pPr>
        <w:spacing w:before="4"/>
        <w:ind w:right="82"/>
        <w:jc w:val="both"/>
      </w:pPr>
      <w:proofErr w:type="gramStart"/>
      <w:r>
        <w:t>not</w:t>
      </w:r>
      <w:proofErr w:type="gramEnd"/>
      <w:r>
        <w:rPr>
          <w:spacing w:val="8"/>
        </w:rPr>
        <w:t xml:space="preserve"> </w:t>
      </w:r>
      <w:r>
        <w:t>considered.</w:t>
      </w:r>
      <w:r>
        <w:rPr>
          <w:spacing w:val="36"/>
        </w:rPr>
        <w:t xml:space="preserve"> </w:t>
      </w:r>
      <w:commentRangeStart w:id="62"/>
      <w:r>
        <w:t>The</w:t>
      </w:r>
      <w:r>
        <w:rPr>
          <w:spacing w:val="8"/>
        </w:rPr>
        <w:t xml:space="preserve"> </w:t>
      </w:r>
      <w:r>
        <w:t>primary</w:t>
      </w:r>
      <w:r>
        <w:rPr>
          <w:spacing w:val="5"/>
        </w:rPr>
        <w:t xml:space="preserve"> </w:t>
      </w:r>
      <w:r>
        <w:t>aim</w:t>
      </w:r>
      <w:r>
        <w:rPr>
          <w:spacing w:val="8"/>
        </w:rPr>
        <w:t xml:space="preserve"> </w:t>
      </w:r>
      <w:r>
        <w:t>of</w:t>
      </w:r>
      <w:r>
        <w:rPr>
          <w:spacing w:val="9"/>
        </w:rPr>
        <w:t xml:space="preserve"> </w:t>
      </w:r>
      <w:r>
        <w:t>the</w:t>
      </w:r>
      <w:r>
        <w:rPr>
          <w:spacing w:val="9"/>
        </w:rPr>
        <w:t xml:space="preserve"> </w:t>
      </w:r>
      <w:r>
        <w:t>blast</w:t>
      </w:r>
      <w:r>
        <w:rPr>
          <w:spacing w:val="7"/>
        </w:rPr>
        <w:t xml:space="preserve"> </w:t>
      </w:r>
      <w:r>
        <w:t>loading</w:t>
      </w:r>
      <w:r>
        <w:rPr>
          <w:spacing w:val="5"/>
        </w:rPr>
        <w:t xml:space="preserve"> </w:t>
      </w:r>
      <w:r>
        <w:t>study</w:t>
      </w:r>
      <w:r>
        <w:rPr>
          <w:spacing w:val="7"/>
        </w:rPr>
        <w:t xml:space="preserve"> </w:t>
      </w:r>
      <w:r>
        <w:t>in</w:t>
      </w:r>
    </w:p>
    <w:p w:rsidR="00731615" w:rsidRDefault="00EE1D9C">
      <w:pPr>
        <w:spacing w:line="280" w:lineRule="exact"/>
        <w:ind w:right="74"/>
        <w:jc w:val="both"/>
      </w:pPr>
      <w:r>
        <w:rPr>
          <w:rFonts w:ascii="Meiryo" w:eastAsia="Meiryo" w:hAnsi="Meiryo" w:cs="Meiryo"/>
          <w:w w:val="94"/>
          <w:position w:val="3"/>
        </w:rPr>
        <w:t>§</w:t>
      </w:r>
      <w:r>
        <w:rPr>
          <w:w w:val="94"/>
          <w:position w:val="3"/>
        </w:rPr>
        <w:t>3.2.1</w:t>
      </w:r>
      <w:r>
        <w:rPr>
          <w:spacing w:val="29"/>
          <w:w w:val="94"/>
          <w:position w:val="3"/>
        </w:rPr>
        <w:t xml:space="preserve"> </w:t>
      </w:r>
      <w:r>
        <w:rPr>
          <w:position w:val="3"/>
        </w:rPr>
        <w:t>is</w:t>
      </w:r>
      <w:r>
        <w:rPr>
          <w:spacing w:val="22"/>
          <w:position w:val="3"/>
        </w:rPr>
        <w:t xml:space="preserve"> </w:t>
      </w:r>
      <w:r>
        <w:rPr>
          <w:position w:val="3"/>
        </w:rPr>
        <w:t>to</w:t>
      </w:r>
      <w:r>
        <w:rPr>
          <w:spacing w:val="21"/>
          <w:position w:val="3"/>
        </w:rPr>
        <w:t xml:space="preserve"> </w:t>
      </w:r>
      <w:r>
        <w:rPr>
          <w:spacing w:val="-3"/>
          <w:position w:val="3"/>
        </w:rPr>
        <w:t>v</w:t>
      </w:r>
      <w:r>
        <w:rPr>
          <w:position w:val="3"/>
        </w:rPr>
        <w:t>erify</w:t>
      </w:r>
      <w:r>
        <w:rPr>
          <w:spacing w:val="18"/>
          <w:position w:val="3"/>
        </w:rPr>
        <w:t xml:space="preserve"> </w:t>
      </w:r>
      <w:r>
        <w:rPr>
          <w:position w:val="3"/>
        </w:rPr>
        <w:t>that</w:t>
      </w:r>
      <w:r>
        <w:rPr>
          <w:spacing w:val="20"/>
          <w:position w:val="3"/>
        </w:rPr>
        <w:t xml:space="preserve"> </w:t>
      </w:r>
      <w:r>
        <w:rPr>
          <w:position w:val="3"/>
        </w:rPr>
        <w:t>the</w:t>
      </w:r>
      <w:r>
        <w:rPr>
          <w:spacing w:val="21"/>
          <w:position w:val="3"/>
        </w:rPr>
        <w:t xml:space="preserve"> </w:t>
      </w:r>
      <w:r>
        <w:rPr>
          <w:position w:val="3"/>
        </w:rPr>
        <w:t>modelling</w:t>
      </w:r>
      <w:r>
        <w:rPr>
          <w:spacing w:val="15"/>
          <w:position w:val="3"/>
        </w:rPr>
        <w:t xml:space="preserve"> </w:t>
      </w:r>
      <w:r>
        <w:rPr>
          <w:position w:val="3"/>
        </w:rPr>
        <w:t>method</w:t>
      </w:r>
      <w:r>
        <w:rPr>
          <w:spacing w:val="17"/>
          <w:position w:val="3"/>
        </w:rPr>
        <w:t xml:space="preserve"> </w:t>
      </w:r>
      <w:r>
        <w:rPr>
          <w:position w:val="3"/>
        </w:rPr>
        <w:t>in</w:t>
      </w:r>
      <w:r>
        <w:rPr>
          <w:spacing w:val="21"/>
          <w:position w:val="3"/>
        </w:rPr>
        <w:t xml:space="preserve"> </w:t>
      </w:r>
      <w:r>
        <w:rPr>
          <w:rFonts w:ascii="Meiryo" w:eastAsia="Meiryo" w:hAnsi="Meiryo" w:cs="Meiryo"/>
          <w:w w:val="94"/>
          <w:position w:val="3"/>
        </w:rPr>
        <w:t>§</w:t>
      </w:r>
      <w:r>
        <w:rPr>
          <w:w w:val="94"/>
          <w:position w:val="3"/>
        </w:rPr>
        <w:t>2.3.2</w:t>
      </w:r>
      <w:r>
        <w:rPr>
          <w:spacing w:val="29"/>
          <w:w w:val="94"/>
          <w:position w:val="3"/>
        </w:rPr>
        <w:t xml:space="preserve"> </w:t>
      </w:r>
      <w:proofErr w:type="spellStart"/>
      <w:r>
        <w:rPr>
          <w:position w:val="3"/>
        </w:rPr>
        <w:t>accu</w:t>
      </w:r>
      <w:proofErr w:type="spellEnd"/>
      <w:r>
        <w:rPr>
          <w:position w:val="3"/>
        </w:rPr>
        <w:t>-</w:t>
      </w:r>
    </w:p>
    <w:p w:rsidR="00731615" w:rsidRDefault="00EE1D9C">
      <w:pPr>
        <w:spacing w:line="180" w:lineRule="exact"/>
        <w:ind w:right="82"/>
        <w:jc w:val="both"/>
      </w:pPr>
      <w:proofErr w:type="spellStart"/>
      <w:proofErr w:type="gramStart"/>
      <w:r>
        <w:t>rately</w:t>
      </w:r>
      <w:proofErr w:type="spellEnd"/>
      <w:proofErr w:type="gramEnd"/>
      <w:r>
        <w:rPr>
          <w:spacing w:val="6"/>
        </w:rPr>
        <w:t xml:space="preserve"> </w:t>
      </w:r>
      <w:r>
        <w:t>captures</w:t>
      </w:r>
      <w:r>
        <w:rPr>
          <w:spacing w:val="4"/>
        </w:rPr>
        <w:t xml:space="preserve"> </w:t>
      </w:r>
      <w:r>
        <w:t>the</w:t>
      </w:r>
      <w:r>
        <w:rPr>
          <w:spacing w:val="9"/>
        </w:rPr>
        <w:t xml:space="preserve"> </w:t>
      </w:r>
      <w:r>
        <w:t>strain</w:t>
      </w:r>
      <w:r>
        <w:rPr>
          <w:spacing w:val="7"/>
        </w:rPr>
        <w:t xml:space="preserve"> </w:t>
      </w:r>
      <w:r>
        <w:rPr>
          <w:spacing w:val="-5"/>
        </w:rPr>
        <w:t>e</w:t>
      </w:r>
      <w:r>
        <w:rPr>
          <w:spacing w:val="-4"/>
        </w:rPr>
        <w:t>v</w:t>
      </w:r>
      <w:r>
        <w:t>olution</w:t>
      </w:r>
      <w:r>
        <w:rPr>
          <w:spacing w:val="3"/>
        </w:rPr>
        <w:t xml:space="preserve"> </w:t>
      </w:r>
      <w:r>
        <w:t>when</w:t>
      </w:r>
      <w:r>
        <w:rPr>
          <w:spacing w:val="7"/>
        </w:rPr>
        <w:t xml:space="preserve"> </w:t>
      </w:r>
      <w:r>
        <w:rPr>
          <w:spacing w:val="-3"/>
        </w:rPr>
        <w:t>e</w:t>
      </w:r>
      <w:r>
        <w:t>xtended</w:t>
      </w:r>
      <w:r>
        <w:rPr>
          <w:spacing w:val="4"/>
        </w:rPr>
        <w:t xml:space="preserve"> </w:t>
      </w:r>
      <w:r>
        <w:t>to</w:t>
      </w:r>
      <w:r>
        <w:rPr>
          <w:spacing w:val="9"/>
        </w:rPr>
        <w:t xml:space="preserve"> </w:t>
      </w:r>
      <w:r>
        <w:t>compl</w:t>
      </w:r>
      <w:r>
        <w:rPr>
          <w:spacing w:val="-3"/>
        </w:rPr>
        <w:t>e</w:t>
      </w:r>
      <w:r>
        <w:t>x</w:t>
      </w:r>
    </w:p>
    <w:p w:rsidR="00731615" w:rsidRDefault="00EE1D9C">
      <w:pPr>
        <w:spacing w:before="9" w:line="249" w:lineRule="auto"/>
        <w:ind w:right="78"/>
        <w:jc w:val="both"/>
      </w:pPr>
      <w:proofErr w:type="gramStart"/>
      <w:r>
        <w:t>loading</w:t>
      </w:r>
      <w:proofErr w:type="gramEnd"/>
      <w:r>
        <w:rPr>
          <w:spacing w:val="-10"/>
        </w:rPr>
        <w:t xml:space="preserve"> </w:t>
      </w:r>
      <w:r>
        <w:t>configurations.</w:t>
      </w:r>
      <w:r>
        <w:rPr>
          <w:spacing w:val="-13"/>
        </w:rPr>
        <w:t xml:space="preserve"> </w:t>
      </w:r>
      <w:commentRangeEnd w:id="62"/>
      <w:r w:rsidR="002A2E35">
        <w:rPr>
          <w:rStyle w:val="CommentReference"/>
        </w:rPr>
        <w:commentReference w:id="62"/>
      </w:r>
      <w:r>
        <w:t>A</w:t>
      </w:r>
      <w:r>
        <w:rPr>
          <w:spacing w:val="-1"/>
        </w:rPr>
        <w:t>g</w:t>
      </w:r>
      <w:r>
        <w:t>ain</w:t>
      </w:r>
      <w:r>
        <w:rPr>
          <w:spacing w:val="-9"/>
        </w:rPr>
        <w:t xml:space="preserve"> </w:t>
      </w:r>
      <w:r>
        <w:t>the</w:t>
      </w:r>
      <w:r>
        <w:rPr>
          <w:spacing w:val="-6"/>
        </w:rPr>
        <w:t xml:space="preserve"> </w:t>
      </w:r>
      <w:r>
        <w:t>precise</w:t>
      </w:r>
      <w:r>
        <w:rPr>
          <w:spacing w:val="-10"/>
        </w:rPr>
        <w:t xml:space="preserve"> </w:t>
      </w:r>
      <w:r>
        <w:t>determination</w:t>
      </w:r>
      <w:r>
        <w:rPr>
          <w:spacing w:val="-15"/>
        </w:rPr>
        <w:t xml:space="preserve"> </w:t>
      </w:r>
      <w:r>
        <w:t>of</w:t>
      </w:r>
      <w:r>
        <w:rPr>
          <w:spacing w:val="-6"/>
        </w:rPr>
        <w:t xml:space="preserve"> </w:t>
      </w:r>
      <w:r>
        <w:rPr>
          <w:spacing w:val="-2"/>
        </w:rPr>
        <w:t>f</w:t>
      </w:r>
      <w:r>
        <w:t xml:space="preserve">ail- </w:t>
      </w:r>
      <w:proofErr w:type="spellStart"/>
      <w:r>
        <w:t>ure</w:t>
      </w:r>
      <w:proofErr w:type="spellEnd"/>
      <w:r>
        <w:rPr>
          <w:spacing w:val="-3"/>
        </w:rPr>
        <w:t xml:space="preserve"> </w:t>
      </w:r>
      <w:r>
        <w:t>is</w:t>
      </w:r>
      <w:r>
        <w:rPr>
          <w:spacing w:val="-1"/>
        </w:rPr>
        <w:t xml:space="preserve"> </w:t>
      </w:r>
      <w:r>
        <w:t>not</w:t>
      </w:r>
      <w:r>
        <w:rPr>
          <w:spacing w:val="-3"/>
        </w:rPr>
        <w:t xml:space="preserve"> </w:t>
      </w:r>
      <w:r>
        <w:t>considered.</w:t>
      </w:r>
    </w:p>
    <w:p w:rsidR="00731615" w:rsidRDefault="00731615">
      <w:pPr>
        <w:spacing w:before="11" w:line="220" w:lineRule="exact"/>
        <w:rPr>
          <w:sz w:val="22"/>
          <w:szCs w:val="22"/>
        </w:rPr>
      </w:pPr>
    </w:p>
    <w:p w:rsidR="00731615" w:rsidRDefault="00EE1D9C">
      <w:pPr>
        <w:ind w:right="3294"/>
        <w:jc w:val="both"/>
      </w:pPr>
      <w:r>
        <w:t>4.1.</w:t>
      </w:r>
      <w:r>
        <w:rPr>
          <w:spacing w:val="47"/>
        </w:rPr>
        <w:t xml:space="preserve"> </w:t>
      </w:r>
      <w:r>
        <w:t>Uniaxial</w:t>
      </w:r>
      <w:r>
        <w:rPr>
          <w:spacing w:val="7"/>
        </w:rPr>
        <w:t xml:space="preserve"> </w:t>
      </w:r>
      <w:r>
        <w:t>Loading</w:t>
      </w:r>
    </w:p>
    <w:p w:rsidR="00731615" w:rsidRDefault="00EE1D9C">
      <w:pPr>
        <w:spacing w:before="60" w:line="246" w:lineRule="auto"/>
        <w:ind w:right="76" w:firstLine="299"/>
        <w:jc w:val="both"/>
      </w:pPr>
      <w:r>
        <w:t>The</w:t>
      </w:r>
      <w:r>
        <w:rPr>
          <w:spacing w:val="4"/>
        </w:rPr>
        <w:t xml:space="preserve"> </w:t>
      </w:r>
      <w:r>
        <w:t>presented</w:t>
      </w:r>
      <w:r>
        <w:rPr>
          <w:spacing w:val="-1"/>
        </w:rPr>
        <w:t xml:space="preserve"> </w:t>
      </w:r>
      <w:r>
        <w:t>results</w:t>
      </w:r>
      <w:r>
        <w:rPr>
          <w:spacing w:val="2"/>
        </w:rPr>
        <w:t xml:space="preserve"> </w:t>
      </w:r>
      <w:r>
        <w:t>can</w:t>
      </w:r>
      <w:r>
        <w:rPr>
          <w:spacing w:val="4"/>
        </w:rPr>
        <w:t xml:space="preserve"> </w:t>
      </w:r>
      <w:r>
        <w:t>be</w:t>
      </w:r>
      <w:r>
        <w:rPr>
          <w:spacing w:val="5"/>
        </w:rPr>
        <w:t xml:space="preserve"> </w:t>
      </w:r>
      <w:r>
        <w:t>understood</w:t>
      </w:r>
      <w:r>
        <w:rPr>
          <w:spacing w:val="-2"/>
        </w:rPr>
        <w:t xml:space="preserve"> </w:t>
      </w:r>
      <w:r>
        <w:t>upon</w:t>
      </w:r>
      <w:r>
        <w:rPr>
          <w:spacing w:val="3"/>
        </w:rPr>
        <w:t xml:space="preserve"> </w:t>
      </w:r>
      <w:r>
        <w:rPr>
          <w:spacing w:val="-3"/>
        </w:rPr>
        <w:t>e</w:t>
      </w:r>
      <w:r>
        <w:t>xamination of</w:t>
      </w:r>
      <w:r>
        <w:rPr>
          <w:spacing w:val="-7"/>
        </w:rPr>
        <w:t xml:space="preserve"> </w:t>
      </w:r>
      <w:r>
        <w:t>the</w:t>
      </w:r>
      <w:r>
        <w:rPr>
          <w:spacing w:val="-7"/>
        </w:rPr>
        <w:t xml:space="preserve"> </w:t>
      </w:r>
      <w:r>
        <w:t>material</w:t>
      </w:r>
      <w:r>
        <w:rPr>
          <w:spacing w:val="-12"/>
        </w:rPr>
        <w:t xml:space="preserve"> </w:t>
      </w:r>
      <w:r>
        <w:t>properties,</w:t>
      </w:r>
      <w:r>
        <w:rPr>
          <w:spacing w:val="-12"/>
        </w:rPr>
        <w:t xml:space="preserve"> </w:t>
      </w:r>
      <w:r>
        <w:t>which</w:t>
      </w:r>
      <w:r>
        <w:rPr>
          <w:spacing w:val="-10"/>
        </w:rPr>
        <w:t xml:space="preserve"> </w:t>
      </w:r>
      <w:r>
        <w:t>are</w:t>
      </w:r>
      <w:r>
        <w:rPr>
          <w:spacing w:val="-8"/>
        </w:rPr>
        <w:t xml:space="preserve"> </w:t>
      </w:r>
      <w:r>
        <w:t>lin</w:t>
      </w:r>
      <w:r>
        <w:rPr>
          <w:spacing w:val="-2"/>
        </w:rPr>
        <w:t>k</w:t>
      </w:r>
      <w:r>
        <w:t>ed</w:t>
      </w:r>
      <w:r>
        <w:rPr>
          <w:spacing w:val="-10"/>
        </w:rPr>
        <w:t xml:space="preserve"> </w:t>
      </w:r>
      <w:r>
        <w:t>to</w:t>
      </w:r>
      <w:r>
        <w:rPr>
          <w:spacing w:val="-7"/>
        </w:rPr>
        <w:t xml:space="preserve"> </w:t>
      </w:r>
      <w:r>
        <w:t>the</w:t>
      </w:r>
      <w:r>
        <w:rPr>
          <w:spacing w:val="-7"/>
        </w:rPr>
        <w:t xml:space="preserve"> </w:t>
      </w:r>
      <w:r>
        <w:t>strengthening mechanisms detailed</w:t>
      </w:r>
      <w:r>
        <w:rPr>
          <w:spacing w:val="4"/>
        </w:rPr>
        <w:t xml:space="preserve"> </w:t>
      </w:r>
      <w:r>
        <w:t>in</w:t>
      </w:r>
      <w:r>
        <w:rPr>
          <w:spacing w:val="8"/>
        </w:rPr>
        <w:t xml:space="preserve"> </w:t>
      </w:r>
      <w:r>
        <w:rPr>
          <w:spacing w:val="-3"/>
        </w:rPr>
        <w:t>P</w:t>
      </w:r>
      <w:r>
        <w:t>art</w:t>
      </w:r>
      <w:r>
        <w:rPr>
          <w:spacing w:val="7"/>
        </w:rPr>
        <w:t xml:space="preserve"> </w:t>
      </w:r>
      <w:r>
        <w:t>II.</w:t>
      </w:r>
      <w:r>
        <w:rPr>
          <w:spacing w:val="8"/>
        </w:rPr>
        <w:t xml:space="preserve"> </w:t>
      </w:r>
      <w:r>
        <w:t>In</w:t>
      </w:r>
      <w:r>
        <w:rPr>
          <w:spacing w:val="8"/>
        </w:rPr>
        <w:t xml:space="preserve"> </w:t>
      </w:r>
      <w:r>
        <w:t>this</w:t>
      </w:r>
      <w:r>
        <w:rPr>
          <w:spacing w:val="7"/>
        </w:rPr>
        <w:t xml:space="preserve"> </w:t>
      </w:r>
      <w:r>
        <w:t>discussion,</w:t>
      </w:r>
      <w:r>
        <w:rPr>
          <w:spacing w:val="7"/>
        </w:rPr>
        <w:t xml:space="preserve"> </w:t>
      </w:r>
      <w:r>
        <w:t>a</w:t>
      </w:r>
      <w:r>
        <w:rPr>
          <w:spacing w:val="-3"/>
        </w:rPr>
        <w:t>n</w:t>
      </w:r>
      <w:r>
        <w:t>y</w:t>
      </w:r>
      <w:r>
        <w:rPr>
          <w:spacing w:val="7"/>
        </w:rPr>
        <w:t xml:space="preserve"> </w:t>
      </w:r>
      <w:proofErr w:type="spellStart"/>
      <w:r>
        <w:rPr>
          <w:spacing w:val="-5"/>
        </w:rPr>
        <w:t>v</w:t>
      </w:r>
      <w:r>
        <w:t>aria</w:t>
      </w:r>
      <w:proofErr w:type="spellEnd"/>
      <w:r>
        <w:t xml:space="preserve">- </w:t>
      </w:r>
      <w:proofErr w:type="spellStart"/>
      <w:r>
        <w:t>tion</w:t>
      </w:r>
      <w:proofErr w:type="spellEnd"/>
      <w:r>
        <w:rPr>
          <w:spacing w:val="-13"/>
        </w:rPr>
        <w:t xml:space="preserve"> </w:t>
      </w:r>
      <w:r>
        <w:t>in</w:t>
      </w:r>
      <w:r>
        <w:rPr>
          <w:spacing w:val="-12"/>
        </w:rPr>
        <w:t xml:space="preserve"> </w:t>
      </w:r>
      <w:r>
        <w:rPr>
          <w:w w:val="99"/>
        </w:rPr>
        <w:t>strengthening</w:t>
      </w:r>
      <w:r>
        <w:rPr>
          <w:spacing w:val="-9"/>
          <w:w w:val="99"/>
        </w:rPr>
        <w:t xml:space="preserve"> </w:t>
      </w:r>
      <w:r>
        <w:t>mechanisms</w:t>
      </w:r>
      <w:r>
        <w:rPr>
          <w:spacing w:val="-20"/>
        </w:rPr>
        <w:t xml:space="preserve"> </w:t>
      </w:r>
      <w:r>
        <w:t>shall</w:t>
      </w:r>
      <w:r>
        <w:rPr>
          <w:spacing w:val="-14"/>
        </w:rPr>
        <w:t xml:space="preserve"> </w:t>
      </w:r>
      <w:r>
        <w:t>be</w:t>
      </w:r>
      <w:r>
        <w:rPr>
          <w:spacing w:val="-12"/>
        </w:rPr>
        <w:t xml:space="preserve"> </w:t>
      </w:r>
      <w:r>
        <w:t>stated</w:t>
      </w:r>
      <w:r>
        <w:rPr>
          <w:spacing w:val="-15"/>
        </w:rPr>
        <w:t xml:space="preserve"> </w:t>
      </w:r>
      <w:r>
        <w:t>as</w:t>
      </w:r>
      <w:r>
        <w:rPr>
          <w:spacing w:val="-12"/>
        </w:rPr>
        <w:t xml:space="preserve"> </w:t>
      </w:r>
      <w:r>
        <w:t>all</w:t>
      </w:r>
      <w:r>
        <w:rPr>
          <w:spacing w:val="-12"/>
        </w:rPr>
        <w:t xml:space="preserve"> </w:t>
      </w:r>
      <w:r>
        <w:t xml:space="preserve">materials </w:t>
      </w:r>
      <w:proofErr w:type="spellStart"/>
      <w:r>
        <w:t>characterisation</w:t>
      </w:r>
      <w:proofErr w:type="spellEnd"/>
      <w:r>
        <w:rPr>
          <w:spacing w:val="-20"/>
        </w:rPr>
        <w:t xml:space="preserve"> </w:t>
      </w:r>
      <w:r>
        <w:t>is</w:t>
      </w:r>
      <w:r>
        <w:rPr>
          <w:spacing w:val="-8"/>
        </w:rPr>
        <w:t xml:space="preserve"> </w:t>
      </w:r>
      <w:r>
        <w:t>discussed</w:t>
      </w:r>
      <w:r>
        <w:rPr>
          <w:spacing w:val="-15"/>
        </w:rPr>
        <w:t xml:space="preserve"> </w:t>
      </w:r>
      <w:r>
        <w:t>and</w:t>
      </w:r>
      <w:r>
        <w:rPr>
          <w:spacing w:val="-10"/>
        </w:rPr>
        <w:t xml:space="preserve"> </w:t>
      </w:r>
      <w:r>
        <w:rPr>
          <w:w w:val="98"/>
        </w:rPr>
        <w:t>justified</w:t>
      </w:r>
      <w:r>
        <w:rPr>
          <w:spacing w:val="-6"/>
          <w:w w:val="98"/>
        </w:rPr>
        <w:t xml:space="preserve"> </w:t>
      </w:r>
      <w:r>
        <w:t>in</w:t>
      </w:r>
      <w:r>
        <w:rPr>
          <w:spacing w:val="-9"/>
        </w:rPr>
        <w:t xml:space="preserve"> </w:t>
      </w:r>
      <w:r>
        <w:rPr>
          <w:spacing w:val="-3"/>
        </w:rPr>
        <w:t>P</w:t>
      </w:r>
      <w:r>
        <w:t>art</w:t>
      </w:r>
      <w:r>
        <w:rPr>
          <w:spacing w:val="-10"/>
        </w:rPr>
        <w:t xml:space="preserve"> </w:t>
      </w:r>
      <w:r>
        <w:t>II.</w:t>
      </w:r>
      <w:r>
        <w:rPr>
          <w:spacing w:val="-9"/>
        </w:rPr>
        <w:t xml:space="preserve"> </w:t>
      </w:r>
      <w:r>
        <w:rPr>
          <w:spacing w:val="-3"/>
        </w:rPr>
        <w:t>F</w:t>
      </w:r>
      <w:r>
        <w:t>or</w:t>
      </w:r>
      <w:r>
        <w:rPr>
          <w:spacing w:val="-10"/>
        </w:rPr>
        <w:t xml:space="preserve"> </w:t>
      </w:r>
      <w:r>
        <w:t>the</w:t>
      </w:r>
      <w:r>
        <w:rPr>
          <w:spacing w:val="-9"/>
        </w:rPr>
        <w:t xml:space="preserve"> </w:t>
      </w:r>
      <w:proofErr w:type="spellStart"/>
      <w:r>
        <w:t>pu</w:t>
      </w:r>
      <w:r>
        <w:rPr>
          <w:spacing w:val="-4"/>
        </w:rPr>
        <w:t>r</w:t>
      </w:r>
      <w:proofErr w:type="spellEnd"/>
      <w:r>
        <w:t>- poses</w:t>
      </w:r>
      <w:r>
        <w:rPr>
          <w:spacing w:val="1"/>
        </w:rPr>
        <w:t xml:space="preserve"> </w:t>
      </w:r>
      <w:r>
        <w:t>of</w:t>
      </w:r>
      <w:r>
        <w:rPr>
          <w:spacing w:val="4"/>
        </w:rPr>
        <w:t xml:space="preserve"> </w:t>
      </w:r>
      <w:r>
        <w:t>this</w:t>
      </w:r>
      <w:r>
        <w:rPr>
          <w:spacing w:val="3"/>
        </w:rPr>
        <w:t xml:space="preserve"> </w:t>
      </w:r>
      <w:r>
        <w:t>discussion, the</w:t>
      </w:r>
      <w:r>
        <w:rPr>
          <w:spacing w:val="3"/>
        </w:rPr>
        <w:t xml:space="preserve"> </w:t>
      </w:r>
      <w:r>
        <w:t>HAZ</w:t>
      </w:r>
      <w:r>
        <w:rPr>
          <w:spacing w:val="2"/>
        </w:rPr>
        <w:t xml:space="preserve"> </w:t>
      </w:r>
      <w:r>
        <w:t>is</w:t>
      </w:r>
      <w:r>
        <w:rPr>
          <w:spacing w:val="4"/>
        </w:rPr>
        <w:t xml:space="preserve"> </w:t>
      </w:r>
      <w:r>
        <w:t>split</w:t>
      </w:r>
      <w:r>
        <w:rPr>
          <w:spacing w:val="2"/>
        </w:rPr>
        <w:t xml:space="preserve"> </w:t>
      </w:r>
      <w:r>
        <w:t>into</w:t>
      </w:r>
      <w:r>
        <w:rPr>
          <w:spacing w:val="3"/>
        </w:rPr>
        <w:t xml:space="preserve"> </w:t>
      </w:r>
      <w:r>
        <w:t>the</w:t>
      </w:r>
      <w:r>
        <w:rPr>
          <w:spacing w:val="3"/>
        </w:rPr>
        <w:t xml:space="preserve"> </w:t>
      </w:r>
      <w:r>
        <w:t>outer</w:t>
      </w:r>
      <w:r>
        <w:rPr>
          <w:spacing w:val="2"/>
        </w:rPr>
        <w:t xml:space="preserve"> </w:t>
      </w:r>
      <w:r>
        <w:t>HAZ</w:t>
      </w:r>
      <w:r>
        <w:rPr>
          <w:position w:val="7"/>
          <w:sz w:val="14"/>
          <w:szCs w:val="14"/>
        </w:rPr>
        <w:t xml:space="preserve">2 </w:t>
      </w:r>
      <w:r>
        <w:t>and</w:t>
      </w:r>
      <w:r>
        <w:rPr>
          <w:spacing w:val="4"/>
        </w:rPr>
        <w:t xml:space="preserve"> </w:t>
      </w:r>
      <w:r>
        <w:t>the</w:t>
      </w:r>
      <w:r>
        <w:rPr>
          <w:spacing w:val="5"/>
        </w:rPr>
        <w:t xml:space="preserve"> </w:t>
      </w:r>
      <w:r>
        <w:t>inner</w:t>
      </w:r>
      <w:r>
        <w:rPr>
          <w:spacing w:val="3"/>
        </w:rPr>
        <w:t xml:space="preserve"> </w:t>
      </w:r>
      <w:proofErr w:type="gramStart"/>
      <w:r>
        <w:rPr>
          <w:w w:val="99"/>
        </w:rPr>
        <w:t>HAZ</w:t>
      </w:r>
      <w:r>
        <w:rPr>
          <w:w w:val="99"/>
          <w:position w:val="7"/>
          <w:sz w:val="14"/>
          <w:szCs w:val="14"/>
        </w:rPr>
        <w:t>3</w:t>
      </w:r>
      <w:r>
        <w:rPr>
          <w:spacing w:val="-25"/>
          <w:position w:val="7"/>
          <w:sz w:val="14"/>
          <w:szCs w:val="14"/>
        </w:rPr>
        <w:t xml:space="preserve"> </w:t>
      </w:r>
      <w:r>
        <w:t>.</w:t>
      </w:r>
      <w:proofErr w:type="gramEnd"/>
      <w:r>
        <w:rPr>
          <w:spacing w:val="6"/>
        </w:rPr>
        <w:t xml:space="preserve"> </w:t>
      </w:r>
      <w:r>
        <w:t>The</w:t>
      </w:r>
      <w:r>
        <w:rPr>
          <w:spacing w:val="4"/>
        </w:rPr>
        <w:t xml:space="preserve"> </w:t>
      </w:r>
      <w:r>
        <w:t>outer</w:t>
      </w:r>
      <w:r>
        <w:rPr>
          <w:spacing w:val="3"/>
        </w:rPr>
        <w:t xml:space="preserve"> </w:t>
      </w:r>
      <w:r>
        <w:t>HAZ</w:t>
      </w:r>
      <w:r>
        <w:rPr>
          <w:spacing w:val="3"/>
        </w:rPr>
        <w:t xml:space="preserve"> </w:t>
      </w:r>
      <w:r>
        <w:t>is</w:t>
      </w:r>
      <w:r>
        <w:rPr>
          <w:spacing w:val="6"/>
        </w:rPr>
        <w:t xml:space="preserve"> </w:t>
      </w:r>
      <w:r>
        <w:t>the</w:t>
      </w:r>
      <w:r>
        <w:rPr>
          <w:spacing w:val="5"/>
        </w:rPr>
        <w:t xml:space="preserve"> </w:t>
      </w:r>
      <w:r>
        <w:t>r</w:t>
      </w:r>
      <w:r>
        <w:rPr>
          <w:spacing w:val="-3"/>
        </w:rPr>
        <w:t>e</w:t>
      </w:r>
      <w:r>
        <w:t>gion</w:t>
      </w:r>
      <w:r>
        <w:rPr>
          <w:spacing w:val="2"/>
        </w:rPr>
        <w:t xml:space="preserve"> </w:t>
      </w:r>
      <w:r>
        <w:t>between the hardness</w:t>
      </w:r>
      <w:r>
        <w:rPr>
          <w:spacing w:val="-12"/>
        </w:rPr>
        <w:t xml:space="preserve"> </w:t>
      </w:r>
      <w:r>
        <w:t>minima</w:t>
      </w:r>
      <w:r>
        <w:rPr>
          <w:spacing w:val="-11"/>
        </w:rPr>
        <w:t xml:space="preserve"> </w:t>
      </w:r>
      <w:r>
        <w:t>in</w:t>
      </w:r>
      <w:r>
        <w:rPr>
          <w:spacing w:val="-7"/>
        </w:rPr>
        <w:t xml:space="preserve"> </w:t>
      </w:r>
      <w:r>
        <w:t>the</w:t>
      </w:r>
      <w:r>
        <w:rPr>
          <w:spacing w:val="-7"/>
        </w:rPr>
        <w:t xml:space="preserve"> </w:t>
      </w:r>
      <w:r>
        <w:t>weld</w:t>
      </w:r>
      <w:r>
        <w:rPr>
          <w:spacing w:val="-9"/>
        </w:rPr>
        <w:t xml:space="preserve"> </w:t>
      </w:r>
      <w:r>
        <w:t>(see</w:t>
      </w:r>
      <w:r>
        <w:rPr>
          <w:spacing w:val="-8"/>
        </w:rPr>
        <w:t xml:space="preserve"> </w:t>
      </w:r>
      <w:r>
        <w:t>figure</w:t>
      </w:r>
      <w:r>
        <w:rPr>
          <w:spacing w:val="-19"/>
        </w:rPr>
        <w:t xml:space="preserve"> </w:t>
      </w:r>
      <w:r>
        <w:t>2)</w:t>
      </w:r>
      <w:r>
        <w:rPr>
          <w:spacing w:val="-7"/>
        </w:rPr>
        <w:t xml:space="preserve"> </w:t>
      </w:r>
      <w:r>
        <w:t>and</w:t>
      </w:r>
      <w:r>
        <w:rPr>
          <w:spacing w:val="-8"/>
        </w:rPr>
        <w:t xml:space="preserve"> </w:t>
      </w:r>
      <w:r>
        <w:t>the</w:t>
      </w:r>
      <w:r>
        <w:rPr>
          <w:spacing w:val="-7"/>
        </w:rPr>
        <w:t xml:space="preserve"> </w:t>
      </w:r>
      <w:r>
        <w:t>parent</w:t>
      </w:r>
      <w:r>
        <w:rPr>
          <w:spacing w:val="-10"/>
        </w:rPr>
        <w:t xml:space="preserve"> </w:t>
      </w:r>
      <w:r>
        <w:t xml:space="preserve">mate- </w:t>
      </w:r>
      <w:proofErr w:type="spellStart"/>
      <w:r>
        <w:t>rial</w:t>
      </w:r>
      <w:proofErr w:type="spellEnd"/>
      <w:r>
        <w:rPr>
          <w:spacing w:val="-3"/>
        </w:rPr>
        <w:t xml:space="preserve"> </w:t>
      </w:r>
      <w:r>
        <w:t>where</w:t>
      </w:r>
      <w:r>
        <w:rPr>
          <w:spacing w:val="-5"/>
        </w:rPr>
        <w:t xml:space="preserve"> </w:t>
      </w:r>
      <w:r>
        <w:t>the</w:t>
      </w:r>
      <w:r>
        <w:rPr>
          <w:spacing w:val="-2"/>
        </w:rPr>
        <w:t xml:space="preserve"> </w:t>
      </w:r>
      <w:r>
        <w:t>hardness</w:t>
      </w:r>
      <w:r>
        <w:rPr>
          <w:spacing w:val="-7"/>
        </w:rPr>
        <w:t xml:space="preserve"> </w:t>
      </w:r>
      <w:r>
        <w:rPr>
          <w:spacing w:val="-5"/>
        </w:rPr>
        <w:t>v</w:t>
      </w:r>
      <w:r>
        <w:t>alue</w:t>
      </w:r>
      <w:r>
        <w:rPr>
          <w:spacing w:val="-4"/>
        </w:rPr>
        <w:t xml:space="preserve"> </w:t>
      </w:r>
      <w:r>
        <w:t>returns</w:t>
      </w:r>
      <w:r>
        <w:rPr>
          <w:spacing w:val="-6"/>
        </w:rPr>
        <w:t xml:space="preserve"> </w:t>
      </w:r>
      <w:r>
        <w:t>to</w:t>
      </w:r>
      <w:r>
        <w:rPr>
          <w:spacing w:val="-2"/>
        </w:rPr>
        <w:t xml:space="preserve"> </w:t>
      </w:r>
      <w:r>
        <w:t>that</w:t>
      </w:r>
      <w:r>
        <w:rPr>
          <w:spacing w:val="-3"/>
        </w:rPr>
        <w:t xml:space="preserve"> </w:t>
      </w:r>
      <w:r>
        <w:t>of</w:t>
      </w:r>
      <w:r>
        <w:rPr>
          <w:spacing w:val="-2"/>
        </w:rPr>
        <w:t xml:space="preserve"> </w:t>
      </w:r>
      <w:r>
        <w:t>the</w:t>
      </w:r>
      <w:r>
        <w:rPr>
          <w:spacing w:val="-2"/>
        </w:rPr>
        <w:t xml:space="preserve"> </w:t>
      </w:r>
      <w:r>
        <w:t>parent</w:t>
      </w:r>
      <w:r>
        <w:rPr>
          <w:spacing w:val="-5"/>
        </w:rPr>
        <w:t xml:space="preserve"> </w:t>
      </w:r>
      <w:r>
        <w:t>plate. The</w:t>
      </w:r>
      <w:r>
        <w:rPr>
          <w:spacing w:val="5"/>
        </w:rPr>
        <w:t xml:space="preserve"> </w:t>
      </w:r>
      <w:r>
        <w:t>inner</w:t>
      </w:r>
      <w:r>
        <w:rPr>
          <w:spacing w:val="3"/>
        </w:rPr>
        <w:t xml:space="preserve"> </w:t>
      </w:r>
      <w:r>
        <w:t>HAZ</w:t>
      </w:r>
      <w:r>
        <w:rPr>
          <w:spacing w:val="4"/>
        </w:rPr>
        <w:t xml:space="preserve"> </w:t>
      </w:r>
      <w:r>
        <w:t>is</w:t>
      </w:r>
      <w:r>
        <w:rPr>
          <w:spacing w:val="6"/>
        </w:rPr>
        <w:t xml:space="preserve"> </w:t>
      </w:r>
      <w:r>
        <w:t>the</w:t>
      </w:r>
      <w:r>
        <w:rPr>
          <w:spacing w:val="6"/>
        </w:rPr>
        <w:t xml:space="preserve"> </w:t>
      </w:r>
      <w:r>
        <w:t>r</w:t>
      </w:r>
      <w:r>
        <w:rPr>
          <w:spacing w:val="-3"/>
        </w:rPr>
        <w:t>e</w:t>
      </w:r>
      <w:r>
        <w:t>gion</w:t>
      </w:r>
      <w:r>
        <w:rPr>
          <w:spacing w:val="2"/>
        </w:rPr>
        <w:t xml:space="preserve"> </w:t>
      </w:r>
      <w:r>
        <w:t>bounded</w:t>
      </w:r>
      <w:r>
        <w:rPr>
          <w:spacing w:val="1"/>
        </w:rPr>
        <w:t xml:space="preserve"> </w:t>
      </w:r>
      <w:r>
        <w:t>by</w:t>
      </w:r>
      <w:r>
        <w:rPr>
          <w:spacing w:val="5"/>
        </w:rPr>
        <w:t xml:space="preserve"> </w:t>
      </w:r>
      <w:r>
        <w:t>the</w:t>
      </w:r>
      <w:r>
        <w:rPr>
          <w:spacing w:val="6"/>
        </w:rPr>
        <w:t xml:space="preserve"> </w:t>
      </w:r>
      <w:r>
        <w:t>hardness minima in</w:t>
      </w:r>
      <w:r>
        <w:rPr>
          <w:spacing w:val="8"/>
        </w:rPr>
        <w:t xml:space="preserve"> </w:t>
      </w:r>
      <w:r>
        <w:t>the</w:t>
      </w:r>
      <w:r>
        <w:rPr>
          <w:spacing w:val="7"/>
        </w:rPr>
        <w:t xml:space="preserve"> </w:t>
      </w:r>
      <w:r>
        <w:t>weld</w:t>
      </w:r>
      <w:r>
        <w:rPr>
          <w:spacing w:val="5"/>
        </w:rPr>
        <w:t xml:space="preserve"> </w:t>
      </w:r>
      <w:r>
        <w:t>and</w:t>
      </w:r>
      <w:r>
        <w:rPr>
          <w:spacing w:val="6"/>
        </w:rPr>
        <w:t xml:space="preserve"> </w:t>
      </w:r>
      <w:r>
        <w:t>the</w:t>
      </w:r>
      <w:r>
        <w:rPr>
          <w:spacing w:val="7"/>
        </w:rPr>
        <w:t xml:space="preserve"> </w:t>
      </w:r>
      <w:r>
        <w:t>dimensions of</w:t>
      </w:r>
      <w:r>
        <w:rPr>
          <w:spacing w:val="7"/>
        </w:rPr>
        <w:t xml:space="preserve"> </w:t>
      </w:r>
      <w:r>
        <w:t>the</w:t>
      </w:r>
      <w:r>
        <w:rPr>
          <w:spacing w:val="7"/>
        </w:rPr>
        <w:t xml:space="preserve"> </w:t>
      </w:r>
      <w:r>
        <w:t>tool</w:t>
      </w:r>
      <w:r>
        <w:rPr>
          <w:spacing w:val="6"/>
        </w:rPr>
        <w:t xml:space="preserve"> </w:t>
      </w:r>
      <w:r>
        <w:t>pin.</w:t>
      </w:r>
      <w:r>
        <w:rPr>
          <w:spacing w:val="39"/>
        </w:rPr>
        <w:t xml:space="preserve"> </w:t>
      </w:r>
      <w:r>
        <w:t>In</w:t>
      </w:r>
      <w:r>
        <w:rPr>
          <w:spacing w:val="7"/>
        </w:rPr>
        <w:t xml:space="preserve"> </w:t>
      </w:r>
      <w:r>
        <w:t>this</w:t>
      </w:r>
      <w:r>
        <w:rPr>
          <w:spacing w:val="6"/>
        </w:rPr>
        <w:t xml:space="preserve"> </w:t>
      </w:r>
      <w:r>
        <w:t xml:space="preserve">discus- </w:t>
      </w:r>
      <w:proofErr w:type="spellStart"/>
      <w:proofErr w:type="gramStart"/>
      <w:r>
        <w:t>sion</w:t>
      </w:r>
      <w:proofErr w:type="spellEnd"/>
      <w:proofErr w:type="gramEnd"/>
      <w:r>
        <w:rPr>
          <w:spacing w:val="3"/>
        </w:rPr>
        <w:t xml:space="preserve"> </w:t>
      </w:r>
      <w:r>
        <w:t>the</w:t>
      </w:r>
      <w:r>
        <w:rPr>
          <w:spacing w:val="3"/>
        </w:rPr>
        <w:t xml:space="preserve"> </w:t>
      </w:r>
      <w:r>
        <w:t>TMAZ is</w:t>
      </w:r>
      <w:r>
        <w:rPr>
          <w:spacing w:val="5"/>
        </w:rPr>
        <w:t xml:space="preserve"> </w:t>
      </w:r>
      <w:r>
        <w:t>not</w:t>
      </w:r>
      <w:r>
        <w:rPr>
          <w:spacing w:val="3"/>
        </w:rPr>
        <w:t xml:space="preserve"> </w:t>
      </w:r>
      <w:r>
        <w:t>treated as</w:t>
      </w:r>
      <w:r>
        <w:rPr>
          <w:spacing w:val="4"/>
        </w:rPr>
        <w:t xml:space="preserve"> </w:t>
      </w:r>
      <w:r>
        <w:t>a</w:t>
      </w:r>
      <w:r>
        <w:rPr>
          <w:spacing w:val="5"/>
        </w:rPr>
        <w:t xml:space="preserve"> </w:t>
      </w:r>
      <w:r>
        <w:t>distinct r</w:t>
      </w:r>
      <w:r>
        <w:rPr>
          <w:spacing w:val="-3"/>
        </w:rPr>
        <w:t>e</w:t>
      </w:r>
      <w:r>
        <w:t>gion</w:t>
      </w:r>
      <w:r>
        <w:rPr>
          <w:spacing w:val="1"/>
        </w:rPr>
        <w:t xml:space="preserve"> </w:t>
      </w:r>
      <w:r>
        <w:t>in</w:t>
      </w:r>
      <w:r>
        <w:rPr>
          <w:spacing w:val="4"/>
        </w:rPr>
        <w:t xml:space="preserve"> </w:t>
      </w:r>
      <w:r>
        <w:t>its</w:t>
      </w:r>
      <w:r>
        <w:rPr>
          <w:spacing w:val="4"/>
        </w:rPr>
        <w:t xml:space="preserve"> </w:t>
      </w:r>
      <w:r>
        <w:rPr>
          <w:spacing w:val="-5"/>
        </w:rPr>
        <w:t>o</w:t>
      </w:r>
      <w:r>
        <w:t>wn right,</w:t>
      </w:r>
      <w:r>
        <w:rPr>
          <w:spacing w:val="5"/>
        </w:rPr>
        <w:t xml:space="preserve"> </w:t>
      </w:r>
      <w:r>
        <w:t>rather</w:t>
      </w:r>
      <w:r>
        <w:rPr>
          <w:spacing w:val="1"/>
        </w:rPr>
        <w:t xml:space="preserve"> </w:t>
      </w:r>
      <w:r>
        <w:t>it</w:t>
      </w:r>
      <w:r>
        <w:rPr>
          <w:spacing w:val="4"/>
        </w:rPr>
        <w:t xml:space="preserve"> </w:t>
      </w:r>
      <w:r>
        <w:t>is</w:t>
      </w:r>
      <w:r>
        <w:rPr>
          <w:spacing w:val="4"/>
        </w:rPr>
        <w:t xml:space="preserve"> </w:t>
      </w:r>
      <w:r>
        <w:t>part</w:t>
      </w:r>
      <w:r>
        <w:rPr>
          <w:spacing w:val="2"/>
        </w:rPr>
        <w:t xml:space="preserve"> </w:t>
      </w:r>
      <w:r>
        <w:t>of</w:t>
      </w:r>
      <w:r>
        <w:rPr>
          <w:spacing w:val="4"/>
        </w:rPr>
        <w:t xml:space="preserve"> </w:t>
      </w:r>
      <w:r>
        <w:t>the</w:t>
      </w:r>
      <w:r>
        <w:rPr>
          <w:spacing w:val="3"/>
        </w:rPr>
        <w:t xml:space="preserve"> </w:t>
      </w:r>
      <w:r>
        <w:t>inner</w:t>
      </w:r>
      <w:r>
        <w:rPr>
          <w:spacing w:val="1"/>
        </w:rPr>
        <w:t xml:space="preserve"> </w:t>
      </w:r>
      <w:r>
        <w:t>HAZ.</w:t>
      </w:r>
      <w:r>
        <w:rPr>
          <w:spacing w:val="1"/>
        </w:rPr>
        <w:t xml:space="preserve"> </w:t>
      </w:r>
      <w:r>
        <w:t>The</w:t>
      </w:r>
      <w:r>
        <w:rPr>
          <w:spacing w:val="2"/>
        </w:rPr>
        <w:t xml:space="preserve"> </w:t>
      </w:r>
      <w:r>
        <w:t>nugget r</w:t>
      </w:r>
      <w:r>
        <w:rPr>
          <w:spacing w:val="-3"/>
        </w:rPr>
        <w:t>e</w:t>
      </w:r>
      <w:r>
        <w:t>gion is the</w:t>
      </w:r>
      <w:r>
        <w:rPr>
          <w:spacing w:val="-2"/>
        </w:rPr>
        <w:t xml:space="preserve"> </w:t>
      </w:r>
      <w:r>
        <w:t>r</w:t>
      </w:r>
      <w:r>
        <w:rPr>
          <w:spacing w:val="-3"/>
        </w:rPr>
        <w:t>e</w:t>
      </w:r>
      <w:r>
        <w:t>gion</w:t>
      </w:r>
      <w:r>
        <w:rPr>
          <w:spacing w:val="-5"/>
        </w:rPr>
        <w:t xml:space="preserve"> </w:t>
      </w:r>
      <w:r>
        <w:t>bounded</w:t>
      </w:r>
      <w:r>
        <w:rPr>
          <w:spacing w:val="-7"/>
        </w:rPr>
        <w:t xml:space="preserve"> </w:t>
      </w:r>
      <w:r>
        <w:t>by</w:t>
      </w:r>
      <w:r>
        <w:rPr>
          <w:spacing w:val="-2"/>
        </w:rPr>
        <w:t xml:space="preserve"> </w:t>
      </w:r>
      <w:r>
        <w:t>the</w:t>
      </w:r>
      <w:r>
        <w:rPr>
          <w:spacing w:val="-2"/>
        </w:rPr>
        <w:t xml:space="preserve"> </w:t>
      </w:r>
      <w:r>
        <w:t>dimensions</w:t>
      </w:r>
      <w:r>
        <w:rPr>
          <w:spacing w:val="-9"/>
        </w:rPr>
        <w:t xml:space="preserve"> </w:t>
      </w:r>
      <w:r>
        <w:t>of</w:t>
      </w:r>
      <w:r>
        <w:rPr>
          <w:spacing w:val="-2"/>
        </w:rPr>
        <w:t xml:space="preserve"> </w:t>
      </w:r>
      <w:r>
        <w:t>the</w:t>
      </w:r>
      <w:r>
        <w:rPr>
          <w:spacing w:val="-2"/>
        </w:rPr>
        <w:t xml:space="preserve"> </w:t>
      </w:r>
      <w:r>
        <w:t>tool</w:t>
      </w:r>
      <w:r>
        <w:rPr>
          <w:spacing w:val="-3"/>
        </w:rPr>
        <w:t xml:space="preserve"> </w:t>
      </w:r>
      <w:proofErr w:type="gramStart"/>
      <w:r>
        <w:rPr>
          <w:w w:val="99"/>
        </w:rPr>
        <w:t>pin</w:t>
      </w:r>
      <w:r>
        <w:rPr>
          <w:w w:val="99"/>
          <w:position w:val="7"/>
          <w:sz w:val="14"/>
          <w:szCs w:val="14"/>
        </w:rPr>
        <w:t>4</w:t>
      </w:r>
      <w:r>
        <w:rPr>
          <w:spacing w:val="-25"/>
          <w:position w:val="7"/>
          <w:sz w:val="14"/>
          <w:szCs w:val="14"/>
        </w:rPr>
        <w:t xml:space="preserve"> </w:t>
      </w:r>
      <w:r>
        <w:t>.</w:t>
      </w:r>
      <w:proofErr w:type="gramEnd"/>
    </w:p>
    <w:p w:rsidR="00731615" w:rsidRDefault="00EE1D9C">
      <w:pPr>
        <w:spacing w:before="3" w:line="249" w:lineRule="auto"/>
        <w:ind w:right="78" w:firstLine="299"/>
        <w:jc w:val="both"/>
      </w:pPr>
      <w:r>
        <w:t>On</w:t>
      </w:r>
      <w:r>
        <w:rPr>
          <w:spacing w:val="-3"/>
        </w:rPr>
        <w:t xml:space="preserve"> </w:t>
      </w:r>
      <w:r>
        <w:t>a</w:t>
      </w:r>
      <w:r>
        <w:rPr>
          <w:spacing w:val="-2"/>
        </w:rPr>
        <w:t xml:space="preserve"> </w:t>
      </w:r>
      <w:r>
        <w:t>macro</w:t>
      </w:r>
      <w:r>
        <w:rPr>
          <w:spacing w:val="-6"/>
        </w:rPr>
        <w:t xml:space="preserve"> </w:t>
      </w:r>
      <w:r>
        <w:t>scale,</w:t>
      </w:r>
      <w:r>
        <w:rPr>
          <w:spacing w:val="-5"/>
        </w:rPr>
        <w:t xml:space="preserve"> </w:t>
      </w:r>
      <w:r>
        <w:t>the</w:t>
      </w:r>
      <w:r>
        <w:rPr>
          <w:spacing w:val="-3"/>
        </w:rPr>
        <w:t xml:space="preserve"> </w:t>
      </w:r>
      <w:r>
        <w:rPr>
          <w:spacing w:val="-5"/>
        </w:rPr>
        <w:t>e</w:t>
      </w:r>
      <w:r>
        <w:rPr>
          <w:spacing w:val="-4"/>
        </w:rPr>
        <w:t>v</w:t>
      </w:r>
      <w:r>
        <w:t>olution</w:t>
      </w:r>
      <w:r>
        <w:rPr>
          <w:spacing w:val="-9"/>
        </w:rPr>
        <w:t xml:space="preserve"> </w:t>
      </w:r>
      <w:r>
        <w:t>of</w:t>
      </w:r>
      <w:r>
        <w:rPr>
          <w:spacing w:val="-3"/>
        </w:rPr>
        <w:t xml:space="preserve"> </w:t>
      </w:r>
      <w:r>
        <w:t>strain</w:t>
      </w:r>
      <w:r>
        <w:rPr>
          <w:spacing w:val="-5"/>
        </w:rPr>
        <w:t xml:space="preserve"> </w:t>
      </w:r>
      <w:r>
        <w:t>is</w:t>
      </w:r>
      <w:r>
        <w:rPr>
          <w:spacing w:val="-2"/>
        </w:rPr>
        <w:t xml:space="preserve"> </w:t>
      </w:r>
      <w:r>
        <w:t>demonstrated</w:t>
      </w:r>
      <w:r>
        <w:rPr>
          <w:spacing w:val="-12"/>
        </w:rPr>
        <w:t xml:space="preserve"> </w:t>
      </w:r>
      <w:r>
        <w:t>in figure</w:t>
      </w:r>
      <w:r>
        <w:rPr>
          <w:spacing w:val="-5"/>
        </w:rPr>
        <w:t xml:space="preserve"> </w:t>
      </w:r>
      <w:r>
        <w:t>4,</w:t>
      </w:r>
      <w:r>
        <w:rPr>
          <w:spacing w:val="9"/>
        </w:rPr>
        <w:t xml:space="preserve"> </w:t>
      </w:r>
      <w:r>
        <w:t>which</w:t>
      </w:r>
      <w:r>
        <w:rPr>
          <w:spacing w:val="4"/>
        </w:rPr>
        <w:t xml:space="preserve"> </w:t>
      </w:r>
      <w:r>
        <w:t>sh</w:t>
      </w:r>
      <w:r>
        <w:rPr>
          <w:spacing w:val="-5"/>
        </w:rPr>
        <w:t>o</w:t>
      </w:r>
      <w:r>
        <w:t>ws</w:t>
      </w:r>
      <w:r>
        <w:rPr>
          <w:spacing w:val="4"/>
        </w:rPr>
        <w:t xml:space="preserve"> </w:t>
      </w:r>
      <w:r>
        <w:t>the</w:t>
      </w:r>
      <w:r>
        <w:rPr>
          <w:spacing w:val="7"/>
        </w:rPr>
        <w:t xml:space="preserve"> </w:t>
      </w:r>
      <w:r>
        <w:t>distri</w:t>
      </w:r>
      <w:r>
        <w:rPr>
          <w:spacing w:val="-4"/>
        </w:rPr>
        <w:t>b</w:t>
      </w:r>
      <w:r>
        <w:t>ution of</w:t>
      </w:r>
      <w:r>
        <w:rPr>
          <w:spacing w:val="7"/>
        </w:rPr>
        <w:t xml:space="preserve"> </w:t>
      </w:r>
      <w:r>
        <w:t>the</w:t>
      </w:r>
      <w:r>
        <w:rPr>
          <w:spacing w:val="7"/>
        </w:rPr>
        <w:t xml:space="preserve"> </w:t>
      </w:r>
      <w:r>
        <w:t>strain</w:t>
      </w:r>
      <w:r>
        <w:rPr>
          <w:spacing w:val="5"/>
        </w:rPr>
        <w:t xml:space="preserve"> </w:t>
      </w:r>
      <w:r>
        <w:t>component in</w:t>
      </w:r>
      <w:r>
        <w:rPr>
          <w:spacing w:val="5"/>
        </w:rPr>
        <w:t xml:space="preserve"> </w:t>
      </w:r>
      <w:r>
        <w:t>the</w:t>
      </w:r>
      <w:r>
        <w:rPr>
          <w:spacing w:val="4"/>
        </w:rPr>
        <w:t xml:space="preserve"> </w:t>
      </w:r>
      <w:r>
        <w:t>cross</w:t>
      </w:r>
      <w:r>
        <w:rPr>
          <w:spacing w:val="2"/>
        </w:rPr>
        <w:t xml:space="preserve"> </w:t>
      </w:r>
      <w:r>
        <w:t>weld</w:t>
      </w:r>
      <w:r>
        <w:rPr>
          <w:spacing w:val="2"/>
        </w:rPr>
        <w:t xml:space="preserve"> </w:t>
      </w:r>
      <w:r>
        <w:t>direction;</w:t>
      </w:r>
      <w:r>
        <w:rPr>
          <w:spacing w:val="9"/>
        </w:rPr>
        <w:t xml:space="preserve"> </w:t>
      </w:r>
      <w:r>
        <w:t>this</w:t>
      </w:r>
      <w:r>
        <w:rPr>
          <w:spacing w:val="3"/>
        </w:rPr>
        <w:t xml:space="preserve"> </w:t>
      </w:r>
      <w:r>
        <w:t>is</w:t>
      </w:r>
      <w:r>
        <w:rPr>
          <w:spacing w:val="5"/>
        </w:rPr>
        <w:t xml:space="preserve"> </w:t>
      </w:r>
      <w:r>
        <w:t>hereby</w:t>
      </w:r>
      <w:r>
        <w:rPr>
          <w:spacing w:val="1"/>
        </w:rPr>
        <w:t xml:space="preserve"> </w:t>
      </w:r>
      <w:r>
        <w:t>referred to</w:t>
      </w:r>
      <w:r>
        <w:rPr>
          <w:spacing w:val="5"/>
        </w:rPr>
        <w:t xml:space="preserve"> </w:t>
      </w:r>
      <w:r>
        <w:t>as</w:t>
      </w:r>
      <w:r>
        <w:rPr>
          <w:spacing w:val="5"/>
        </w:rPr>
        <w:t xml:space="preserve"> </w:t>
      </w:r>
      <w:r>
        <w:t>axial strain.</w:t>
      </w:r>
      <w:r>
        <w:rPr>
          <w:spacing w:val="35"/>
        </w:rPr>
        <w:t xml:space="preserve"> </w:t>
      </w:r>
      <w:r>
        <w:t>Most</w:t>
      </w:r>
      <w:r>
        <w:rPr>
          <w:spacing w:val="3"/>
        </w:rPr>
        <w:t xml:space="preserve"> </w:t>
      </w:r>
      <w:r>
        <w:t>prominentl</w:t>
      </w:r>
      <w:r>
        <w:rPr>
          <w:spacing w:val="-13"/>
        </w:rPr>
        <w:t>y</w:t>
      </w:r>
      <w:r>
        <w:t>, the</w:t>
      </w:r>
      <w:r>
        <w:rPr>
          <w:spacing w:val="5"/>
        </w:rPr>
        <w:t xml:space="preserve"> </w:t>
      </w:r>
      <w:r>
        <w:t>features</w:t>
      </w:r>
      <w:r>
        <w:rPr>
          <w:spacing w:val="1"/>
        </w:rPr>
        <w:t xml:space="preserve"> </w:t>
      </w:r>
      <w:r>
        <w:t>of</w:t>
      </w:r>
      <w:r>
        <w:rPr>
          <w:spacing w:val="6"/>
        </w:rPr>
        <w:t xml:space="preserve"> </w:t>
      </w:r>
      <w:r>
        <w:t>interest</w:t>
      </w:r>
      <w:r>
        <w:rPr>
          <w:spacing w:val="1"/>
        </w:rPr>
        <w:t xml:space="preserve"> </w:t>
      </w:r>
      <w:r>
        <w:t>which</w:t>
      </w:r>
      <w:r>
        <w:rPr>
          <w:spacing w:val="2"/>
        </w:rPr>
        <w:t xml:space="preserve"> </w:t>
      </w:r>
      <w:proofErr w:type="spellStart"/>
      <w:r>
        <w:t>corre</w:t>
      </w:r>
      <w:proofErr w:type="spellEnd"/>
      <w:r>
        <w:t>- late</w:t>
      </w:r>
      <w:r>
        <w:rPr>
          <w:spacing w:val="8"/>
        </w:rPr>
        <w:t xml:space="preserve"> </w:t>
      </w:r>
      <w:r>
        <w:t>closely</w:t>
      </w:r>
      <w:r>
        <w:rPr>
          <w:spacing w:val="5"/>
        </w:rPr>
        <w:t xml:space="preserve"> </w:t>
      </w:r>
      <w:r>
        <w:t>between</w:t>
      </w:r>
      <w:r>
        <w:rPr>
          <w:spacing w:val="4"/>
        </w:rPr>
        <w:t xml:space="preserve"> </w:t>
      </w:r>
      <w:r>
        <w:t>prediction</w:t>
      </w:r>
      <w:r>
        <w:rPr>
          <w:spacing w:val="2"/>
        </w:rPr>
        <w:t xml:space="preserve"> </w:t>
      </w:r>
      <w:r>
        <w:t>and</w:t>
      </w:r>
      <w:r>
        <w:rPr>
          <w:spacing w:val="8"/>
        </w:rPr>
        <w:t xml:space="preserve"> </w:t>
      </w:r>
      <w:r>
        <w:rPr>
          <w:spacing w:val="-3"/>
        </w:rPr>
        <w:t>e</w:t>
      </w:r>
      <w:r>
        <w:t xml:space="preserve">xperimental </w:t>
      </w:r>
      <w:r>
        <w:rPr>
          <w:spacing w:val="-5"/>
        </w:rPr>
        <w:t>e</w:t>
      </w:r>
      <w:r>
        <w:t>vidence</w:t>
      </w:r>
      <w:r>
        <w:rPr>
          <w:spacing w:val="3"/>
        </w:rPr>
        <w:t xml:space="preserve"> </w:t>
      </w:r>
      <w:r>
        <w:t>are the</w:t>
      </w:r>
      <w:r>
        <w:rPr>
          <w:spacing w:val="4"/>
        </w:rPr>
        <w:t xml:space="preserve"> </w:t>
      </w:r>
      <w:r>
        <w:t>smooth gradients</w:t>
      </w:r>
      <w:r>
        <w:rPr>
          <w:spacing w:val="-1"/>
        </w:rPr>
        <w:t xml:space="preserve"> </w:t>
      </w:r>
      <w:r>
        <w:t>in</w:t>
      </w:r>
      <w:r>
        <w:rPr>
          <w:spacing w:val="4"/>
        </w:rPr>
        <w:t xml:space="preserve"> </w:t>
      </w:r>
      <w:r>
        <w:t>strain</w:t>
      </w:r>
      <w:r>
        <w:rPr>
          <w:spacing w:val="2"/>
        </w:rPr>
        <w:t xml:space="preserve"> </w:t>
      </w:r>
      <w:r>
        <w:t>in</w:t>
      </w:r>
      <w:r>
        <w:rPr>
          <w:spacing w:val="4"/>
        </w:rPr>
        <w:t xml:space="preserve"> </w:t>
      </w:r>
      <w:r>
        <w:t>the</w:t>
      </w:r>
      <w:r>
        <w:rPr>
          <w:spacing w:val="4"/>
        </w:rPr>
        <w:t xml:space="preserve"> </w:t>
      </w:r>
      <w:r>
        <w:t>outer</w:t>
      </w:r>
      <w:r>
        <w:rPr>
          <w:spacing w:val="2"/>
        </w:rPr>
        <w:t xml:space="preserve"> </w:t>
      </w:r>
      <w:r>
        <w:t>r</w:t>
      </w:r>
      <w:r>
        <w:rPr>
          <w:spacing w:val="-3"/>
        </w:rPr>
        <w:t>e</w:t>
      </w:r>
      <w:r>
        <w:t>gions of</w:t>
      </w:r>
      <w:r>
        <w:rPr>
          <w:spacing w:val="4"/>
        </w:rPr>
        <w:t xml:space="preserve"> </w:t>
      </w:r>
      <w:r>
        <w:t>the</w:t>
      </w:r>
      <w:r>
        <w:rPr>
          <w:spacing w:val="4"/>
        </w:rPr>
        <w:t xml:space="preserve"> </w:t>
      </w:r>
      <w:r>
        <w:t>weld; the</w:t>
      </w:r>
      <w:r>
        <w:rPr>
          <w:spacing w:val="7"/>
        </w:rPr>
        <w:t xml:space="preserve"> </w:t>
      </w:r>
      <w:r>
        <w:t>correlation</w:t>
      </w:r>
      <w:r>
        <w:rPr>
          <w:spacing w:val="1"/>
        </w:rPr>
        <w:t xml:space="preserve"> </w:t>
      </w:r>
      <w:r>
        <w:t>in</w:t>
      </w:r>
      <w:r>
        <w:rPr>
          <w:spacing w:val="8"/>
        </w:rPr>
        <w:t xml:space="preserve"> </w:t>
      </w:r>
      <w:r>
        <w:t>strain</w:t>
      </w:r>
      <w:r>
        <w:rPr>
          <w:spacing w:val="5"/>
        </w:rPr>
        <w:t xml:space="preserve"> </w:t>
      </w:r>
      <w:r>
        <w:t>throughout</w:t>
      </w:r>
      <w:r>
        <w:rPr>
          <w:spacing w:val="1"/>
        </w:rPr>
        <w:t xml:space="preserve"> </w:t>
      </w:r>
      <w:r>
        <w:t>global</w:t>
      </w:r>
      <w:r>
        <w:rPr>
          <w:spacing w:val="5"/>
        </w:rPr>
        <w:t xml:space="preserve"> </w:t>
      </w:r>
      <w:r>
        <w:t>deformation steps; and</w:t>
      </w:r>
      <w:r>
        <w:rPr>
          <w:spacing w:val="-13"/>
        </w:rPr>
        <w:t xml:space="preserve"> </w:t>
      </w:r>
      <w:r>
        <w:t>the</w:t>
      </w:r>
      <w:r>
        <w:rPr>
          <w:spacing w:val="-12"/>
        </w:rPr>
        <w:t xml:space="preserve"> </w:t>
      </w:r>
      <w:r>
        <w:t>single</w:t>
      </w:r>
      <w:r>
        <w:rPr>
          <w:spacing w:val="-15"/>
        </w:rPr>
        <w:t xml:space="preserve"> </w:t>
      </w:r>
      <w:r>
        <w:t>point</w:t>
      </w:r>
      <w:r>
        <w:rPr>
          <w:spacing w:val="-14"/>
        </w:rPr>
        <w:t xml:space="preserve"> </w:t>
      </w:r>
      <w:r>
        <w:t>of</w:t>
      </w:r>
      <w:r>
        <w:rPr>
          <w:spacing w:val="-12"/>
        </w:rPr>
        <w:t xml:space="preserve"> </w:t>
      </w:r>
      <w:r>
        <w:t>strain</w:t>
      </w:r>
      <w:r>
        <w:rPr>
          <w:spacing w:val="-14"/>
        </w:rPr>
        <w:t xml:space="preserve"> </w:t>
      </w:r>
      <w:proofErr w:type="spellStart"/>
      <w:r>
        <w:t>localisation</w:t>
      </w:r>
      <w:proofErr w:type="spellEnd"/>
      <w:r>
        <w:rPr>
          <w:spacing w:val="-19"/>
        </w:rPr>
        <w:t xml:space="preserve"> </w:t>
      </w:r>
      <w:r>
        <w:t>in</w:t>
      </w:r>
      <w:r>
        <w:rPr>
          <w:spacing w:val="-12"/>
        </w:rPr>
        <w:t xml:space="preserve"> </w:t>
      </w:r>
      <w:r>
        <w:t>the</w:t>
      </w:r>
      <w:r>
        <w:rPr>
          <w:spacing w:val="-12"/>
        </w:rPr>
        <w:t xml:space="preserve"> </w:t>
      </w:r>
      <w:r>
        <w:t>weld.</w:t>
      </w:r>
      <w:r>
        <w:rPr>
          <w:spacing w:val="4"/>
        </w:rPr>
        <w:t xml:space="preserve"> </w:t>
      </w:r>
      <w:r>
        <w:t>On</w:t>
      </w:r>
      <w:r>
        <w:rPr>
          <w:spacing w:val="-12"/>
        </w:rPr>
        <w:t xml:space="preserve"> </w:t>
      </w:r>
      <w:r>
        <w:t>a</w:t>
      </w:r>
      <w:r>
        <w:rPr>
          <w:spacing w:val="-11"/>
        </w:rPr>
        <w:t xml:space="preserve"> </w:t>
      </w:r>
      <w:r>
        <w:t>more local</w:t>
      </w:r>
      <w:r>
        <w:rPr>
          <w:spacing w:val="-7"/>
        </w:rPr>
        <w:t xml:space="preserve"> </w:t>
      </w:r>
      <w:r>
        <w:t>scale,</w:t>
      </w:r>
      <w:r>
        <w:rPr>
          <w:spacing w:val="-6"/>
        </w:rPr>
        <w:t xml:space="preserve"> </w:t>
      </w:r>
      <w:r>
        <w:t>figure</w:t>
      </w:r>
      <w:r>
        <w:rPr>
          <w:spacing w:val="-17"/>
        </w:rPr>
        <w:t xml:space="preserve"> </w:t>
      </w:r>
      <w:r>
        <w:t>5</w:t>
      </w:r>
      <w:r>
        <w:rPr>
          <w:spacing w:val="-4"/>
        </w:rPr>
        <w:t xml:space="preserve"> </w:t>
      </w:r>
      <w:r>
        <w:t>sh</w:t>
      </w:r>
      <w:r>
        <w:rPr>
          <w:spacing w:val="-5"/>
        </w:rPr>
        <w:t>o</w:t>
      </w:r>
      <w:r>
        <w:t>ws</w:t>
      </w:r>
      <w:r>
        <w:rPr>
          <w:spacing w:val="-8"/>
        </w:rPr>
        <w:t xml:space="preserve"> </w:t>
      </w:r>
      <w:r>
        <w:t>the</w:t>
      </w:r>
      <w:r>
        <w:rPr>
          <w:spacing w:val="-5"/>
        </w:rPr>
        <w:t xml:space="preserve"> </w:t>
      </w:r>
      <w:r>
        <w:t>distri</w:t>
      </w:r>
      <w:r>
        <w:rPr>
          <w:spacing w:val="-4"/>
        </w:rPr>
        <w:t>b</w:t>
      </w:r>
      <w:r>
        <w:t>ution</w:t>
      </w:r>
      <w:r>
        <w:rPr>
          <w:spacing w:val="-12"/>
        </w:rPr>
        <w:t xml:space="preserve"> </w:t>
      </w:r>
      <w:r>
        <w:t>of</w:t>
      </w:r>
      <w:r>
        <w:rPr>
          <w:spacing w:val="-5"/>
        </w:rPr>
        <w:t xml:space="preserve"> </w:t>
      </w:r>
      <w:r>
        <w:t>axial</w:t>
      </w:r>
      <w:r>
        <w:rPr>
          <w:spacing w:val="-7"/>
        </w:rPr>
        <w:t xml:space="preserve"> </w:t>
      </w:r>
      <w:r>
        <w:t>strain</w:t>
      </w:r>
      <w:r>
        <w:rPr>
          <w:spacing w:val="-7"/>
        </w:rPr>
        <w:t xml:space="preserve"> </w:t>
      </w:r>
      <w:r>
        <w:t>at</w:t>
      </w:r>
      <w:r>
        <w:rPr>
          <w:spacing w:val="-4"/>
        </w:rPr>
        <w:t xml:space="preserve"> </w:t>
      </w:r>
      <w:r>
        <w:t>mid thickness</w:t>
      </w:r>
      <w:r>
        <w:rPr>
          <w:spacing w:val="-18"/>
        </w:rPr>
        <w:t xml:space="preserve"> </w:t>
      </w:r>
      <w:r>
        <w:t>of</w:t>
      </w:r>
      <w:r>
        <w:rPr>
          <w:spacing w:val="-13"/>
        </w:rPr>
        <w:t xml:space="preserve"> </w:t>
      </w:r>
      <w:r>
        <w:t>the</w:t>
      </w:r>
      <w:r>
        <w:rPr>
          <w:spacing w:val="-13"/>
        </w:rPr>
        <w:t xml:space="preserve"> </w:t>
      </w:r>
      <w:r>
        <w:t>weld</w:t>
      </w:r>
      <w:r>
        <w:rPr>
          <w:spacing w:val="-15"/>
        </w:rPr>
        <w:t xml:space="preserve"> </w:t>
      </w:r>
      <w:r>
        <w:t>cross</w:t>
      </w:r>
      <w:r>
        <w:rPr>
          <w:spacing w:val="-15"/>
        </w:rPr>
        <w:t xml:space="preserve"> </w:t>
      </w:r>
      <w:r>
        <w:t>section.</w:t>
      </w:r>
      <w:r>
        <w:rPr>
          <w:spacing w:val="2"/>
        </w:rPr>
        <w:t xml:space="preserve"> </w:t>
      </w:r>
      <w:r>
        <w:t>The</w:t>
      </w:r>
      <w:r>
        <w:rPr>
          <w:spacing w:val="-14"/>
        </w:rPr>
        <w:t xml:space="preserve"> </w:t>
      </w:r>
      <w:r>
        <w:rPr>
          <w:w w:val="97"/>
        </w:rPr>
        <w:t>figure</w:t>
      </w:r>
      <w:r>
        <w:rPr>
          <w:spacing w:val="-9"/>
          <w:w w:val="97"/>
        </w:rPr>
        <w:t xml:space="preserve"> </w:t>
      </w:r>
      <w:r>
        <w:t>sh</w:t>
      </w:r>
      <w:r>
        <w:rPr>
          <w:spacing w:val="-5"/>
        </w:rPr>
        <w:t>o</w:t>
      </w:r>
      <w:r>
        <w:t>ws</w:t>
      </w:r>
      <w:r>
        <w:rPr>
          <w:spacing w:val="-16"/>
        </w:rPr>
        <w:t xml:space="preserve"> </w:t>
      </w:r>
      <w:r>
        <w:t>h</w:t>
      </w:r>
      <w:r>
        <w:rPr>
          <w:spacing w:val="-5"/>
        </w:rPr>
        <w:t>o</w:t>
      </w:r>
      <w:r>
        <w:t>w</w:t>
      </w:r>
      <w:r>
        <w:rPr>
          <w:spacing w:val="-14"/>
        </w:rPr>
        <w:t xml:space="preserve"> </w:t>
      </w:r>
      <w:r>
        <w:t xml:space="preserve">strain </w:t>
      </w:r>
      <w:r>
        <w:rPr>
          <w:spacing w:val="-5"/>
        </w:rPr>
        <w:t>e</w:t>
      </w:r>
      <w:r>
        <w:rPr>
          <w:spacing w:val="-4"/>
        </w:rPr>
        <w:t>v</w:t>
      </w:r>
      <w:r>
        <w:t>ol</w:t>
      </w:r>
      <w:r>
        <w:rPr>
          <w:spacing w:val="-3"/>
        </w:rPr>
        <w:t>v</w:t>
      </w:r>
      <w:r>
        <w:t>es through time</w:t>
      </w:r>
      <w:r>
        <w:rPr>
          <w:spacing w:val="2"/>
        </w:rPr>
        <w:t xml:space="preserve"> </w:t>
      </w:r>
      <w:r>
        <w:t>as</w:t>
      </w:r>
      <w:r>
        <w:rPr>
          <w:spacing w:val="4"/>
        </w:rPr>
        <w:t xml:space="preserve"> </w:t>
      </w:r>
      <w:r>
        <w:t>strain</w:t>
      </w:r>
      <w:r>
        <w:rPr>
          <w:spacing w:val="2"/>
        </w:rPr>
        <w:t xml:space="preserve"> </w:t>
      </w:r>
      <w:r>
        <w:t>is</w:t>
      </w:r>
      <w:r>
        <w:rPr>
          <w:spacing w:val="5"/>
        </w:rPr>
        <w:t xml:space="preserve"> </w:t>
      </w:r>
      <w:r>
        <w:t>plotted at</w:t>
      </w:r>
      <w:r>
        <w:rPr>
          <w:spacing w:val="5"/>
        </w:rPr>
        <w:t xml:space="preserve"> </w:t>
      </w:r>
      <w:r>
        <w:t>set</w:t>
      </w:r>
      <w:r>
        <w:rPr>
          <w:spacing w:val="4"/>
        </w:rPr>
        <w:t xml:space="preserve"> </w:t>
      </w:r>
      <w:r>
        <w:t>global</w:t>
      </w:r>
      <w:r>
        <w:rPr>
          <w:spacing w:val="1"/>
        </w:rPr>
        <w:t xml:space="preserve"> </w:t>
      </w:r>
      <w:proofErr w:type="spellStart"/>
      <w:r>
        <w:t>deforma</w:t>
      </w:r>
      <w:proofErr w:type="spellEnd"/>
      <w:r>
        <w:t xml:space="preserve">- </w:t>
      </w:r>
      <w:proofErr w:type="spellStart"/>
      <w:r>
        <w:t>tion</w:t>
      </w:r>
      <w:proofErr w:type="spellEnd"/>
      <w:r>
        <w:rPr>
          <w:spacing w:val="-7"/>
        </w:rPr>
        <w:t xml:space="preserve"> </w:t>
      </w:r>
      <w:r>
        <w:t>steps</w:t>
      </w:r>
      <w:r>
        <w:rPr>
          <w:spacing w:val="-9"/>
        </w:rPr>
        <w:t xml:space="preserve"> </w:t>
      </w:r>
      <w:r>
        <w:t>(0.1</w:t>
      </w:r>
      <w:r>
        <w:rPr>
          <w:spacing w:val="-7"/>
        </w:rPr>
        <w:t xml:space="preserve"> </w:t>
      </w:r>
      <w:r>
        <w:t>mm</w:t>
      </w:r>
      <w:r>
        <w:rPr>
          <w:spacing w:val="-8"/>
        </w:rPr>
        <w:t xml:space="preserve"> </w:t>
      </w:r>
      <w:r>
        <w:t>global</w:t>
      </w:r>
      <w:r>
        <w:rPr>
          <w:spacing w:val="-9"/>
        </w:rPr>
        <w:t xml:space="preserve"> </w:t>
      </w:r>
      <w:r>
        <w:t>displacement</w:t>
      </w:r>
      <w:r>
        <w:rPr>
          <w:spacing w:val="-15"/>
        </w:rPr>
        <w:t xml:space="preserve"> </w:t>
      </w:r>
      <w:r>
        <w:t>between</w:t>
      </w:r>
      <w:r>
        <w:rPr>
          <w:spacing w:val="-12"/>
        </w:rPr>
        <w:t xml:space="preserve"> </w:t>
      </w:r>
      <w:r>
        <w:t>the</w:t>
      </w:r>
      <w:r>
        <w:rPr>
          <w:spacing w:val="-6"/>
        </w:rPr>
        <w:t xml:space="preserve"> </w:t>
      </w:r>
      <w:r>
        <w:t>ends</w:t>
      </w:r>
      <w:r>
        <w:rPr>
          <w:spacing w:val="-9"/>
        </w:rPr>
        <w:t xml:space="preserve"> </w:t>
      </w:r>
      <w:r>
        <w:t>of</w:t>
      </w:r>
      <w:r>
        <w:rPr>
          <w:spacing w:val="-6"/>
        </w:rPr>
        <w:t xml:space="preserve"> </w:t>
      </w:r>
      <w:r>
        <w:t>the sample).</w:t>
      </w:r>
      <w:r>
        <w:rPr>
          <w:spacing w:val="4"/>
        </w:rPr>
        <w:t xml:space="preserve"> </w:t>
      </w:r>
      <w:r>
        <w:t>The</w:t>
      </w:r>
      <w:r>
        <w:rPr>
          <w:spacing w:val="-7"/>
        </w:rPr>
        <w:t xml:space="preserve"> </w:t>
      </w:r>
      <w:r>
        <w:rPr>
          <w:spacing w:val="-5"/>
        </w:rPr>
        <w:t>e</w:t>
      </w:r>
      <w:r>
        <w:rPr>
          <w:spacing w:val="-4"/>
        </w:rPr>
        <w:t>v</w:t>
      </w:r>
      <w:r>
        <w:t>olution</w:t>
      </w:r>
      <w:r>
        <w:rPr>
          <w:spacing w:val="-12"/>
        </w:rPr>
        <w:t xml:space="preserve"> </w:t>
      </w:r>
      <w:r>
        <w:t>through</w:t>
      </w:r>
      <w:r>
        <w:rPr>
          <w:spacing w:val="-10"/>
        </w:rPr>
        <w:t xml:space="preserve"> </w:t>
      </w:r>
      <w:r>
        <w:t>time</w:t>
      </w:r>
      <w:r>
        <w:rPr>
          <w:spacing w:val="-8"/>
        </w:rPr>
        <w:t xml:space="preserve"> </w:t>
      </w:r>
      <w:r>
        <w:t>is</w:t>
      </w:r>
      <w:r>
        <w:rPr>
          <w:spacing w:val="-5"/>
        </w:rPr>
        <w:t xml:space="preserve"> </w:t>
      </w:r>
      <w:r>
        <w:t>illustrated</w:t>
      </w:r>
      <w:r>
        <w:rPr>
          <w:spacing w:val="-12"/>
        </w:rPr>
        <w:t xml:space="preserve"> </w:t>
      </w:r>
      <w:r>
        <w:t>by</w:t>
      </w:r>
      <w:r>
        <w:rPr>
          <w:spacing w:val="-6"/>
        </w:rPr>
        <w:t xml:space="preserve"> </w:t>
      </w:r>
      <w:r>
        <w:t>the</w:t>
      </w:r>
      <w:r>
        <w:rPr>
          <w:spacing w:val="-6"/>
        </w:rPr>
        <w:t xml:space="preserve"> </w:t>
      </w:r>
      <w:proofErr w:type="spellStart"/>
      <w:r>
        <w:t>transi</w:t>
      </w:r>
      <w:proofErr w:type="spellEnd"/>
      <w:r>
        <w:t xml:space="preserve">- </w:t>
      </w:r>
      <w:proofErr w:type="spellStart"/>
      <w:r>
        <w:t>tion</w:t>
      </w:r>
      <w:proofErr w:type="spellEnd"/>
      <w:r>
        <w:rPr>
          <w:spacing w:val="-10"/>
        </w:rPr>
        <w:t xml:space="preserve"> </w:t>
      </w:r>
      <w:r>
        <w:t>of</w:t>
      </w:r>
      <w:r>
        <w:rPr>
          <w:spacing w:val="-9"/>
        </w:rPr>
        <w:t xml:space="preserve"> </w:t>
      </w:r>
      <w:proofErr w:type="spellStart"/>
      <w:r>
        <w:t>colour</w:t>
      </w:r>
      <w:proofErr w:type="spellEnd"/>
      <w:r>
        <w:rPr>
          <w:spacing w:val="-12"/>
        </w:rPr>
        <w:t xml:space="preserve"> </w:t>
      </w:r>
      <w:r>
        <w:t>from</w:t>
      </w:r>
      <w:r>
        <w:rPr>
          <w:spacing w:val="-11"/>
        </w:rPr>
        <w:t xml:space="preserve"> </w:t>
      </w:r>
      <w:r>
        <w:t>blue,</w:t>
      </w:r>
      <w:r>
        <w:rPr>
          <w:spacing w:val="-9"/>
        </w:rPr>
        <w:t xml:space="preserve"> </w:t>
      </w:r>
      <w:r>
        <w:t>at</w:t>
      </w:r>
      <w:r>
        <w:rPr>
          <w:spacing w:val="-8"/>
        </w:rPr>
        <w:t xml:space="preserve"> </w:t>
      </w:r>
      <w:r>
        <w:t>the</w:t>
      </w:r>
      <w:r>
        <w:rPr>
          <w:spacing w:val="-9"/>
        </w:rPr>
        <w:t xml:space="preserve"> </w:t>
      </w:r>
      <w:r>
        <w:t>start</w:t>
      </w:r>
      <w:r>
        <w:rPr>
          <w:spacing w:val="-10"/>
        </w:rPr>
        <w:t xml:space="preserve"> </w:t>
      </w:r>
      <w:r>
        <w:t>of</w:t>
      </w:r>
      <w:r>
        <w:rPr>
          <w:spacing w:val="-9"/>
        </w:rPr>
        <w:t xml:space="preserve"> </w:t>
      </w:r>
      <w:r>
        <w:t>the</w:t>
      </w:r>
      <w:r>
        <w:rPr>
          <w:spacing w:val="-9"/>
        </w:rPr>
        <w:t xml:space="preserve"> </w:t>
      </w:r>
      <w:r>
        <w:t>test,</w:t>
      </w:r>
      <w:r>
        <w:rPr>
          <w:spacing w:val="-8"/>
        </w:rPr>
        <w:t xml:space="preserve"> </w:t>
      </w:r>
      <w:r>
        <w:t>to</w:t>
      </w:r>
      <w:r>
        <w:rPr>
          <w:spacing w:val="-9"/>
        </w:rPr>
        <w:t xml:space="preserve"> </w:t>
      </w:r>
      <w:r>
        <w:t>red,</w:t>
      </w:r>
      <w:r>
        <w:rPr>
          <w:spacing w:val="-8"/>
        </w:rPr>
        <w:t xml:space="preserve"> </w:t>
      </w:r>
      <w:r>
        <w:t>at</w:t>
      </w:r>
      <w:r>
        <w:rPr>
          <w:spacing w:val="-8"/>
        </w:rPr>
        <w:t xml:space="preserve"> </w:t>
      </w:r>
      <w:r>
        <w:t>the</w:t>
      </w:r>
      <w:r>
        <w:rPr>
          <w:spacing w:val="-9"/>
        </w:rPr>
        <w:t xml:space="preserve"> </w:t>
      </w:r>
      <w:r>
        <w:t>end of</w:t>
      </w:r>
      <w:r>
        <w:rPr>
          <w:spacing w:val="-6"/>
        </w:rPr>
        <w:t xml:space="preserve"> </w:t>
      </w:r>
      <w:r>
        <w:t>the</w:t>
      </w:r>
      <w:r>
        <w:rPr>
          <w:spacing w:val="-6"/>
        </w:rPr>
        <w:t xml:space="preserve"> </w:t>
      </w:r>
      <w:r>
        <w:t>test.</w:t>
      </w:r>
      <w:r>
        <w:rPr>
          <w:spacing w:val="7"/>
        </w:rPr>
        <w:t xml:space="preserve"> </w:t>
      </w:r>
      <w:r>
        <w:t>The</w:t>
      </w:r>
      <w:r>
        <w:rPr>
          <w:spacing w:val="-7"/>
        </w:rPr>
        <w:t xml:space="preserve"> </w:t>
      </w:r>
      <w:r>
        <w:t>figure</w:t>
      </w:r>
      <w:r>
        <w:rPr>
          <w:spacing w:val="-18"/>
        </w:rPr>
        <w:t xml:space="preserve"> </w:t>
      </w:r>
      <w:r>
        <w:t>all</w:t>
      </w:r>
      <w:r>
        <w:rPr>
          <w:spacing w:val="-5"/>
        </w:rPr>
        <w:t>o</w:t>
      </w:r>
      <w:r>
        <w:t>ws</w:t>
      </w:r>
      <w:r>
        <w:rPr>
          <w:spacing w:val="-9"/>
        </w:rPr>
        <w:t xml:space="preserve"> </w:t>
      </w:r>
      <w:r>
        <w:t>comparison</w:t>
      </w:r>
      <w:r>
        <w:rPr>
          <w:spacing w:val="-13"/>
        </w:rPr>
        <w:t xml:space="preserve"> </w:t>
      </w:r>
      <w:r>
        <w:t>of</w:t>
      </w:r>
      <w:r>
        <w:rPr>
          <w:spacing w:val="-6"/>
        </w:rPr>
        <w:t xml:space="preserve"> </w:t>
      </w:r>
      <w:r>
        <w:t>the</w:t>
      </w:r>
      <w:r>
        <w:rPr>
          <w:spacing w:val="-6"/>
        </w:rPr>
        <w:t xml:space="preserve"> </w:t>
      </w:r>
      <w:r>
        <w:t>predicted</w:t>
      </w:r>
      <w:r>
        <w:rPr>
          <w:spacing w:val="-11"/>
        </w:rPr>
        <w:t xml:space="preserve"> </w:t>
      </w:r>
      <w:r>
        <w:t>strain</w:t>
      </w:r>
    </w:p>
    <w:p w:rsidR="00731615" w:rsidRDefault="00EE1D9C">
      <w:pPr>
        <w:spacing w:before="2" w:line="147" w:lineRule="auto"/>
        <w:ind w:right="54"/>
        <w:jc w:val="both"/>
      </w:pPr>
      <w:proofErr w:type="gramStart"/>
      <w:r>
        <w:t>using</w:t>
      </w:r>
      <w:proofErr w:type="gramEnd"/>
      <w:r>
        <w:rPr>
          <w:spacing w:val="-2"/>
        </w:rPr>
        <w:t xml:space="preserve"> </w:t>
      </w:r>
      <w:r>
        <w:t>the method</w:t>
      </w:r>
      <w:r>
        <w:rPr>
          <w:spacing w:val="-5"/>
        </w:rPr>
        <w:t xml:space="preserve"> </w:t>
      </w:r>
      <w:r>
        <w:t xml:space="preserve">in </w:t>
      </w:r>
      <w:r>
        <w:rPr>
          <w:rFonts w:ascii="Meiryo" w:eastAsia="Meiryo" w:hAnsi="Meiryo" w:cs="Meiryo"/>
          <w:w w:val="88"/>
        </w:rPr>
        <w:t>§</w:t>
      </w:r>
      <w:r>
        <w:rPr>
          <w:w w:val="88"/>
        </w:rPr>
        <w:t>2</w:t>
      </w:r>
      <w:r>
        <w:rPr>
          <w:spacing w:val="9"/>
          <w:w w:val="88"/>
        </w:rPr>
        <w:t xml:space="preserve"> </w:t>
      </w:r>
      <w:r>
        <w:t>and</w:t>
      </w:r>
      <w:r>
        <w:rPr>
          <w:spacing w:val="-1"/>
        </w:rPr>
        <w:t xml:space="preserve"> </w:t>
      </w:r>
      <w:r>
        <w:rPr>
          <w:spacing w:val="-3"/>
        </w:rPr>
        <w:t>e</w:t>
      </w:r>
      <w:r>
        <w:t>xperimentally</w:t>
      </w:r>
      <w:r>
        <w:rPr>
          <w:spacing w:val="-11"/>
        </w:rPr>
        <w:t xml:space="preserve"> </w:t>
      </w:r>
      <w:r>
        <w:t>measured</w:t>
      </w:r>
      <w:r>
        <w:rPr>
          <w:spacing w:val="-6"/>
        </w:rPr>
        <w:t xml:space="preserve"> </w:t>
      </w:r>
      <w:r>
        <w:t>strain</w:t>
      </w:r>
      <w:r>
        <w:rPr>
          <w:spacing w:val="-2"/>
        </w:rPr>
        <w:t xml:space="preserve"> </w:t>
      </w:r>
      <w:r>
        <w:t xml:space="preserve">us- </w:t>
      </w:r>
      <w:proofErr w:type="spellStart"/>
      <w:r>
        <w:t>ing</w:t>
      </w:r>
      <w:proofErr w:type="spellEnd"/>
      <w:r>
        <w:rPr>
          <w:spacing w:val="13"/>
        </w:rPr>
        <w:t xml:space="preserve"> </w:t>
      </w:r>
      <w:r>
        <w:t>the</w:t>
      </w:r>
      <w:r>
        <w:rPr>
          <w:spacing w:val="14"/>
        </w:rPr>
        <w:t xml:space="preserve"> </w:t>
      </w:r>
      <w:r>
        <w:t>techniques</w:t>
      </w:r>
      <w:r>
        <w:rPr>
          <w:spacing w:val="7"/>
        </w:rPr>
        <w:t xml:space="preserve"> </w:t>
      </w:r>
      <w:r>
        <w:t>in</w:t>
      </w:r>
      <w:r>
        <w:rPr>
          <w:spacing w:val="14"/>
        </w:rPr>
        <w:t xml:space="preserve"> </w:t>
      </w:r>
      <w:r>
        <w:rPr>
          <w:rFonts w:ascii="Meiryo" w:eastAsia="Meiryo" w:hAnsi="Meiryo" w:cs="Meiryo"/>
          <w:w w:val="93"/>
        </w:rPr>
        <w:t>§</w:t>
      </w:r>
      <w:r>
        <w:rPr>
          <w:w w:val="93"/>
        </w:rPr>
        <w:t xml:space="preserve">3.1. </w:t>
      </w:r>
      <w:r>
        <w:rPr>
          <w:spacing w:val="20"/>
          <w:w w:val="93"/>
        </w:rPr>
        <w:t xml:space="preserve"> </w:t>
      </w:r>
      <w:r>
        <w:t>The</w:t>
      </w:r>
      <w:r>
        <w:rPr>
          <w:spacing w:val="13"/>
        </w:rPr>
        <w:t xml:space="preserve"> </w:t>
      </w:r>
      <w:r>
        <w:rPr>
          <w:spacing w:val="-3"/>
        </w:rPr>
        <w:t>e</w:t>
      </w:r>
      <w:r>
        <w:t>xperimental</w:t>
      </w:r>
      <w:r>
        <w:rPr>
          <w:spacing w:val="6"/>
        </w:rPr>
        <w:t xml:space="preserve"> </w:t>
      </w:r>
      <w:r>
        <w:rPr>
          <w:spacing w:val="-5"/>
        </w:rPr>
        <w:t>e</w:t>
      </w:r>
      <w:r>
        <w:t>vidence</w:t>
      </w:r>
      <w:r>
        <w:rPr>
          <w:spacing w:val="9"/>
        </w:rPr>
        <w:t xml:space="preserve"> </w:t>
      </w:r>
      <w:r>
        <w:t>sh</w:t>
      </w:r>
      <w:r>
        <w:rPr>
          <w:spacing w:val="-5"/>
        </w:rPr>
        <w:t>o</w:t>
      </w:r>
      <w:r>
        <w:t>ws</w:t>
      </w:r>
    </w:p>
    <w:p w:rsidR="00731615" w:rsidRDefault="00EE1D9C">
      <w:pPr>
        <w:spacing w:line="220" w:lineRule="exact"/>
        <w:ind w:right="82"/>
        <w:jc w:val="both"/>
      </w:pPr>
      <w:proofErr w:type="gramStart"/>
      <w:r>
        <w:t>that</w:t>
      </w:r>
      <w:proofErr w:type="gramEnd"/>
      <w:r>
        <w:rPr>
          <w:spacing w:val="-4"/>
        </w:rPr>
        <w:t xml:space="preserve"> </w:t>
      </w:r>
      <w:r>
        <w:t>during</w:t>
      </w:r>
      <w:r>
        <w:rPr>
          <w:spacing w:val="-6"/>
        </w:rPr>
        <w:t xml:space="preserve"> </w:t>
      </w:r>
      <w:r>
        <w:t>the</w:t>
      </w:r>
      <w:r>
        <w:rPr>
          <w:spacing w:val="-3"/>
        </w:rPr>
        <w:t xml:space="preserve"> </w:t>
      </w:r>
      <w:r>
        <w:t>early</w:t>
      </w:r>
      <w:r>
        <w:rPr>
          <w:spacing w:val="-5"/>
        </w:rPr>
        <w:t xml:space="preserve"> </w:t>
      </w:r>
      <w:r>
        <w:t>stages</w:t>
      </w:r>
      <w:r>
        <w:rPr>
          <w:spacing w:val="-6"/>
        </w:rPr>
        <w:t xml:space="preserve"> </w:t>
      </w:r>
      <w:r>
        <w:t>of</w:t>
      </w:r>
      <w:r>
        <w:rPr>
          <w:spacing w:val="-3"/>
        </w:rPr>
        <w:t xml:space="preserve"> </w:t>
      </w:r>
      <w:r>
        <w:t>deformation,</w:t>
      </w:r>
      <w:r>
        <w:rPr>
          <w:spacing w:val="-10"/>
        </w:rPr>
        <w:t xml:space="preserve"> </w:t>
      </w:r>
      <w:r>
        <w:t>axial</w:t>
      </w:r>
      <w:r>
        <w:rPr>
          <w:spacing w:val="-5"/>
        </w:rPr>
        <w:t xml:space="preserve"> </w:t>
      </w:r>
      <w:r>
        <w:t>strain</w:t>
      </w:r>
      <w:r>
        <w:rPr>
          <w:spacing w:val="-5"/>
        </w:rPr>
        <w:t xml:space="preserve"> </w:t>
      </w:r>
      <w:r>
        <w:t>appears</w:t>
      </w:r>
    </w:p>
    <w:p w:rsidR="00731615" w:rsidRDefault="00EE1D9C">
      <w:pPr>
        <w:spacing w:before="9" w:line="249" w:lineRule="auto"/>
        <w:ind w:right="78"/>
        <w:jc w:val="both"/>
      </w:pPr>
      <w:proofErr w:type="gramStart"/>
      <w:r>
        <w:t>to</w:t>
      </w:r>
      <w:proofErr w:type="gramEnd"/>
      <w:r>
        <w:rPr>
          <w:spacing w:val="7"/>
        </w:rPr>
        <w:t xml:space="preserve"> </w:t>
      </w:r>
      <w:r>
        <w:t>be</w:t>
      </w:r>
      <w:r>
        <w:rPr>
          <w:spacing w:val="7"/>
        </w:rPr>
        <w:t xml:space="preserve"> </w:t>
      </w:r>
      <w:r>
        <w:t>distri</w:t>
      </w:r>
      <w:r>
        <w:rPr>
          <w:spacing w:val="-4"/>
        </w:rPr>
        <w:t>b</w:t>
      </w:r>
      <w:r>
        <w:t>uted across</w:t>
      </w:r>
      <w:r>
        <w:rPr>
          <w:spacing w:val="4"/>
        </w:rPr>
        <w:t xml:space="preserve"> </w:t>
      </w:r>
      <w:r>
        <w:t>the</w:t>
      </w:r>
      <w:r>
        <w:rPr>
          <w:spacing w:val="6"/>
        </w:rPr>
        <w:t xml:space="preserve"> </w:t>
      </w:r>
      <w:r>
        <w:t>inner</w:t>
      </w:r>
      <w:r>
        <w:rPr>
          <w:spacing w:val="4"/>
        </w:rPr>
        <w:t xml:space="preserve"> </w:t>
      </w:r>
      <w:r>
        <w:t>r</w:t>
      </w:r>
      <w:r>
        <w:rPr>
          <w:spacing w:val="-3"/>
        </w:rPr>
        <w:t>e</w:t>
      </w:r>
      <w:r>
        <w:t>gions</w:t>
      </w:r>
      <w:r>
        <w:rPr>
          <w:spacing w:val="3"/>
        </w:rPr>
        <w:t xml:space="preserve"> </w:t>
      </w:r>
      <w:r>
        <w:t>of</w:t>
      </w:r>
      <w:r>
        <w:rPr>
          <w:spacing w:val="7"/>
        </w:rPr>
        <w:t xml:space="preserve"> </w:t>
      </w:r>
      <w:r>
        <w:t>the</w:t>
      </w:r>
      <w:r>
        <w:rPr>
          <w:spacing w:val="6"/>
        </w:rPr>
        <w:t xml:space="preserve"> </w:t>
      </w:r>
      <w:r>
        <w:t>weld</w:t>
      </w:r>
      <w:r>
        <w:rPr>
          <w:spacing w:val="5"/>
        </w:rPr>
        <w:t xml:space="preserve"> </w:t>
      </w:r>
      <w:r>
        <w:t>(nugget and</w:t>
      </w:r>
      <w:r>
        <w:rPr>
          <w:spacing w:val="-12"/>
        </w:rPr>
        <w:t xml:space="preserve"> </w:t>
      </w:r>
      <w:r>
        <w:t>TMAZ).</w:t>
      </w:r>
      <w:r>
        <w:rPr>
          <w:spacing w:val="-17"/>
        </w:rPr>
        <w:t xml:space="preserve"> </w:t>
      </w:r>
      <w:r>
        <w:t>Axial</w:t>
      </w:r>
      <w:r>
        <w:rPr>
          <w:spacing w:val="-13"/>
        </w:rPr>
        <w:t xml:space="preserve"> </w:t>
      </w:r>
      <w:r>
        <w:t>strain</w:t>
      </w:r>
      <w:r>
        <w:rPr>
          <w:spacing w:val="-13"/>
        </w:rPr>
        <w:t xml:space="preserve"> </w:t>
      </w:r>
      <w:r>
        <w:t>then</w:t>
      </w:r>
      <w:r>
        <w:rPr>
          <w:spacing w:val="-13"/>
        </w:rPr>
        <w:t xml:space="preserve"> </w:t>
      </w:r>
      <w:r>
        <w:t>increases,</w:t>
      </w:r>
      <w:r>
        <w:rPr>
          <w:spacing w:val="-16"/>
        </w:rPr>
        <w:t xml:space="preserve"> </w:t>
      </w:r>
      <w:r>
        <w:t>and</w:t>
      </w:r>
      <w:r>
        <w:rPr>
          <w:spacing w:val="-12"/>
        </w:rPr>
        <w:t xml:space="preserve"> </w:t>
      </w:r>
      <w:r>
        <w:t>is</w:t>
      </w:r>
      <w:r>
        <w:rPr>
          <w:spacing w:val="-11"/>
        </w:rPr>
        <w:t xml:space="preserve"> </w:t>
      </w:r>
      <w:r>
        <w:t>most</w:t>
      </w:r>
      <w:r>
        <w:rPr>
          <w:spacing w:val="-13"/>
        </w:rPr>
        <w:t xml:space="preserve"> </w:t>
      </w:r>
      <w:r>
        <w:t>prominent, in</w:t>
      </w:r>
      <w:r>
        <w:rPr>
          <w:spacing w:val="6"/>
        </w:rPr>
        <w:t xml:space="preserve"> </w:t>
      </w:r>
      <w:r>
        <w:t>these</w:t>
      </w:r>
      <w:r>
        <w:rPr>
          <w:spacing w:val="4"/>
        </w:rPr>
        <w:t xml:space="preserve"> </w:t>
      </w:r>
      <w:r>
        <w:t>innermost r</w:t>
      </w:r>
      <w:r>
        <w:rPr>
          <w:spacing w:val="-3"/>
        </w:rPr>
        <w:t>e</w:t>
      </w:r>
      <w:r>
        <w:t>gions</w:t>
      </w:r>
      <w:r>
        <w:rPr>
          <w:spacing w:val="2"/>
        </w:rPr>
        <w:t xml:space="preserve"> </w:t>
      </w:r>
      <w:r>
        <w:t>of</w:t>
      </w:r>
      <w:r>
        <w:rPr>
          <w:spacing w:val="6"/>
        </w:rPr>
        <w:t xml:space="preserve"> </w:t>
      </w:r>
      <w:r>
        <w:t>the</w:t>
      </w:r>
      <w:r>
        <w:rPr>
          <w:spacing w:val="6"/>
        </w:rPr>
        <w:t xml:space="preserve"> </w:t>
      </w:r>
      <w:r>
        <w:t>weld</w:t>
      </w:r>
      <w:r>
        <w:rPr>
          <w:spacing w:val="4"/>
        </w:rPr>
        <w:t xml:space="preserve"> </w:t>
      </w:r>
      <w:r>
        <w:t>zone</w:t>
      </w:r>
      <w:r>
        <w:rPr>
          <w:spacing w:val="4"/>
        </w:rPr>
        <w:t xml:space="preserve"> </w:t>
      </w:r>
      <w:r>
        <w:rPr>
          <w:spacing w:val="-4"/>
        </w:rPr>
        <w:t>b</w:t>
      </w:r>
      <w:r>
        <w:t>ut</w:t>
      </w:r>
      <w:r>
        <w:rPr>
          <w:spacing w:val="5"/>
        </w:rPr>
        <w:t xml:space="preserve"> </w:t>
      </w:r>
      <w:r>
        <w:t>also</w:t>
      </w:r>
      <w:r>
        <w:rPr>
          <w:spacing w:val="5"/>
        </w:rPr>
        <w:t xml:space="preserve"> </w:t>
      </w:r>
      <w:r>
        <w:t>occurs</w:t>
      </w:r>
      <w:r>
        <w:rPr>
          <w:spacing w:val="3"/>
        </w:rPr>
        <w:t xml:space="preserve"> </w:t>
      </w:r>
      <w:r>
        <w:t>in the</w:t>
      </w:r>
      <w:r>
        <w:rPr>
          <w:spacing w:val="3"/>
        </w:rPr>
        <w:t xml:space="preserve"> </w:t>
      </w:r>
      <w:r>
        <w:t>HAZ.</w:t>
      </w:r>
      <w:r>
        <w:rPr>
          <w:spacing w:val="1"/>
        </w:rPr>
        <w:t xml:space="preserve"> </w:t>
      </w:r>
      <w:r>
        <w:t>All</w:t>
      </w:r>
      <w:r>
        <w:rPr>
          <w:spacing w:val="2"/>
        </w:rPr>
        <w:t xml:space="preserve"> </w:t>
      </w:r>
      <w:r>
        <w:t>of</w:t>
      </w:r>
      <w:r>
        <w:rPr>
          <w:spacing w:val="4"/>
        </w:rPr>
        <w:t xml:space="preserve"> </w:t>
      </w:r>
      <w:r>
        <w:t>the</w:t>
      </w:r>
      <w:r>
        <w:rPr>
          <w:spacing w:val="3"/>
        </w:rPr>
        <w:t xml:space="preserve"> </w:t>
      </w:r>
      <w:r>
        <w:t>axial</w:t>
      </w:r>
      <w:r>
        <w:rPr>
          <w:spacing w:val="1"/>
        </w:rPr>
        <w:t xml:space="preserve"> </w:t>
      </w:r>
      <w:r>
        <w:t>strain</w:t>
      </w:r>
      <w:r>
        <w:rPr>
          <w:spacing w:val="1"/>
        </w:rPr>
        <w:t xml:space="preserve"> </w:t>
      </w:r>
      <w:r>
        <w:t>does,</w:t>
      </w:r>
      <w:r>
        <w:rPr>
          <w:spacing w:val="6"/>
        </w:rPr>
        <w:t xml:space="preserve"> </w:t>
      </w:r>
      <w:r>
        <w:t>h</w:t>
      </w:r>
      <w:r>
        <w:rPr>
          <w:spacing w:val="-5"/>
        </w:rPr>
        <w:t>o</w:t>
      </w:r>
      <w:r>
        <w:t>w</w:t>
      </w:r>
      <w:r>
        <w:rPr>
          <w:spacing w:val="-5"/>
        </w:rPr>
        <w:t>e</w:t>
      </w:r>
      <w:r>
        <w:rPr>
          <w:spacing w:val="-3"/>
        </w:rPr>
        <w:t>v</w:t>
      </w:r>
      <w:r>
        <w:t>e</w:t>
      </w:r>
      <w:r>
        <w:rPr>
          <w:spacing w:val="-8"/>
        </w:rPr>
        <w:t>r</w:t>
      </w:r>
      <w:r>
        <w:t>,</w:t>
      </w:r>
      <w:r>
        <w:rPr>
          <w:spacing w:val="3"/>
        </w:rPr>
        <w:t xml:space="preserve"> </w:t>
      </w:r>
      <w:r>
        <w:t>appear to</w:t>
      </w:r>
      <w:r>
        <w:rPr>
          <w:spacing w:val="4"/>
        </w:rPr>
        <w:t xml:space="preserve"> </w:t>
      </w:r>
      <w:r>
        <w:t>be confined</w:t>
      </w:r>
      <w:r>
        <w:rPr>
          <w:spacing w:val="2"/>
        </w:rPr>
        <w:t xml:space="preserve"> </w:t>
      </w:r>
      <w:r>
        <w:t>to</w:t>
      </w:r>
      <w:r>
        <w:rPr>
          <w:spacing w:val="13"/>
        </w:rPr>
        <w:t xml:space="preserve"> </w:t>
      </w:r>
      <w:r>
        <w:t>the</w:t>
      </w:r>
      <w:r>
        <w:rPr>
          <w:spacing w:val="14"/>
        </w:rPr>
        <w:t xml:space="preserve"> </w:t>
      </w:r>
      <w:r>
        <w:t>weld</w:t>
      </w:r>
      <w:r>
        <w:rPr>
          <w:spacing w:val="12"/>
        </w:rPr>
        <w:t xml:space="preserve"> </w:t>
      </w:r>
      <w:r>
        <w:t>zone,</w:t>
      </w:r>
      <w:r>
        <w:rPr>
          <w:spacing w:val="15"/>
        </w:rPr>
        <w:t xml:space="preserve"> </w:t>
      </w:r>
      <w:r>
        <w:t>or</w:t>
      </w:r>
      <w:r>
        <w:rPr>
          <w:spacing w:val="14"/>
        </w:rPr>
        <w:t xml:space="preserve"> </w:t>
      </w:r>
      <w:r>
        <w:t>the</w:t>
      </w:r>
      <w:r>
        <w:rPr>
          <w:spacing w:val="13"/>
        </w:rPr>
        <w:t xml:space="preserve"> </w:t>
      </w:r>
      <w:r>
        <w:t>r</w:t>
      </w:r>
      <w:r>
        <w:rPr>
          <w:spacing w:val="-3"/>
        </w:rPr>
        <w:t>e</w:t>
      </w:r>
      <w:r>
        <w:t>gion</w:t>
      </w:r>
      <w:r>
        <w:rPr>
          <w:spacing w:val="11"/>
        </w:rPr>
        <w:t xml:space="preserve"> </w:t>
      </w:r>
      <w:r>
        <w:t>defined</w:t>
      </w:r>
      <w:r>
        <w:rPr>
          <w:spacing w:val="-2"/>
        </w:rPr>
        <w:t xml:space="preserve"> </w:t>
      </w:r>
      <w:r>
        <w:t>by</w:t>
      </w:r>
      <w:r>
        <w:rPr>
          <w:spacing w:val="13"/>
        </w:rPr>
        <w:t xml:space="preserve"> </w:t>
      </w:r>
      <w:r>
        <w:t>the</w:t>
      </w:r>
      <w:r>
        <w:rPr>
          <w:spacing w:val="14"/>
        </w:rPr>
        <w:t xml:space="preserve"> </w:t>
      </w:r>
      <w:r>
        <w:t>width of</w:t>
      </w:r>
      <w:r>
        <w:rPr>
          <w:spacing w:val="6"/>
        </w:rPr>
        <w:t xml:space="preserve"> </w:t>
      </w:r>
      <w:r>
        <w:t>the</w:t>
      </w:r>
      <w:r>
        <w:rPr>
          <w:spacing w:val="5"/>
        </w:rPr>
        <w:t xml:space="preserve"> </w:t>
      </w:r>
      <w:r>
        <w:t>HAZ.</w:t>
      </w:r>
      <w:r>
        <w:rPr>
          <w:spacing w:val="3"/>
        </w:rPr>
        <w:t xml:space="preserve"> </w:t>
      </w:r>
      <w:r>
        <w:t>Axial</w:t>
      </w:r>
      <w:r>
        <w:rPr>
          <w:spacing w:val="3"/>
        </w:rPr>
        <w:t xml:space="preserve"> </w:t>
      </w:r>
      <w:r>
        <w:t>strain</w:t>
      </w:r>
      <w:r>
        <w:rPr>
          <w:spacing w:val="3"/>
        </w:rPr>
        <w:t xml:space="preserve"> </w:t>
      </w:r>
      <w:r>
        <w:t>continues to</w:t>
      </w:r>
      <w:r>
        <w:rPr>
          <w:spacing w:val="6"/>
        </w:rPr>
        <w:t xml:space="preserve"> </w:t>
      </w:r>
      <w:r>
        <w:t>increase</w:t>
      </w:r>
      <w:r>
        <w:rPr>
          <w:spacing w:val="1"/>
        </w:rPr>
        <w:t xml:space="preserve"> </w:t>
      </w:r>
      <w:r>
        <w:t>until</w:t>
      </w:r>
      <w:r>
        <w:rPr>
          <w:spacing w:val="4"/>
        </w:rPr>
        <w:t xml:space="preserve"> </w:t>
      </w:r>
      <w:r>
        <w:t>a</w:t>
      </w:r>
      <w:r>
        <w:rPr>
          <w:spacing w:val="7"/>
        </w:rPr>
        <w:t xml:space="preserve"> </w:t>
      </w:r>
      <w:r>
        <w:t>critical point,</w:t>
      </w:r>
      <w:r>
        <w:rPr>
          <w:spacing w:val="10"/>
        </w:rPr>
        <w:t xml:space="preserve"> </w:t>
      </w:r>
      <w:r>
        <w:t>with</w:t>
      </w:r>
      <w:r>
        <w:rPr>
          <w:spacing w:val="8"/>
        </w:rPr>
        <w:t xml:space="preserve"> </w:t>
      </w:r>
      <w:r>
        <w:t>respect</w:t>
      </w:r>
      <w:r>
        <w:rPr>
          <w:spacing w:val="6"/>
        </w:rPr>
        <w:t xml:space="preserve"> </w:t>
      </w:r>
      <w:r>
        <w:t>to</w:t>
      </w:r>
      <w:r>
        <w:rPr>
          <w:spacing w:val="10"/>
        </w:rPr>
        <w:t xml:space="preserve"> </w:t>
      </w:r>
      <w:r>
        <w:t>global</w:t>
      </w:r>
      <w:r>
        <w:rPr>
          <w:spacing w:val="7"/>
        </w:rPr>
        <w:t xml:space="preserve"> </w:t>
      </w:r>
      <w:r>
        <w:t>deformation</w:t>
      </w:r>
      <w:r>
        <w:rPr>
          <w:spacing w:val="2"/>
        </w:rPr>
        <w:t xml:space="preserve"> </w:t>
      </w:r>
      <w:r>
        <w:t>of</w:t>
      </w:r>
      <w:r>
        <w:rPr>
          <w:spacing w:val="10"/>
        </w:rPr>
        <w:t xml:space="preserve"> </w:t>
      </w:r>
      <w:r>
        <w:t>the</w:t>
      </w:r>
      <w:r>
        <w:rPr>
          <w:spacing w:val="10"/>
        </w:rPr>
        <w:t xml:space="preserve"> </w:t>
      </w:r>
      <w:r>
        <w:t>sample,</w:t>
      </w:r>
      <w:r>
        <w:rPr>
          <w:spacing w:val="9"/>
        </w:rPr>
        <w:t xml:space="preserve"> </w:t>
      </w:r>
      <w:r>
        <w:t>when it</w:t>
      </w:r>
      <w:r>
        <w:rPr>
          <w:spacing w:val="-3"/>
        </w:rPr>
        <w:t xml:space="preserve"> </w:t>
      </w:r>
      <w:r>
        <w:t>b</w:t>
      </w:r>
      <w:r>
        <w:rPr>
          <w:spacing w:val="-3"/>
        </w:rPr>
        <w:t>e</w:t>
      </w:r>
      <w:r>
        <w:t>gins</w:t>
      </w:r>
      <w:r>
        <w:rPr>
          <w:spacing w:val="-8"/>
        </w:rPr>
        <w:t xml:space="preserve"> </w:t>
      </w:r>
      <w:r>
        <w:t>to</w:t>
      </w:r>
      <w:r>
        <w:rPr>
          <w:spacing w:val="-4"/>
        </w:rPr>
        <w:t xml:space="preserve"> </w:t>
      </w:r>
      <w:proofErr w:type="spellStart"/>
      <w:r>
        <w:t>localise</w:t>
      </w:r>
      <w:proofErr w:type="spellEnd"/>
      <w:r>
        <w:rPr>
          <w:spacing w:val="-9"/>
        </w:rPr>
        <w:t xml:space="preserve"> </w:t>
      </w:r>
      <w:r>
        <w:t>(approximately</w:t>
      </w:r>
      <w:r>
        <w:rPr>
          <w:spacing w:val="-14"/>
        </w:rPr>
        <w:t xml:space="preserve"> </w:t>
      </w:r>
      <w:r>
        <w:t>-12</w:t>
      </w:r>
      <w:r>
        <w:rPr>
          <w:spacing w:val="-6"/>
        </w:rPr>
        <w:t xml:space="preserve"> </w:t>
      </w:r>
      <w:r>
        <w:t>mm</w:t>
      </w:r>
      <w:r>
        <w:rPr>
          <w:spacing w:val="-5"/>
        </w:rPr>
        <w:t xml:space="preserve"> </w:t>
      </w:r>
      <w:r>
        <w:t>from</w:t>
      </w:r>
      <w:r>
        <w:rPr>
          <w:spacing w:val="-7"/>
        </w:rPr>
        <w:t xml:space="preserve"> </w:t>
      </w:r>
      <w:r>
        <w:t>the</w:t>
      </w:r>
      <w:r>
        <w:rPr>
          <w:spacing w:val="-4"/>
        </w:rPr>
        <w:t xml:space="preserve"> </w:t>
      </w:r>
      <w:r>
        <w:t>weld</w:t>
      </w:r>
      <w:r>
        <w:rPr>
          <w:spacing w:val="-7"/>
        </w:rPr>
        <w:t xml:space="preserve"> </w:t>
      </w:r>
      <w:proofErr w:type="spellStart"/>
      <w:r>
        <w:t>cen</w:t>
      </w:r>
      <w:proofErr w:type="spellEnd"/>
      <w:r>
        <w:t xml:space="preserve">- </w:t>
      </w:r>
      <w:proofErr w:type="spellStart"/>
      <w:r>
        <w:t>treline</w:t>
      </w:r>
      <w:proofErr w:type="spellEnd"/>
      <w:r>
        <w:t>) within</w:t>
      </w:r>
      <w:r>
        <w:rPr>
          <w:spacing w:val="1"/>
        </w:rPr>
        <w:t xml:space="preserve"> </w:t>
      </w:r>
      <w:r>
        <w:t>the</w:t>
      </w:r>
      <w:r>
        <w:rPr>
          <w:spacing w:val="3"/>
        </w:rPr>
        <w:t xml:space="preserve"> </w:t>
      </w:r>
      <w:r>
        <w:t>weld</w:t>
      </w:r>
      <w:r>
        <w:rPr>
          <w:spacing w:val="2"/>
        </w:rPr>
        <w:t xml:space="preserve"> </w:t>
      </w:r>
      <w:r>
        <w:t xml:space="preserve">zone. </w:t>
      </w:r>
      <w:r>
        <w:rPr>
          <w:spacing w:val="17"/>
        </w:rPr>
        <w:t xml:space="preserve"> </w:t>
      </w:r>
      <w:r>
        <w:t>The</w:t>
      </w:r>
      <w:r>
        <w:rPr>
          <w:spacing w:val="3"/>
        </w:rPr>
        <w:t xml:space="preserve"> </w:t>
      </w:r>
      <w:r>
        <w:t>axial</w:t>
      </w:r>
      <w:r>
        <w:rPr>
          <w:spacing w:val="2"/>
        </w:rPr>
        <w:t xml:space="preserve"> </w:t>
      </w:r>
      <w:r>
        <w:t>strain</w:t>
      </w:r>
      <w:r>
        <w:rPr>
          <w:spacing w:val="1"/>
        </w:rPr>
        <w:t xml:space="preserve"> </w:t>
      </w:r>
      <w:r>
        <w:t>is</w:t>
      </w:r>
      <w:r>
        <w:rPr>
          <w:spacing w:val="4"/>
        </w:rPr>
        <w:t xml:space="preserve"> </w:t>
      </w:r>
      <w:r>
        <w:t>distri</w:t>
      </w:r>
      <w:r>
        <w:rPr>
          <w:spacing w:val="-4"/>
        </w:rPr>
        <w:t>b</w:t>
      </w:r>
      <w:r>
        <w:t>uted uniformly</w:t>
      </w:r>
      <w:r>
        <w:rPr>
          <w:spacing w:val="15"/>
        </w:rPr>
        <w:t xml:space="preserve"> </w:t>
      </w:r>
      <w:r>
        <w:t>within</w:t>
      </w:r>
      <w:r>
        <w:rPr>
          <w:spacing w:val="18"/>
        </w:rPr>
        <w:t xml:space="preserve"> </w:t>
      </w:r>
      <w:r>
        <w:t>the</w:t>
      </w:r>
      <w:r>
        <w:rPr>
          <w:spacing w:val="20"/>
        </w:rPr>
        <w:t xml:space="preserve"> </w:t>
      </w:r>
      <w:r>
        <w:t>inner</w:t>
      </w:r>
      <w:r>
        <w:rPr>
          <w:spacing w:val="19"/>
        </w:rPr>
        <w:t xml:space="preserve"> </w:t>
      </w:r>
      <w:r>
        <w:t>r</w:t>
      </w:r>
      <w:r>
        <w:rPr>
          <w:spacing w:val="-3"/>
        </w:rPr>
        <w:t>e</w:t>
      </w:r>
      <w:r>
        <w:t>gions</w:t>
      </w:r>
      <w:r>
        <w:rPr>
          <w:spacing w:val="17"/>
        </w:rPr>
        <w:t xml:space="preserve"> </w:t>
      </w:r>
      <w:r>
        <w:t>of</w:t>
      </w:r>
      <w:r>
        <w:rPr>
          <w:spacing w:val="21"/>
        </w:rPr>
        <w:t xml:space="preserve"> </w:t>
      </w:r>
      <w:r>
        <w:t>the</w:t>
      </w:r>
      <w:r>
        <w:rPr>
          <w:spacing w:val="20"/>
        </w:rPr>
        <w:t xml:space="preserve"> </w:t>
      </w:r>
      <w:r>
        <w:t>weld</w:t>
      </w:r>
      <w:r>
        <w:rPr>
          <w:spacing w:val="19"/>
        </w:rPr>
        <w:t xml:space="preserve"> </w:t>
      </w:r>
      <w:r>
        <w:t>and</w:t>
      </w:r>
      <w:r>
        <w:rPr>
          <w:spacing w:val="20"/>
        </w:rPr>
        <w:t xml:space="preserve"> </w:t>
      </w:r>
      <w:r>
        <w:t>measures</w:t>
      </w:r>
    </w:p>
    <w:p w:rsidR="00731615" w:rsidRDefault="00731615">
      <w:pPr>
        <w:spacing w:before="6" w:line="140" w:lineRule="exact"/>
        <w:rPr>
          <w:sz w:val="15"/>
          <w:szCs w:val="15"/>
        </w:rPr>
      </w:pPr>
    </w:p>
    <w:p w:rsidR="00731615" w:rsidRDefault="00731615">
      <w:pPr>
        <w:spacing w:line="200" w:lineRule="exact"/>
      </w:pPr>
    </w:p>
    <w:p w:rsidR="00731615" w:rsidRDefault="00683031">
      <w:pPr>
        <w:spacing w:line="216" w:lineRule="auto"/>
        <w:ind w:right="77" w:firstLine="217"/>
        <w:jc w:val="both"/>
        <w:rPr>
          <w:sz w:val="16"/>
          <w:szCs w:val="16"/>
        </w:rPr>
      </w:pPr>
      <w:r w:rsidRPr="00683031">
        <w:pict>
          <v:group id="_x0000_s1030" style="position:absolute;left:0;text-align:left;margin-left:306.6pt;margin-top:1.15pt;width:100.4pt;height:0;z-index:-251655168;mso-position-horizontal-relative:page" coordorigin="6132,23" coordsize="2008,0">
            <v:shape id="_x0000_s1031" style="position:absolute;left:6132;top:23;width:2008;height:0" coordorigin="6132,23" coordsize="2008,0" path="m6132,23r2009,e" filled="f" strokeweight=".14042mm">
              <v:path arrowok="t"/>
            </v:shape>
            <w10:wrap anchorx="page"/>
          </v:group>
        </w:pict>
      </w:r>
      <w:r w:rsidR="00EE1D9C">
        <w:rPr>
          <w:w w:val="99"/>
          <w:position w:val="6"/>
          <w:sz w:val="12"/>
          <w:szCs w:val="12"/>
        </w:rPr>
        <w:t>2</w:t>
      </w:r>
      <w:r w:rsidR="00EE1D9C">
        <w:rPr>
          <w:spacing w:val="-20"/>
          <w:position w:val="6"/>
          <w:sz w:val="12"/>
          <w:szCs w:val="12"/>
        </w:rPr>
        <w:t xml:space="preserve"> </w:t>
      </w:r>
      <w:r w:rsidR="00EE1D9C">
        <w:rPr>
          <w:w w:val="99"/>
          <w:sz w:val="16"/>
          <w:szCs w:val="16"/>
        </w:rPr>
        <w:t>approximately</w:t>
      </w:r>
      <w:r w:rsidR="00EE1D9C">
        <w:rPr>
          <w:spacing w:val="-7"/>
          <w:w w:val="99"/>
          <w:sz w:val="16"/>
          <w:szCs w:val="16"/>
        </w:rPr>
        <w:t xml:space="preserve"> </w:t>
      </w:r>
      <w:r w:rsidR="00EE1D9C">
        <w:rPr>
          <w:sz w:val="16"/>
          <w:szCs w:val="16"/>
        </w:rPr>
        <w:t>the</w:t>
      </w:r>
      <w:r w:rsidR="00EE1D9C">
        <w:rPr>
          <w:spacing w:val="-9"/>
          <w:sz w:val="16"/>
          <w:szCs w:val="16"/>
        </w:rPr>
        <w:t xml:space="preserve"> </w:t>
      </w:r>
      <w:r w:rsidR="00EE1D9C">
        <w:rPr>
          <w:sz w:val="16"/>
          <w:szCs w:val="16"/>
        </w:rPr>
        <w:t>r</w:t>
      </w:r>
      <w:r w:rsidR="00EE1D9C">
        <w:rPr>
          <w:spacing w:val="-2"/>
          <w:sz w:val="16"/>
          <w:szCs w:val="16"/>
        </w:rPr>
        <w:t>e</w:t>
      </w:r>
      <w:r w:rsidR="00EE1D9C">
        <w:rPr>
          <w:sz w:val="16"/>
          <w:szCs w:val="16"/>
        </w:rPr>
        <w:t>gion</w:t>
      </w:r>
      <w:r w:rsidR="00EE1D9C">
        <w:rPr>
          <w:spacing w:val="-11"/>
          <w:sz w:val="16"/>
          <w:szCs w:val="16"/>
        </w:rPr>
        <w:t xml:space="preserve"> </w:t>
      </w:r>
      <w:r w:rsidR="00EE1D9C">
        <w:rPr>
          <w:sz w:val="16"/>
          <w:szCs w:val="16"/>
        </w:rPr>
        <w:t>of</w:t>
      </w:r>
      <w:r w:rsidR="00EE1D9C">
        <w:rPr>
          <w:spacing w:val="-8"/>
          <w:sz w:val="16"/>
          <w:szCs w:val="16"/>
        </w:rPr>
        <w:t xml:space="preserve"> </w:t>
      </w:r>
      <w:r w:rsidR="00EE1D9C">
        <w:rPr>
          <w:sz w:val="16"/>
          <w:szCs w:val="16"/>
        </w:rPr>
        <w:t>the</w:t>
      </w:r>
      <w:r w:rsidR="00EE1D9C">
        <w:rPr>
          <w:spacing w:val="-9"/>
          <w:sz w:val="16"/>
          <w:szCs w:val="16"/>
        </w:rPr>
        <w:t xml:space="preserve"> </w:t>
      </w:r>
      <w:r w:rsidR="00EE1D9C">
        <w:rPr>
          <w:sz w:val="16"/>
          <w:szCs w:val="16"/>
        </w:rPr>
        <w:t>weld</w:t>
      </w:r>
      <w:r w:rsidR="00EE1D9C">
        <w:rPr>
          <w:spacing w:val="-10"/>
          <w:sz w:val="16"/>
          <w:szCs w:val="16"/>
        </w:rPr>
        <w:t xml:space="preserve"> </w:t>
      </w:r>
      <w:r w:rsidR="00EE1D9C">
        <w:rPr>
          <w:sz w:val="16"/>
          <w:szCs w:val="16"/>
        </w:rPr>
        <w:t>cross</w:t>
      </w:r>
      <w:r w:rsidR="00EE1D9C">
        <w:rPr>
          <w:spacing w:val="-10"/>
          <w:sz w:val="16"/>
          <w:szCs w:val="16"/>
        </w:rPr>
        <w:t xml:space="preserve"> </w:t>
      </w:r>
      <w:r w:rsidR="00EE1D9C">
        <w:rPr>
          <w:sz w:val="16"/>
          <w:szCs w:val="16"/>
        </w:rPr>
        <w:t>section</w:t>
      </w:r>
      <w:r w:rsidR="00EE1D9C">
        <w:rPr>
          <w:spacing w:val="-12"/>
          <w:sz w:val="16"/>
          <w:szCs w:val="16"/>
        </w:rPr>
        <w:t xml:space="preserve"> </w:t>
      </w:r>
      <w:r w:rsidR="00EE1D9C">
        <w:rPr>
          <w:w w:val="97"/>
          <w:sz w:val="16"/>
          <w:szCs w:val="16"/>
        </w:rPr>
        <w:t>defined</w:t>
      </w:r>
      <w:r w:rsidR="00EE1D9C">
        <w:rPr>
          <w:spacing w:val="-6"/>
          <w:w w:val="97"/>
          <w:sz w:val="16"/>
          <w:szCs w:val="16"/>
        </w:rPr>
        <w:t xml:space="preserve"> </w:t>
      </w:r>
      <w:r w:rsidR="00EE1D9C">
        <w:rPr>
          <w:sz w:val="16"/>
          <w:szCs w:val="16"/>
        </w:rPr>
        <w:t>by</w:t>
      </w:r>
      <w:r w:rsidR="00EE1D9C">
        <w:rPr>
          <w:spacing w:val="-9"/>
          <w:sz w:val="16"/>
          <w:szCs w:val="16"/>
        </w:rPr>
        <w:t xml:space="preserve"> </w:t>
      </w:r>
      <w:r w:rsidR="00EE1D9C">
        <w:rPr>
          <w:sz w:val="16"/>
          <w:szCs w:val="16"/>
        </w:rPr>
        <w:t>40</w:t>
      </w:r>
      <w:r w:rsidR="00EE1D9C">
        <w:rPr>
          <w:spacing w:val="2"/>
          <w:sz w:val="16"/>
          <w:szCs w:val="16"/>
        </w:rPr>
        <w:t xml:space="preserve"> </w:t>
      </w:r>
      <w:r w:rsidR="00EE1D9C">
        <w:rPr>
          <w:rFonts w:ascii="Meiryo" w:eastAsia="Meiryo" w:hAnsi="Meiryo" w:cs="Meiryo"/>
          <w:w w:val="78"/>
          <w:sz w:val="16"/>
          <w:szCs w:val="16"/>
        </w:rPr>
        <w:t>≥</w:t>
      </w:r>
      <w:r w:rsidR="00EE1D9C">
        <w:rPr>
          <w:rFonts w:ascii="Meiryo" w:eastAsia="Meiryo" w:hAnsi="Meiryo" w:cs="Meiryo"/>
          <w:spacing w:val="2"/>
          <w:w w:val="78"/>
          <w:sz w:val="16"/>
          <w:szCs w:val="16"/>
        </w:rPr>
        <w:t xml:space="preserve"> </w:t>
      </w:r>
      <w:r w:rsidR="00EE1D9C">
        <w:rPr>
          <w:rFonts w:ascii="Meiryo" w:eastAsia="Meiryo" w:hAnsi="Meiryo" w:cs="Meiryo"/>
          <w:spacing w:val="8"/>
          <w:w w:val="45"/>
          <w:sz w:val="16"/>
          <w:szCs w:val="16"/>
        </w:rPr>
        <w:t>|</w:t>
      </w:r>
      <w:r w:rsidR="00EE1D9C">
        <w:rPr>
          <w:w w:val="88"/>
          <w:sz w:val="16"/>
          <w:szCs w:val="16"/>
        </w:rPr>
        <w:t>x</w:t>
      </w:r>
      <w:r w:rsidR="00EE1D9C">
        <w:rPr>
          <w:rFonts w:ascii="Meiryo" w:eastAsia="Meiryo" w:hAnsi="Meiryo" w:cs="Meiryo"/>
          <w:w w:val="45"/>
          <w:sz w:val="16"/>
          <w:szCs w:val="16"/>
        </w:rPr>
        <w:t>|</w:t>
      </w:r>
      <w:r w:rsidR="00EE1D9C">
        <w:rPr>
          <w:rFonts w:ascii="Meiryo" w:eastAsia="Meiryo" w:hAnsi="Meiryo" w:cs="Meiryo"/>
          <w:spacing w:val="-10"/>
          <w:sz w:val="16"/>
          <w:szCs w:val="16"/>
        </w:rPr>
        <w:t xml:space="preserve"> </w:t>
      </w:r>
      <w:r w:rsidR="00EE1D9C">
        <w:rPr>
          <w:rFonts w:ascii="Meiryo" w:eastAsia="Meiryo" w:hAnsi="Meiryo" w:cs="Meiryo"/>
          <w:w w:val="78"/>
          <w:sz w:val="16"/>
          <w:szCs w:val="16"/>
        </w:rPr>
        <w:t>≥</w:t>
      </w:r>
      <w:r w:rsidR="00EE1D9C">
        <w:rPr>
          <w:rFonts w:ascii="Meiryo" w:eastAsia="Meiryo" w:hAnsi="Meiryo" w:cs="Meiryo"/>
          <w:spacing w:val="2"/>
          <w:w w:val="78"/>
          <w:sz w:val="16"/>
          <w:szCs w:val="16"/>
        </w:rPr>
        <w:t xml:space="preserve"> </w:t>
      </w:r>
      <w:r w:rsidR="00EE1D9C">
        <w:rPr>
          <w:sz w:val="16"/>
          <w:szCs w:val="16"/>
        </w:rPr>
        <w:t>12 mm</w:t>
      </w:r>
    </w:p>
    <w:p w:rsidR="00731615" w:rsidRDefault="00EE1D9C">
      <w:pPr>
        <w:spacing w:line="220" w:lineRule="exact"/>
        <w:ind w:left="217"/>
        <w:rPr>
          <w:sz w:val="16"/>
          <w:szCs w:val="16"/>
        </w:rPr>
      </w:pPr>
      <w:r>
        <w:rPr>
          <w:w w:val="99"/>
          <w:position w:val="8"/>
          <w:sz w:val="12"/>
          <w:szCs w:val="12"/>
        </w:rPr>
        <w:t>3</w:t>
      </w:r>
      <w:r>
        <w:rPr>
          <w:spacing w:val="-20"/>
          <w:position w:val="8"/>
          <w:sz w:val="12"/>
          <w:szCs w:val="12"/>
        </w:rPr>
        <w:t xml:space="preserve"> </w:t>
      </w:r>
      <w:r>
        <w:rPr>
          <w:position w:val="2"/>
          <w:sz w:val="16"/>
          <w:szCs w:val="16"/>
        </w:rPr>
        <w:t>approximately</w:t>
      </w:r>
      <w:r>
        <w:rPr>
          <w:spacing w:val="-9"/>
          <w:position w:val="2"/>
          <w:sz w:val="16"/>
          <w:szCs w:val="16"/>
        </w:rPr>
        <w:t xml:space="preserve"> </w:t>
      </w:r>
      <w:r>
        <w:rPr>
          <w:position w:val="2"/>
          <w:sz w:val="16"/>
          <w:szCs w:val="16"/>
        </w:rPr>
        <w:t>the</w:t>
      </w:r>
      <w:r>
        <w:rPr>
          <w:spacing w:val="-2"/>
          <w:position w:val="2"/>
          <w:sz w:val="16"/>
          <w:szCs w:val="16"/>
        </w:rPr>
        <w:t xml:space="preserve"> </w:t>
      </w:r>
      <w:r>
        <w:rPr>
          <w:position w:val="2"/>
          <w:sz w:val="16"/>
          <w:szCs w:val="16"/>
        </w:rPr>
        <w:t>r</w:t>
      </w:r>
      <w:r>
        <w:rPr>
          <w:spacing w:val="-2"/>
          <w:position w:val="2"/>
          <w:sz w:val="16"/>
          <w:szCs w:val="16"/>
        </w:rPr>
        <w:t>e</w:t>
      </w:r>
      <w:r>
        <w:rPr>
          <w:position w:val="2"/>
          <w:sz w:val="16"/>
          <w:szCs w:val="16"/>
        </w:rPr>
        <w:t>gion</w:t>
      </w:r>
      <w:r>
        <w:rPr>
          <w:spacing w:val="-4"/>
          <w:position w:val="2"/>
          <w:sz w:val="16"/>
          <w:szCs w:val="16"/>
        </w:rPr>
        <w:t xml:space="preserve"> </w:t>
      </w:r>
      <w:r>
        <w:rPr>
          <w:position w:val="2"/>
          <w:sz w:val="16"/>
          <w:szCs w:val="16"/>
        </w:rPr>
        <w:t>of</w:t>
      </w:r>
      <w:r>
        <w:rPr>
          <w:spacing w:val="-1"/>
          <w:position w:val="2"/>
          <w:sz w:val="16"/>
          <w:szCs w:val="16"/>
        </w:rPr>
        <w:t xml:space="preserve"> </w:t>
      </w:r>
      <w:r>
        <w:rPr>
          <w:position w:val="2"/>
          <w:sz w:val="16"/>
          <w:szCs w:val="16"/>
        </w:rPr>
        <w:t>the</w:t>
      </w:r>
      <w:r>
        <w:rPr>
          <w:spacing w:val="-2"/>
          <w:position w:val="2"/>
          <w:sz w:val="16"/>
          <w:szCs w:val="16"/>
        </w:rPr>
        <w:t xml:space="preserve"> </w:t>
      </w:r>
      <w:r>
        <w:rPr>
          <w:position w:val="2"/>
          <w:sz w:val="16"/>
          <w:szCs w:val="16"/>
        </w:rPr>
        <w:t>weld</w:t>
      </w:r>
      <w:r>
        <w:rPr>
          <w:spacing w:val="-3"/>
          <w:position w:val="2"/>
          <w:sz w:val="16"/>
          <w:szCs w:val="16"/>
        </w:rPr>
        <w:t xml:space="preserve"> </w:t>
      </w:r>
      <w:r>
        <w:rPr>
          <w:position w:val="2"/>
          <w:sz w:val="16"/>
          <w:szCs w:val="16"/>
        </w:rPr>
        <w:t>cross</w:t>
      </w:r>
      <w:r>
        <w:rPr>
          <w:spacing w:val="-3"/>
          <w:position w:val="2"/>
          <w:sz w:val="16"/>
          <w:szCs w:val="16"/>
        </w:rPr>
        <w:t xml:space="preserve"> </w:t>
      </w:r>
      <w:r>
        <w:rPr>
          <w:position w:val="2"/>
          <w:sz w:val="16"/>
          <w:szCs w:val="16"/>
        </w:rPr>
        <w:t>section</w:t>
      </w:r>
      <w:r>
        <w:rPr>
          <w:spacing w:val="-5"/>
          <w:position w:val="2"/>
          <w:sz w:val="16"/>
          <w:szCs w:val="16"/>
        </w:rPr>
        <w:t xml:space="preserve"> </w:t>
      </w:r>
      <w:r>
        <w:rPr>
          <w:position w:val="2"/>
          <w:sz w:val="16"/>
          <w:szCs w:val="16"/>
        </w:rPr>
        <w:t>defined</w:t>
      </w:r>
      <w:r>
        <w:rPr>
          <w:spacing w:val="-14"/>
          <w:position w:val="2"/>
          <w:sz w:val="16"/>
          <w:szCs w:val="16"/>
        </w:rPr>
        <w:t xml:space="preserve"> </w:t>
      </w:r>
      <w:r>
        <w:rPr>
          <w:position w:val="2"/>
          <w:sz w:val="16"/>
          <w:szCs w:val="16"/>
        </w:rPr>
        <w:t>by</w:t>
      </w:r>
      <w:r>
        <w:rPr>
          <w:spacing w:val="-2"/>
          <w:position w:val="2"/>
          <w:sz w:val="16"/>
          <w:szCs w:val="16"/>
        </w:rPr>
        <w:t xml:space="preserve"> </w:t>
      </w:r>
      <w:r>
        <w:rPr>
          <w:position w:val="2"/>
          <w:sz w:val="16"/>
          <w:szCs w:val="16"/>
        </w:rPr>
        <w:t>12</w:t>
      </w:r>
      <w:r>
        <w:rPr>
          <w:spacing w:val="3"/>
          <w:position w:val="2"/>
          <w:sz w:val="16"/>
          <w:szCs w:val="16"/>
        </w:rPr>
        <w:t xml:space="preserve"> </w:t>
      </w:r>
      <w:r>
        <w:rPr>
          <w:rFonts w:ascii="Meiryo" w:eastAsia="Meiryo" w:hAnsi="Meiryo" w:cs="Meiryo"/>
          <w:w w:val="78"/>
          <w:position w:val="2"/>
          <w:sz w:val="16"/>
          <w:szCs w:val="16"/>
        </w:rPr>
        <w:t>≥</w:t>
      </w:r>
      <w:r>
        <w:rPr>
          <w:rFonts w:ascii="Meiryo" w:eastAsia="Meiryo" w:hAnsi="Meiryo" w:cs="Meiryo"/>
          <w:spacing w:val="3"/>
          <w:w w:val="78"/>
          <w:position w:val="2"/>
          <w:sz w:val="16"/>
          <w:szCs w:val="16"/>
        </w:rPr>
        <w:t xml:space="preserve"> </w:t>
      </w:r>
      <w:r>
        <w:rPr>
          <w:rFonts w:ascii="Meiryo" w:eastAsia="Meiryo" w:hAnsi="Meiryo" w:cs="Meiryo"/>
          <w:spacing w:val="8"/>
          <w:w w:val="45"/>
          <w:position w:val="2"/>
          <w:sz w:val="16"/>
          <w:szCs w:val="16"/>
        </w:rPr>
        <w:t>|</w:t>
      </w:r>
      <w:r>
        <w:rPr>
          <w:w w:val="88"/>
          <w:position w:val="2"/>
          <w:sz w:val="16"/>
          <w:szCs w:val="16"/>
        </w:rPr>
        <w:t>x</w:t>
      </w:r>
      <w:r>
        <w:rPr>
          <w:rFonts w:ascii="Meiryo" w:eastAsia="Meiryo" w:hAnsi="Meiryo" w:cs="Meiryo"/>
          <w:w w:val="45"/>
          <w:position w:val="2"/>
          <w:sz w:val="16"/>
          <w:szCs w:val="16"/>
        </w:rPr>
        <w:t>|</w:t>
      </w:r>
      <w:r>
        <w:rPr>
          <w:rFonts w:ascii="Meiryo" w:eastAsia="Meiryo" w:hAnsi="Meiryo" w:cs="Meiryo"/>
          <w:spacing w:val="-9"/>
          <w:position w:val="2"/>
          <w:sz w:val="16"/>
          <w:szCs w:val="16"/>
        </w:rPr>
        <w:t xml:space="preserve"> </w:t>
      </w:r>
      <w:r>
        <w:rPr>
          <w:rFonts w:ascii="Meiryo" w:eastAsia="Meiryo" w:hAnsi="Meiryo" w:cs="Meiryo"/>
          <w:w w:val="78"/>
          <w:position w:val="2"/>
          <w:sz w:val="16"/>
          <w:szCs w:val="16"/>
        </w:rPr>
        <w:t>≥</w:t>
      </w:r>
      <w:r>
        <w:rPr>
          <w:rFonts w:ascii="Meiryo" w:eastAsia="Meiryo" w:hAnsi="Meiryo" w:cs="Meiryo"/>
          <w:spacing w:val="3"/>
          <w:w w:val="78"/>
          <w:position w:val="2"/>
          <w:sz w:val="16"/>
          <w:szCs w:val="16"/>
        </w:rPr>
        <w:t xml:space="preserve"> </w:t>
      </w:r>
      <w:r>
        <w:rPr>
          <w:position w:val="2"/>
          <w:sz w:val="16"/>
          <w:szCs w:val="16"/>
        </w:rPr>
        <w:t>3</w:t>
      </w:r>
    </w:p>
    <w:p w:rsidR="00731615" w:rsidRDefault="00EE1D9C">
      <w:pPr>
        <w:spacing w:line="140" w:lineRule="exact"/>
        <w:ind w:right="4862"/>
        <w:jc w:val="both"/>
        <w:rPr>
          <w:sz w:val="16"/>
          <w:szCs w:val="16"/>
        </w:rPr>
      </w:pPr>
      <w:proofErr w:type="gramStart"/>
      <w:r>
        <w:rPr>
          <w:sz w:val="16"/>
          <w:szCs w:val="16"/>
        </w:rPr>
        <w:t>mm</w:t>
      </w:r>
      <w:proofErr w:type="gramEnd"/>
    </w:p>
    <w:p w:rsidR="00731615" w:rsidRDefault="00EE1D9C">
      <w:pPr>
        <w:spacing w:line="220" w:lineRule="exact"/>
        <w:ind w:left="180" w:right="144"/>
        <w:jc w:val="center"/>
        <w:rPr>
          <w:sz w:val="16"/>
          <w:szCs w:val="16"/>
        </w:rPr>
        <w:sectPr w:rsidR="00731615">
          <w:pgSz w:w="11920" w:h="16840"/>
          <w:pgMar w:top="1560" w:right="640" w:bottom="280" w:left="640" w:header="0" w:footer="1079" w:gutter="0"/>
          <w:cols w:num="2" w:space="720" w:equalWidth="0">
            <w:col w:w="5134" w:space="358"/>
            <w:col w:w="5148"/>
          </w:cols>
        </w:sectPr>
      </w:pPr>
      <w:r>
        <w:rPr>
          <w:w w:val="99"/>
          <w:position w:val="8"/>
          <w:sz w:val="12"/>
          <w:szCs w:val="12"/>
        </w:rPr>
        <w:t>4</w:t>
      </w:r>
      <w:r>
        <w:rPr>
          <w:spacing w:val="-20"/>
          <w:position w:val="8"/>
          <w:sz w:val="12"/>
          <w:szCs w:val="12"/>
        </w:rPr>
        <w:t xml:space="preserve"> </w:t>
      </w:r>
      <w:r>
        <w:rPr>
          <w:position w:val="2"/>
          <w:sz w:val="16"/>
          <w:szCs w:val="16"/>
        </w:rPr>
        <w:t>approximately</w:t>
      </w:r>
      <w:r>
        <w:rPr>
          <w:spacing w:val="-9"/>
          <w:position w:val="2"/>
          <w:sz w:val="16"/>
          <w:szCs w:val="16"/>
        </w:rPr>
        <w:t xml:space="preserve"> </w:t>
      </w:r>
      <w:r>
        <w:rPr>
          <w:position w:val="2"/>
          <w:sz w:val="16"/>
          <w:szCs w:val="16"/>
        </w:rPr>
        <w:t>the</w:t>
      </w:r>
      <w:r>
        <w:rPr>
          <w:spacing w:val="-2"/>
          <w:position w:val="2"/>
          <w:sz w:val="16"/>
          <w:szCs w:val="16"/>
        </w:rPr>
        <w:t xml:space="preserve"> </w:t>
      </w:r>
      <w:r>
        <w:rPr>
          <w:position w:val="2"/>
          <w:sz w:val="16"/>
          <w:szCs w:val="16"/>
        </w:rPr>
        <w:t>r</w:t>
      </w:r>
      <w:r>
        <w:rPr>
          <w:spacing w:val="-2"/>
          <w:position w:val="2"/>
          <w:sz w:val="16"/>
          <w:szCs w:val="16"/>
        </w:rPr>
        <w:t>e</w:t>
      </w:r>
      <w:r>
        <w:rPr>
          <w:position w:val="2"/>
          <w:sz w:val="16"/>
          <w:szCs w:val="16"/>
        </w:rPr>
        <w:t>gion</w:t>
      </w:r>
      <w:r>
        <w:rPr>
          <w:spacing w:val="-4"/>
          <w:position w:val="2"/>
          <w:sz w:val="16"/>
          <w:szCs w:val="16"/>
        </w:rPr>
        <w:t xml:space="preserve"> </w:t>
      </w:r>
      <w:r>
        <w:rPr>
          <w:position w:val="2"/>
          <w:sz w:val="16"/>
          <w:szCs w:val="16"/>
        </w:rPr>
        <w:t>of</w:t>
      </w:r>
      <w:r>
        <w:rPr>
          <w:spacing w:val="-1"/>
          <w:position w:val="2"/>
          <w:sz w:val="16"/>
          <w:szCs w:val="16"/>
        </w:rPr>
        <w:t xml:space="preserve"> </w:t>
      </w:r>
      <w:r>
        <w:rPr>
          <w:position w:val="2"/>
          <w:sz w:val="16"/>
          <w:szCs w:val="16"/>
        </w:rPr>
        <w:t>the</w:t>
      </w:r>
      <w:r>
        <w:rPr>
          <w:spacing w:val="-2"/>
          <w:position w:val="2"/>
          <w:sz w:val="16"/>
          <w:szCs w:val="16"/>
        </w:rPr>
        <w:t xml:space="preserve"> </w:t>
      </w:r>
      <w:r>
        <w:rPr>
          <w:position w:val="2"/>
          <w:sz w:val="16"/>
          <w:szCs w:val="16"/>
        </w:rPr>
        <w:t>weld</w:t>
      </w:r>
      <w:r>
        <w:rPr>
          <w:spacing w:val="-3"/>
          <w:position w:val="2"/>
          <w:sz w:val="16"/>
          <w:szCs w:val="16"/>
        </w:rPr>
        <w:t xml:space="preserve"> </w:t>
      </w:r>
      <w:r>
        <w:rPr>
          <w:position w:val="2"/>
          <w:sz w:val="16"/>
          <w:szCs w:val="16"/>
        </w:rPr>
        <w:t>cross</w:t>
      </w:r>
      <w:r>
        <w:rPr>
          <w:spacing w:val="-3"/>
          <w:position w:val="2"/>
          <w:sz w:val="16"/>
          <w:szCs w:val="16"/>
        </w:rPr>
        <w:t xml:space="preserve"> </w:t>
      </w:r>
      <w:r>
        <w:rPr>
          <w:position w:val="2"/>
          <w:sz w:val="16"/>
          <w:szCs w:val="16"/>
        </w:rPr>
        <w:t>section</w:t>
      </w:r>
      <w:r>
        <w:rPr>
          <w:spacing w:val="-5"/>
          <w:position w:val="2"/>
          <w:sz w:val="16"/>
          <w:szCs w:val="16"/>
        </w:rPr>
        <w:t xml:space="preserve"> </w:t>
      </w:r>
      <w:r>
        <w:rPr>
          <w:position w:val="2"/>
          <w:sz w:val="16"/>
          <w:szCs w:val="16"/>
        </w:rPr>
        <w:t>defined</w:t>
      </w:r>
      <w:r>
        <w:rPr>
          <w:spacing w:val="-14"/>
          <w:position w:val="2"/>
          <w:sz w:val="16"/>
          <w:szCs w:val="16"/>
        </w:rPr>
        <w:t xml:space="preserve"> </w:t>
      </w:r>
      <w:r>
        <w:rPr>
          <w:position w:val="2"/>
          <w:sz w:val="16"/>
          <w:szCs w:val="16"/>
        </w:rPr>
        <w:t>by</w:t>
      </w:r>
      <w:r>
        <w:rPr>
          <w:spacing w:val="-2"/>
          <w:position w:val="2"/>
          <w:sz w:val="16"/>
          <w:szCs w:val="16"/>
        </w:rPr>
        <w:t xml:space="preserve"> </w:t>
      </w:r>
      <w:r>
        <w:rPr>
          <w:rFonts w:ascii="Meiryo" w:eastAsia="Meiryo" w:hAnsi="Meiryo" w:cs="Meiryo"/>
          <w:spacing w:val="8"/>
          <w:w w:val="45"/>
          <w:position w:val="2"/>
          <w:sz w:val="16"/>
          <w:szCs w:val="16"/>
        </w:rPr>
        <w:t>|</w:t>
      </w:r>
      <w:r>
        <w:rPr>
          <w:w w:val="88"/>
          <w:position w:val="2"/>
          <w:sz w:val="16"/>
          <w:szCs w:val="16"/>
        </w:rPr>
        <w:t>x</w:t>
      </w:r>
      <w:r>
        <w:rPr>
          <w:rFonts w:ascii="Meiryo" w:eastAsia="Meiryo" w:hAnsi="Meiryo" w:cs="Meiryo"/>
          <w:w w:val="45"/>
          <w:position w:val="2"/>
          <w:sz w:val="16"/>
          <w:szCs w:val="16"/>
        </w:rPr>
        <w:t>|</w:t>
      </w:r>
      <w:r>
        <w:rPr>
          <w:rFonts w:ascii="Meiryo" w:eastAsia="Meiryo" w:hAnsi="Meiryo" w:cs="Meiryo"/>
          <w:spacing w:val="-10"/>
          <w:position w:val="2"/>
          <w:sz w:val="16"/>
          <w:szCs w:val="16"/>
        </w:rPr>
        <w:t xml:space="preserve"> </w:t>
      </w:r>
      <w:r>
        <w:rPr>
          <w:rFonts w:ascii="Meiryo" w:eastAsia="Meiryo" w:hAnsi="Meiryo" w:cs="Meiryo"/>
          <w:w w:val="78"/>
          <w:position w:val="2"/>
          <w:sz w:val="16"/>
          <w:szCs w:val="16"/>
        </w:rPr>
        <w:t>≤</w:t>
      </w:r>
      <w:r>
        <w:rPr>
          <w:rFonts w:ascii="Meiryo" w:eastAsia="Meiryo" w:hAnsi="Meiryo" w:cs="Meiryo"/>
          <w:spacing w:val="2"/>
          <w:w w:val="78"/>
          <w:position w:val="2"/>
          <w:sz w:val="16"/>
          <w:szCs w:val="16"/>
        </w:rPr>
        <w:t xml:space="preserve"> </w:t>
      </w:r>
      <w:r>
        <w:rPr>
          <w:position w:val="2"/>
          <w:sz w:val="16"/>
          <w:szCs w:val="16"/>
        </w:rPr>
        <w:t>3</w:t>
      </w:r>
      <w:r>
        <w:rPr>
          <w:spacing w:val="-1"/>
          <w:position w:val="2"/>
          <w:sz w:val="16"/>
          <w:szCs w:val="16"/>
        </w:rPr>
        <w:t xml:space="preserve"> </w:t>
      </w:r>
      <w:r>
        <w:rPr>
          <w:w w:val="99"/>
          <w:position w:val="2"/>
          <w:sz w:val="16"/>
          <w:szCs w:val="16"/>
        </w:rPr>
        <w:t>mm</w:t>
      </w:r>
    </w:p>
    <w:p w:rsidR="00731615" w:rsidRDefault="00731615">
      <w:pPr>
        <w:spacing w:before="7" w:line="100" w:lineRule="exact"/>
        <w:rPr>
          <w:sz w:val="10"/>
          <w:szCs w:val="10"/>
        </w:rPr>
      </w:pPr>
    </w:p>
    <w:p w:rsidR="00731615" w:rsidRDefault="00F2310E">
      <w:pPr>
        <w:ind w:left="112"/>
      </w:pPr>
      <w:r>
        <w:pict>
          <v:shape id="_x0000_i1028" type="#_x0000_t75" style="width:251.25pt;height:430.5pt">
            <v:imagedata r:id="rId13" o:title=""/>
          </v:shape>
        </w:pict>
      </w:r>
    </w:p>
    <w:p w:rsidR="00731615" w:rsidRDefault="00731615">
      <w:pPr>
        <w:spacing w:before="2" w:line="240" w:lineRule="exact"/>
        <w:rPr>
          <w:sz w:val="24"/>
          <w:szCs w:val="24"/>
        </w:rPr>
      </w:pPr>
    </w:p>
    <w:p w:rsidR="00731615" w:rsidRDefault="00EE1D9C">
      <w:pPr>
        <w:spacing w:line="146" w:lineRule="auto"/>
        <w:ind w:left="112" w:right="-47"/>
        <w:jc w:val="both"/>
        <w:rPr>
          <w:sz w:val="16"/>
          <w:szCs w:val="16"/>
        </w:rPr>
      </w:pPr>
      <w:r>
        <w:rPr>
          <w:sz w:val="16"/>
          <w:szCs w:val="16"/>
        </w:rPr>
        <w:t>Figure</w:t>
      </w:r>
      <w:r>
        <w:rPr>
          <w:spacing w:val="2"/>
          <w:sz w:val="16"/>
          <w:szCs w:val="16"/>
        </w:rPr>
        <w:t xml:space="preserve"> </w:t>
      </w:r>
      <w:r>
        <w:rPr>
          <w:sz w:val="16"/>
          <w:szCs w:val="16"/>
        </w:rPr>
        <w:t>4:</w:t>
      </w:r>
      <w:r>
        <w:rPr>
          <w:spacing w:val="21"/>
          <w:sz w:val="16"/>
          <w:szCs w:val="16"/>
        </w:rPr>
        <w:t xml:space="preserve"> </w:t>
      </w:r>
      <w:r>
        <w:rPr>
          <w:sz w:val="16"/>
          <w:szCs w:val="16"/>
        </w:rPr>
        <w:t>a)</w:t>
      </w:r>
      <w:r>
        <w:rPr>
          <w:spacing w:val="5"/>
          <w:sz w:val="16"/>
          <w:szCs w:val="16"/>
        </w:rPr>
        <w:t xml:space="preserve"> </w:t>
      </w:r>
      <w:r>
        <w:rPr>
          <w:sz w:val="16"/>
          <w:szCs w:val="16"/>
        </w:rPr>
        <w:t>Predicted strain</w:t>
      </w:r>
      <w:r>
        <w:rPr>
          <w:spacing w:val="2"/>
          <w:sz w:val="16"/>
          <w:szCs w:val="16"/>
        </w:rPr>
        <w:t xml:space="preserve"> </w:t>
      </w:r>
      <w:r>
        <w:rPr>
          <w:spacing w:val="-4"/>
          <w:sz w:val="16"/>
          <w:szCs w:val="16"/>
        </w:rPr>
        <w:t>e</w:t>
      </w:r>
      <w:r>
        <w:rPr>
          <w:spacing w:val="-3"/>
          <w:sz w:val="16"/>
          <w:szCs w:val="16"/>
        </w:rPr>
        <w:t>v</w:t>
      </w:r>
      <w:r>
        <w:rPr>
          <w:sz w:val="16"/>
          <w:szCs w:val="16"/>
        </w:rPr>
        <w:t>olution using</w:t>
      </w:r>
      <w:r>
        <w:rPr>
          <w:spacing w:val="3"/>
          <w:sz w:val="16"/>
          <w:szCs w:val="16"/>
        </w:rPr>
        <w:t xml:space="preserve"> </w:t>
      </w:r>
      <w:r>
        <w:rPr>
          <w:sz w:val="16"/>
          <w:szCs w:val="16"/>
        </w:rPr>
        <w:t>method</w:t>
      </w:r>
      <w:r>
        <w:rPr>
          <w:spacing w:val="1"/>
          <w:sz w:val="16"/>
          <w:szCs w:val="16"/>
        </w:rPr>
        <w:t xml:space="preserve"> </w:t>
      </w:r>
      <w:r>
        <w:rPr>
          <w:sz w:val="16"/>
          <w:szCs w:val="16"/>
        </w:rPr>
        <w:t>in</w:t>
      </w:r>
      <w:r>
        <w:rPr>
          <w:spacing w:val="5"/>
          <w:sz w:val="16"/>
          <w:szCs w:val="16"/>
        </w:rPr>
        <w:t xml:space="preserve"> </w:t>
      </w:r>
      <w:r>
        <w:rPr>
          <w:rFonts w:ascii="Meiryo" w:eastAsia="Meiryo" w:hAnsi="Meiryo" w:cs="Meiryo"/>
          <w:w w:val="90"/>
          <w:sz w:val="16"/>
          <w:szCs w:val="16"/>
        </w:rPr>
        <w:t>§</w:t>
      </w:r>
      <w:r>
        <w:rPr>
          <w:w w:val="90"/>
          <w:sz w:val="16"/>
          <w:szCs w:val="16"/>
        </w:rPr>
        <w:t>2.</w:t>
      </w:r>
      <w:r>
        <w:rPr>
          <w:spacing w:val="33"/>
          <w:w w:val="90"/>
          <w:sz w:val="16"/>
          <w:szCs w:val="16"/>
        </w:rPr>
        <w:t xml:space="preserve"> </w:t>
      </w:r>
      <w:r>
        <w:rPr>
          <w:sz w:val="16"/>
          <w:szCs w:val="16"/>
        </w:rPr>
        <w:t>b)</w:t>
      </w:r>
      <w:r>
        <w:rPr>
          <w:spacing w:val="5"/>
          <w:sz w:val="16"/>
          <w:szCs w:val="16"/>
        </w:rPr>
        <w:t xml:space="preserve"> </w:t>
      </w:r>
      <w:r>
        <w:rPr>
          <w:sz w:val="16"/>
          <w:szCs w:val="16"/>
        </w:rPr>
        <w:t>Experimentally measured</w:t>
      </w:r>
      <w:r>
        <w:rPr>
          <w:spacing w:val="6"/>
          <w:sz w:val="16"/>
          <w:szCs w:val="16"/>
        </w:rPr>
        <w:t xml:space="preserve"> </w:t>
      </w:r>
      <w:r>
        <w:rPr>
          <w:sz w:val="16"/>
          <w:szCs w:val="16"/>
        </w:rPr>
        <w:t>strain</w:t>
      </w:r>
      <w:r>
        <w:rPr>
          <w:spacing w:val="8"/>
          <w:sz w:val="16"/>
          <w:szCs w:val="16"/>
        </w:rPr>
        <w:t xml:space="preserve"> </w:t>
      </w:r>
      <w:r>
        <w:rPr>
          <w:spacing w:val="-4"/>
          <w:sz w:val="16"/>
          <w:szCs w:val="16"/>
        </w:rPr>
        <w:t>e</w:t>
      </w:r>
      <w:r>
        <w:rPr>
          <w:spacing w:val="-3"/>
          <w:sz w:val="16"/>
          <w:szCs w:val="16"/>
        </w:rPr>
        <w:t>v</w:t>
      </w:r>
      <w:r>
        <w:rPr>
          <w:sz w:val="16"/>
          <w:szCs w:val="16"/>
        </w:rPr>
        <w:t>olution</w:t>
      </w:r>
      <w:r>
        <w:rPr>
          <w:spacing w:val="6"/>
          <w:sz w:val="16"/>
          <w:szCs w:val="16"/>
        </w:rPr>
        <w:t xml:space="preserve"> </w:t>
      </w:r>
      <w:r>
        <w:rPr>
          <w:sz w:val="16"/>
          <w:szCs w:val="16"/>
        </w:rPr>
        <w:t>using</w:t>
      </w:r>
      <w:r>
        <w:rPr>
          <w:spacing w:val="9"/>
          <w:sz w:val="16"/>
          <w:szCs w:val="16"/>
        </w:rPr>
        <w:t xml:space="preserve"> </w:t>
      </w:r>
      <w:r>
        <w:rPr>
          <w:sz w:val="16"/>
          <w:szCs w:val="16"/>
        </w:rPr>
        <w:t>method</w:t>
      </w:r>
      <w:r>
        <w:rPr>
          <w:spacing w:val="7"/>
          <w:sz w:val="16"/>
          <w:szCs w:val="16"/>
        </w:rPr>
        <w:t xml:space="preserve"> </w:t>
      </w:r>
      <w:r>
        <w:rPr>
          <w:sz w:val="16"/>
          <w:szCs w:val="16"/>
        </w:rPr>
        <w:t>in</w:t>
      </w:r>
      <w:r>
        <w:rPr>
          <w:spacing w:val="11"/>
          <w:sz w:val="16"/>
          <w:szCs w:val="16"/>
        </w:rPr>
        <w:t xml:space="preserve"> </w:t>
      </w:r>
      <w:r>
        <w:rPr>
          <w:rFonts w:ascii="Meiryo" w:eastAsia="Meiryo" w:hAnsi="Meiryo" w:cs="Meiryo"/>
          <w:w w:val="94"/>
          <w:sz w:val="16"/>
          <w:szCs w:val="16"/>
        </w:rPr>
        <w:t>§</w:t>
      </w:r>
      <w:r>
        <w:rPr>
          <w:w w:val="94"/>
          <w:sz w:val="16"/>
          <w:szCs w:val="16"/>
        </w:rPr>
        <w:t xml:space="preserve">3.1.2. </w:t>
      </w:r>
      <w:r>
        <w:rPr>
          <w:spacing w:val="15"/>
          <w:w w:val="94"/>
          <w:sz w:val="16"/>
          <w:szCs w:val="16"/>
        </w:rPr>
        <w:t xml:space="preserve"> </w:t>
      </w:r>
      <w:r>
        <w:rPr>
          <w:sz w:val="16"/>
          <w:szCs w:val="16"/>
        </w:rPr>
        <w:t>In</w:t>
      </w:r>
      <w:r>
        <w:rPr>
          <w:spacing w:val="11"/>
          <w:sz w:val="16"/>
          <w:szCs w:val="16"/>
        </w:rPr>
        <w:t xml:space="preserve"> </w:t>
      </w:r>
      <w:r>
        <w:rPr>
          <w:sz w:val="16"/>
          <w:szCs w:val="16"/>
        </w:rPr>
        <w:t>both</w:t>
      </w:r>
      <w:r>
        <w:rPr>
          <w:spacing w:val="9"/>
          <w:sz w:val="16"/>
          <w:szCs w:val="16"/>
        </w:rPr>
        <w:t xml:space="preserve"> </w:t>
      </w:r>
      <w:r>
        <w:rPr>
          <w:sz w:val="16"/>
          <w:szCs w:val="16"/>
        </w:rPr>
        <w:t>figures, the</w:t>
      </w:r>
      <w:r>
        <w:rPr>
          <w:spacing w:val="10"/>
          <w:sz w:val="16"/>
          <w:szCs w:val="16"/>
        </w:rPr>
        <w:t xml:space="preserve"> </w:t>
      </w:r>
      <w:r>
        <w:rPr>
          <w:sz w:val="16"/>
          <w:szCs w:val="16"/>
        </w:rPr>
        <w:t>cross-</w:t>
      </w:r>
    </w:p>
    <w:p w:rsidR="00731615" w:rsidRDefault="00EE1D9C">
      <w:pPr>
        <w:spacing w:line="180" w:lineRule="exact"/>
        <w:ind w:left="112" w:right="2827"/>
        <w:jc w:val="both"/>
        <w:rPr>
          <w:sz w:val="16"/>
          <w:szCs w:val="16"/>
        </w:rPr>
      </w:pPr>
      <w:proofErr w:type="gramStart"/>
      <w:r>
        <w:rPr>
          <w:sz w:val="16"/>
          <w:szCs w:val="16"/>
        </w:rPr>
        <w:t>weld</w:t>
      </w:r>
      <w:proofErr w:type="gramEnd"/>
      <w:r>
        <w:rPr>
          <w:spacing w:val="-3"/>
          <w:sz w:val="16"/>
          <w:szCs w:val="16"/>
        </w:rPr>
        <w:t xml:space="preserve"> </w:t>
      </w:r>
      <w:r>
        <w:rPr>
          <w:w w:val="97"/>
          <w:sz w:val="16"/>
          <w:szCs w:val="16"/>
        </w:rPr>
        <w:t>(x-direction)</w:t>
      </w:r>
      <w:r>
        <w:rPr>
          <w:spacing w:val="9"/>
          <w:w w:val="97"/>
          <w:sz w:val="16"/>
          <w:szCs w:val="16"/>
        </w:rPr>
        <w:t xml:space="preserve"> </w:t>
      </w:r>
      <w:r>
        <w:rPr>
          <w:sz w:val="16"/>
          <w:szCs w:val="16"/>
        </w:rPr>
        <w:t>strain</w:t>
      </w:r>
      <w:r>
        <w:rPr>
          <w:spacing w:val="-4"/>
          <w:sz w:val="16"/>
          <w:szCs w:val="16"/>
        </w:rPr>
        <w:t xml:space="preserve"> </w:t>
      </w:r>
      <w:r>
        <w:rPr>
          <w:sz w:val="16"/>
          <w:szCs w:val="16"/>
        </w:rPr>
        <w:t>is</w:t>
      </w:r>
      <w:r>
        <w:rPr>
          <w:spacing w:val="-1"/>
          <w:sz w:val="16"/>
          <w:szCs w:val="16"/>
        </w:rPr>
        <w:t xml:space="preserve"> </w:t>
      </w:r>
      <w:r>
        <w:rPr>
          <w:sz w:val="16"/>
          <w:szCs w:val="16"/>
        </w:rPr>
        <w:t>plotted</w:t>
      </w:r>
    </w:p>
    <w:p w:rsidR="00731615" w:rsidRDefault="00731615">
      <w:pPr>
        <w:spacing w:line="200" w:lineRule="exact"/>
      </w:pPr>
    </w:p>
    <w:p w:rsidR="00731615" w:rsidRDefault="00731615">
      <w:pPr>
        <w:spacing w:before="11" w:line="200" w:lineRule="exact"/>
      </w:pPr>
    </w:p>
    <w:p w:rsidR="00731615" w:rsidRDefault="00EE1D9C">
      <w:pPr>
        <w:spacing w:line="249" w:lineRule="auto"/>
        <w:ind w:left="112" w:right="-34"/>
        <w:jc w:val="both"/>
      </w:pPr>
      <w:proofErr w:type="gramStart"/>
      <w:r>
        <w:t>approximately</w:t>
      </w:r>
      <w:proofErr w:type="gramEnd"/>
      <w:r>
        <w:rPr>
          <w:spacing w:val="-10"/>
        </w:rPr>
        <w:t xml:space="preserve"> </w:t>
      </w:r>
      <w:r>
        <w:t>15%.</w:t>
      </w:r>
      <w:r>
        <w:rPr>
          <w:spacing w:val="15"/>
        </w:rPr>
        <w:t xml:space="preserve"> </w:t>
      </w:r>
      <w:r>
        <w:t>As the strain</w:t>
      </w:r>
      <w:r>
        <w:rPr>
          <w:spacing w:val="-2"/>
        </w:rPr>
        <w:t xml:space="preserve"> </w:t>
      </w:r>
      <w:proofErr w:type="spellStart"/>
      <w:r>
        <w:t>localises</w:t>
      </w:r>
      <w:proofErr w:type="spellEnd"/>
      <w:r>
        <w:rPr>
          <w:spacing w:val="-5"/>
        </w:rPr>
        <w:t xml:space="preserve"> </w:t>
      </w:r>
      <w:r>
        <w:t>in the weld</w:t>
      </w:r>
      <w:r>
        <w:rPr>
          <w:spacing w:val="-2"/>
        </w:rPr>
        <w:t xml:space="preserve"> </w:t>
      </w:r>
      <w:r>
        <w:t>zone,</w:t>
      </w:r>
      <w:r>
        <w:rPr>
          <w:spacing w:val="-1"/>
        </w:rPr>
        <w:t xml:space="preserve"> </w:t>
      </w:r>
      <w:r>
        <w:t>it rapidly</w:t>
      </w:r>
      <w:r>
        <w:rPr>
          <w:spacing w:val="4"/>
        </w:rPr>
        <w:t xml:space="preserve"> </w:t>
      </w:r>
      <w:r>
        <w:t>increases</w:t>
      </w:r>
      <w:r>
        <w:rPr>
          <w:spacing w:val="3"/>
        </w:rPr>
        <w:t xml:space="preserve"> </w:t>
      </w:r>
      <w:r>
        <w:t>to</w:t>
      </w:r>
      <w:r>
        <w:rPr>
          <w:spacing w:val="8"/>
        </w:rPr>
        <w:t xml:space="preserve"> </w:t>
      </w:r>
      <w:r>
        <w:t>approximately</w:t>
      </w:r>
      <w:r>
        <w:rPr>
          <w:spacing w:val="-2"/>
        </w:rPr>
        <w:t xml:space="preserve"> </w:t>
      </w:r>
      <w:r>
        <w:t>22%</w:t>
      </w:r>
      <w:r>
        <w:rPr>
          <w:spacing w:val="6"/>
        </w:rPr>
        <w:t xml:space="preserve"> </w:t>
      </w:r>
      <w:r>
        <w:t>before</w:t>
      </w:r>
      <w:r>
        <w:rPr>
          <w:spacing w:val="5"/>
        </w:rPr>
        <w:t xml:space="preserve"> </w:t>
      </w:r>
      <w:r>
        <w:rPr>
          <w:spacing w:val="-2"/>
        </w:rPr>
        <w:t>f</w:t>
      </w:r>
      <w:r>
        <w:t>ailure.</w:t>
      </w:r>
      <w:r>
        <w:rPr>
          <w:spacing w:val="37"/>
        </w:rPr>
        <w:t xml:space="preserve"> </w:t>
      </w:r>
      <w:r>
        <w:t>In</w:t>
      </w:r>
      <w:r>
        <w:rPr>
          <w:spacing w:val="8"/>
        </w:rPr>
        <w:t xml:space="preserve"> </w:t>
      </w:r>
      <w:r>
        <w:t>line with</w:t>
      </w:r>
      <w:r>
        <w:rPr>
          <w:spacing w:val="-4"/>
        </w:rPr>
        <w:t xml:space="preserve"> </w:t>
      </w:r>
      <w:r>
        <w:rPr>
          <w:spacing w:val="-3"/>
        </w:rPr>
        <w:t>e</w:t>
      </w:r>
      <w:r>
        <w:t>xperimental</w:t>
      </w:r>
      <w:r>
        <w:rPr>
          <w:spacing w:val="-10"/>
        </w:rPr>
        <w:t xml:space="preserve"> </w:t>
      </w:r>
      <w:r>
        <w:rPr>
          <w:spacing w:val="-5"/>
        </w:rPr>
        <w:t>e</w:t>
      </w:r>
      <w:r>
        <w:t>vidence,</w:t>
      </w:r>
      <w:r>
        <w:rPr>
          <w:spacing w:val="-8"/>
        </w:rPr>
        <w:t xml:space="preserve"> </w:t>
      </w:r>
      <w:r>
        <w:t>the</w:t>
      </w:r>
      <w:r>
        <w:rPr>
          <w:spacing w:val="-2"/>
        </w:rPr>
        <w:t xml:space="preserve"> </w:t>
      </w:r>
      <w:r>
        <w:t>prediction</w:t>
      </w:r>
      <w:r>
        <w:rPr>
          <w:spacing w:val="-8"/>
        </w:rPr>
        <w:t xml:space="preserve"> </w:t>
      </w:r>
      <w:r>
        <w:t>using</w:t>
      </w:r>
      <w:r>
        <w:rPr>
          <w:spacing w:val="-4"/>
        </w:rPr>
        <w:t xml:space="preserve"> </w:t>
      </w:r>
      <w:r>
        <w:t>the</w:t>
      </w:r>
      <w:r>
        <w:rPr>
          <w:spacing w:val="-2"/>
        </w:rPr>
        <w:t xml:space="preserve"> </w:t>
      </w:r>
      <w:r>
        <w:t>method</w:t>
      </w:r>
      <w:r>
        <w:rPr>
          <w:spacing w:val="-6"/>
        </w:rPr>
        <w:t xml:space="preserve"> </w:t>
      </w:r>
      <w:r>
        <w:t>in</w:t>
      </w:r>
    </w:p>
    <w:p w:rsidR="00731615" w:rsidRDefault="00EE1D9C">
      <w:pPr>
        <w:spacing w:line="260" w:lineRule="exact"/>
        <w:ind w:left="112" w:right="-38"/>
        <w:jc w:val="both"/>
      </w:pPr>
      <w:r>
        <w:rPr>
          <w:rFonts w:ascii="Meiryo" w:eastAsia="Meiryo" w:hAnsi="Meiryo" w:cs="Meiryo"/>
          <w:w w:val="88"/>
          <w:position w:val="3"/>
        </w:rPr>
        <w:t>§</w:t>
      </w:r>
      <w:r>
        <w:rPr>
          <w:w w:val="88"/>
          <w:position w:val="3"/>
        </w:rPr>
        <w:t>2</w:t>
      </w:r>
      <w:r>
        <w:rPr>
          <w:spacing w:val="5"/>
          <w:w w:val="88"/>
          <w:position w:val="3"/>
        </w:rPr>
        <w:t xml:space="preserve"> </w:t>
      </w:r>
      <w:r>
        <w:rPr>
          <w:position w:val="3"/>
        </w:rPr>
        <w:t>sh</w:t>
      </w:r>
      <w:r>
        <w:rPr>
          <w:spacing w:val="-5"/>
          <w:position w:val="3"/>
        </w:rPr>
        <w:t>o</w:t>
      </w:r>
      <w:r>
        <w:rPr>
          <w:position w:val="3"/>
        </w:rPr>
        <w:t>ws</w:t>
      </w:r>
      <w:r>
        <w:rPr>
          <w:spacing w:val="-7"/>
          <w:position w:val="3"/>
        </w:rPr>
        <w:t xml:space="preserve"> </w:t>
      </w:r>
      <w:r>
        <w:rPr>
          <w:position w:val="3"/>
        </w:rPr>
        <w:t>that</w:t>
      </w:r>
      <w:r>
        <w:rPr>
          <w:spacing w:val="-5"/>
          <w:position w:val="3"/>
        </w:rPr>
        <w:t xml:space="preserve"> </w:t>
      </w:r>
      <w:r>
        <w:rPr>
          <w:position w:val="3"/>
        </w:rPr>
        <w:t>axial</w:t>
      </w:r>
      <w:r>
        <w:rPr>
          <w:spacing w:val="-6"/>
          <w:position w:val="3"/>
        </w:rPr>
        <w:t xml:space="preserve"> </w:t>
      </w:r>
      <w:r>
        <w:rPr>
          <w:position w:val="3"/>
        </w:rPr>
        <w:t>strain</w:t>
      </w:r>
      <w:r>
        <w:rPr>
          <w:spacing w:val="-6"/>
          <w:position w:val="3"/>
        </w:rPr>
        <w:t xml:space="preserve"> </w:t>
      </w:r>
      <w:r>
        <w:rPr>
          <w:position w:val="3"/>
        </w:rPr>
        <w:t>is</w:t>
      </w:r>
      <w:r>
        <w:rPr>
          <w:spacing w:val="-3"/>
          <w:position w:val="3"/>
        </w:rPr>
        <w:t xml:space="preserve"> </w:t>
      </w:r>
      <w:r>
        <w:rPr>
          <w:position w:val="3"/>
        </w:rPr>
        <w:t>distri</w:t>
      </w:r>
      <w:r>
        <w:rPr>
          <w:spacing w:val="-4"/>
          <w:position w:val="3"/>
        </w:rPr>
        <w:t>b</w:t>
      </w:r>
      <w:r>
        <w:rPr>
          <w:position w:val="3"/>
        </w:rPr>
        <w:t>uted</w:t>
      </w:r>
      <w:r>
        <w:rPr>
          <w:spacing w:val="-11"/>
          <w:position w:val="3"/>
        </w:rPr>
        <w:t xml:space="preserve"> </w:t>
      </w:r>
      <w:r>
        <w:rPr>
          <w:position w:val="3"/>
        </w:rPr>
        <w:t>across</w:t>
      </w:r>
      <w:r>
        <w:rPr>
          <w:spacing w:val="-7"/>
          <w:position w:val="3"/>
        </w:rPr>
        <w:t xml:space="preserve"> </w:t>
      </w:r>
      <w:r>
        <w:rPr>
          <w:position w:val="3"/>
        </w:rPr>
        <w:t>the</w:t>
      </w:r>
      <w:r>
        <w:rPr>
          <w:spacing w:val="-4"/>
          <w:position w:val="3"/>
        </w:rPr>
        <w:t xml:space="preserve"> </w:t>
      </w:r>
      <w:r>
        <w:rPr>
          <w:position w:val="3"/>
        </w:rPr>
        <w:t>inner</w:t>
      </w:r>
      <w:r>
        <w:rPr>
          <w:spacing w:val="-6"/>
          <w:position w:val="3"/>
        </w:rPr>
        <w:t xml:space="preserve"> </w:t>
      </w:r>
      <w:r>
        <w:rPr>
          <w:position w:val="3"/>
        </w:rPr>
        <w:t>r</w:t>
      </w:r>
      <w:r>
        <w:rPr>
          <w:spacing w:val="-3"/>
          <w:position w:val="3"/>
        </w:rPr>
        <w:t>e</w:t>
      </w:r>
      <w:r>
        <w:rPr>
          <w:position w:val="3"/>
        </w:rPr>
        <w:t>gions</w:t>
      </w:r>
    </w:p>
    <w:p w:rsidR="00731615" w:rsidRDefault="00EE1D9C">
      <w:pPr>
        <w:spacing w:line="180" w:lineRule="exact"/>
        <w:ind w:left="112" w:right="-30"/>
        <w:jc w:val="both"/>
      </w:pPr>
      <w:proofErr w:type="gramStart"/>
      <w:r>
        <w:t>of</w:t>
      </w:r>
      <w:proofErr w:type="gramEnd"/>
      <w:r>
        <w:rPr>
          <w:spacing w:val="-7"/>
        </w:rPr>
        <w:t xml:space="preserve"> </w:t>
      </w:r>
      <w:r>
        <w:t>the</w:t>
      </w:r>
      <w:r>
        <w:rPr>
          <w:spacing w:val="-7"/>
        </w:rPr>
        <w:t xml:space="preserve"> </w:t>
      </w:r>
      <w:r>
        <w:t>weld</w:t>
      </w:r>
      <w:r>
        <w:rPr>
          <w:spacing w:val="-9"/>
        </w:rPr>
        <w:t xml:space="preserve"> </w:t>
      </w:r>
      <w:r>
        <w:t>during</w:t>
      </w:r>
      <w:r>
        <w:rPr>
          <w:spacing w:val="-10"/>
        </w:rPr>
        <w:t xml:space="preserve"> </w:t>
      </w:r>
      <w:r>
        <w:t>the</w:t>
      </w:r>
      <w:r>
        <w:rPr>
          <w:spacing w:val="-7"/>
        </w:rPr>
        <w:t xml:space="preserve"> </w:t>
      </w:r>
      <w:r>
        <w:t>early</w:t>
      </w:r>
      <w:r>
        <w:rPr>
          <w:spacing w:val="-9"/>
        </w:rPr>
        <w:t xml:space="preserve"> </w:t>
      </w:r>
      <w:r>
        <w:t>stages</w:t>
      </w:r>
      <w:r>
        <w:rPr>
          <w:spacing w:val="-10"/>
        </w:rPr>
        <w:t xml:space="preserve"> </w:t>
      </w:r>
      <w:r>
        <w:t>of</w:t>
      </w:r>
      <w:r>
        <w:rPr>
          <w:spacing w:val="-7"/>
        </w:rPr>
        <w:t xml:space="preserve"> </w:t>
      </w:r>
      <w:r>
        <w:t>deformation,</w:t>
      </w:r>
      <w:r>
        <w:rPr>
          <w:spacing w:val="-14"/>
        </w:rPr>
        <w:t xml:space="preserve"> </w:t>
      </w:r>
      <w:r>
        <w:t>and</w:t>
      </w:r>
      <w:r>
        <w:rPr>
          <w:spacing w:val="-8"/>
        </w:rPr>
        <w:t xml:space="preserve"> </w:t>
      </w:r>
      <w:r>
        <w:t>is</w:t>
      </w:r>
      <w:r>
        <w:rPr>
          <w:spacing w:val="-6"/>
        </w:rPr>
        <w:t xml:space="preserve"> </w:t>
      </w:r>
      <w:r>
        <w:t>great-</w:t>
      </w:r>
    </w:p>
    <w:p w:rsidR="00731615" w:rsidRDefault="00EE1D9C">
      <w:pPr>
        <w:spacing w:before="9" w:line="249" w:lineRule="auto"/>
        <w:ind w:left="112" w:right="-34"/>
        <w:jc w:val="both"/>
      </w:pPr>
      <w:proofErr w:type="spellStart"/>
      <w:proofErr w:type="gramStart"/>
      <w:r>
        <w:t>est</w:t>
      </w:r>
      <w:proofErr w:type="spellEnd"/>
      <w:proofErr w:type="gramEnd"/>
      <w:r>
        <w:rPr>
          <w:spacing w:val="3"/>
        </w:rPr>
        <w:t xml:space="preserve"> </w:t>
      </w:r>
      <w:r>
        <w:t>in</w:t>
      </w:r>
      <w:r>
        <w:rPr>
          <w:spacing w:val="3"/>
        </w:rPr>
        <w:t xml:space="preserve"> </w:t>
      </w:r>
      <w:r>
        <w:t>the</w:t>
      </w:r>
      <w:r>
        <w:rPr>
          <w:spacing w:val="3"/>
        </w:rPr>
        <w:t xml:space="preserve"> </w:t>
      </w:r>
      <w:r>
        <w:t>nugget.</w:t>
      </w:r>
      <w:r>
        <w:rPr>
          <w:spacing w:val="21"/>
        </w:rPr>
        <w:t xml:space="preserve"> </w:t>
      </w:r>
      <w:r>
        <w:t>Strain increases</w:t>
      </w:r>
      <w:r>
        <w:rPr>
          <w:spacing w:val="-2"/>
        </w:rPr>
        <w:t xml:space="preserve"> </w:t>
      </w:r>
      <w:r>
        <w:t>across the</w:t>
      </w:r>
      <w:r>
        <w:rPr>
          <w:spacing w:val="3"/>
        </w:rPr>
        <w:t xml:space="preserve"> </w:t>
      </w:r>
      <w:r>
        <w:t>weld,</w:t>
      </w:r>
      <w:r>
        <w:rPr>
          <w:spacing w:val="2"/>
        </w:rPr>
        <w:t xml:space="preserve"> </w:t>
      </w:r>
      <w:r>
        <w:t>as</w:t>
      </w:r>
      <w:r>
        <w:rPr>
          <w:spacing w:val="3"/>
        </w:rPr>
        <w:t xml:space="preserve"> </w:t>
      </w:r>
      <w:r>
        <w:t>the</w:t>
      </w:r>
      <w:r>
        <w:rPr>
          <w:spacing w:val="3"/>
        </w:rPr>
        <w:t xml:space="preserve"> </w:t>
      </w:r>
      <w:proofErr w:type="spellStart"/>
      <w:r>
        <w:t>sam</w:t>
      </w:r>
      <w:proofErr w:type="spellEnd"/>
      <w:r>
        <w:t xml:space="preserve">- </w:t>
      </w:r>
      <w:proofErr w:type="spellStart"/>
      <w:r>
        <w:t>ple</w:t>
      </w:r>
      <w:proofErr w:type="spellEnd"/>
      <w:r>
        <w:rPr>
          <w:spacing w:val="-5"/>
        </w:rPr>
        <w:t xml:space="preserve"> </w:t>
      </w:r>
      <w:r>
        <w:t>is</w:t>
      </w:r>
      <w:r>
        <w:rPr>
          <w:spacing w:val="-4"/>
        </w:rPr>
        <w:t xml:space="preserve"> </w:t>
      </w:r>
      <w:r>
        <w:t>loaded,</w:t>
      </w:r>
      <w:r>
        <w:rPr>
          <w:spacing w:val="-8"/>
        </w:rPr>
        <w:t xml:space="preserve"> </w:t>
      </w:r>
      <w:r>
        <w:rPr>
          <w:spacing w:val="-4"/>
        </w:rPr>
        <w:t>b</w:t>
      </w:r>
      <w:r>
        <w:t>ut</w:t>
      </w:r>
      <w:r>
        <w:rPr>
          <w:spacing w:val="-6"/>
        </w:rPr>
        <w:t xml:space="preserve"> </w:t>
      </w:r>
      <w:r>
        <w:t>remains</w:t>
      </w:r>
      <w:r>
        <w:rPr>
          <w:spacing w:val="-9"/>
        </w:rPr>
        <w:t xml:space="preserve"> </w:t>
      </w:r>
      <w:r>
        <w:t>confined</w:t>
      </w:r>
      <w:r>
        <w:rPr>
          <w:spacing w:val="-17"/>
        </w:rPr>
        <w:t xml:space="preserve"> </w:t>
      </w:r>
      <w:r>
        <w:t>within</w:t>
      </w:r>
      <w:r>
        <w:rPr>
          <w:spacing w:val="-8"/>
        </w:rPr>
        <w:t xml:space="preserve"> </w:t>
      </w:r>
      <w:r>
        <w:t>the</w:t>
      </w:r>
      <w:r>
        <w:rPr>
          <w:spacing w:val="-5"/>
        </w:rPr>
        <w:t xml:space="preserve"> </w:t>
      </w:r>
      <w:r>
        <w:t>weld</w:t>
      </w:r>
      <w:r>
        <w:rPr>
          <w:spacing w:val="-7"/>
        </w:rPr>
        <w:t xml:space="preserve"> </w:t>
      </w:r>
      <w:r>
        <w:t>zone.</w:t>
      </w:r>
      <w:r>
        <w:rPr>
          <w:spacing w:val="7"/>
        </w:rPr>
        <w:t xml:space="preserve"> </w:t>
      </w:r>
      <w:r>
        <w:t>Axial strain</w:t>
      </w:r>
      <w:r>
        <w:rPr>
          <w:spacing w:val="15"/>
        </w:rPr>
        <w:t xml:space="preserve"> </w:t>
      </w:r>
      <w:r>
        <w:t>continues</w:t>
      </w:r>
      <w:r>
        <w:rPr>
          <w:spacing w:val="11"/>
        </w:rPr>
        <w:t xml:space="preserve"> </w:t>
      </w:r>
      <w:r>
        <w:t>to</w:t>
      </w:r>
      <w:r>
        <w:rPr>
          <w:spacing w:val="17"/>
        </w:rPr>
        <w:t xml:space="preserve"> </w:t>
      </w:r>
      <w:r>
        <w:t>increase</w:t>
      </w:r>
      <w:r>
        <w:rPr>
          <w:spacing w:val="12"/>
        </w:rPr>
        <w:t xml:space="preserve"> </w:t>
      </w:r>
      <w:r>
        <w:t>until</w:t>
      </w:r>
      <w:r>
        <w:rPr>
          <w:spacing w:val="15"/>
        </w:rPr>
        <w:t xml:space="preserve"> </w:t>
      </w:r>
      <w:r>
        <w:t>a</w:t>
      </w:r>
      <w:r>
        <w:rPr>
          <w:spacing w:val="18"/>
        </w:rPr>
        <w:t xml:space="preserve"> </w:t>
      </w:r>
      <w:r>
        <w:t>critical</w:t>
      </w:r>
      <w:r>
        <w:rPr>
          <w:spacing w:val="13"/>
        </w:rPr>
        <w:t xml:space="preserve"> </w:t>
      </w:r>
      <w:r>
        <w:t>point,</w:t>
      </w:r>
      <w:r>
        <w:rPr>
          <w:spacing w:val="18"/>
        </w:rPr>
        <w:t xml:space="preserve"> </w:t>
      </w:r>
      <w:r>
        <w:t>with</w:t>
      </w:r>
      <w:r>
        <w:rPr>
          <w:spacing w:val="15"/>
        </w:rPr>
        <w:t xml:space="preserve"> </w:t>
      </w:r>
      <w:r>
        <w:t>respect to</w:t>
      </w:r>
      <w:r>
        <w:rPr>
          <w:spacing w:val="-6"/>
        </w:rPr>
        <w:t xml:space="preserve"> </w:t>
      </w:r>
      <w:r>
        <w:t>global</w:t>
      </w:r>
      <w:r>
        <w:rPr>
          <w:spacing w:val="-9"/>
        </w:rPr>
        <w:t xml:space="preserve"> </w:t>
      </w:r>
      <w:r>
        <w:t>deformation,</w:t>
      </w:r>
      <w:r>
        <w:rPr>
          <w:spacing w:val="-13"/>
        </w:rPr>
        <w:t xml:space="preserve"> </w:t>
      </w:r>
      <w:r>
        <w:t>when</w:t>
      </w:r>
      <w:r>
        <w:rPr>
          <w:spacing w:val="-8"/>
        </w:rPr>
        <w:t xml:space="preserve"> </w:t>
      </w:r>
      <w:r>
        <w:t>it</w:t>
      </w:r>
      <w:r>
        <w:rPr>
          <w:spacing w:val="-5"/>
        </w:rPr>
        <w:t xml:space="preserve"> </w:t>
      </w:r>
      <w:r>
        <w:t>b</w:t>
      </w:r>
      <w:r>
        <w:rPr>
          <w:spacing w:val="-3"/>
        </w:rPr>
        <w:t>e</w:t>
      </w:r>
      <w:r>
        <w:t>gins</w:t>
      </w:r>
      <w:r>
        <w:rPr>
          <w:spacing w:val="-9"/>
        </w:rPr>
        <w:t xml:space="preserve"> </w:t>
      </w:r>
      <w:r>
        <w:t>to</w:t>
      </w:r>
      <w:r>
        <w:rPr>
          <w:spacing w:val="-6"/>
        </w:rPr>
        <w:t xml:space="preserve"> </w:t>
      </w:r>
      <w:proofErr w:type="spellStart"/>
      <w:r>
        <w:t>localise</w:t>
      </w:r>
      <w:proofErr w:type="spellEnd"/>
      <w:r>
        <w:rPr>
          <w:spacing w:val="-10"/>
        </w:rPr>
        <w:t xml:space="preserve"> </w:t>
      </w:r>
      <w:r>
        <w:t>approximately</w:t>
      </w:r>
    </w:p>
    <w:p w:rsidR="00731615" w:rsidRDefault="00EE1D9C">
      <w:pPr>
        <w:ind w:left="112" w:right="-30"/>
        <w:jc w:val="both"/>
      </w:pPr>
      <w:proofErr w:type="gramStart"/>
      <w:r>
        <w:t>-12</w:t>
      </w:r>
      <w:r>
        <w:rPr>
          <w:spacing w:val="7"/>
        </w:rPr>
        <w:t xml:space="preserve"> </w:t>
      </w:r>
      <w:r>
        <w:t>mm</w:t>
      </w:r>
      <w:r>
        <w:rPr>
          <w:spacing w:val="7"/>
        </w:rPr>
        <w:t xml:space="preserve"> </w:t>
      </w:r>
      <w:r>
        <w:t>from</w:t>
      </w:r>
      <w:r>
        <w:rPr>
          <w:spacing w:val="6"/>
        </w:rPr>
        <w:t xml:space="preserve"> </w:t>
      </w:r>
      <w:r>
        <w:t>the</w:t>
      </w:r>
      <w:r>
        <w:rPr>
          <w:spacing w:val="8"/>
        </w:rPr>
        <w:t xml:space="preserve"> </w:t>
      </w:r>
      <w:r>
        <w:t>weld</w:t>
      </w:r>
      <w:r>
        <w:rPr>
          <w:spacing w:val="6"/>
        </w:rPr>
        <w:t xml:space="preserve"> </w:t>
      </w:r>
      <w:proofErr w:type="spellStart"/>
      <w:r>
        <w:t>centreline</w:t>
      </w:r>
      <w:proofErr w:type="spellEnd"/>
      <w:r>
        <w:t>.</w:t>
      </w:r>
      <w:proofErr w:type="gramEnd"/>
      <w:r>
        <w:rPr>
          <w:spacing w:val="34"/>
        </w:rPr>
        <w:t xml:space="preserve"> </w:t>
      </w:r>
      <w:r>
        <w:t>Axial</w:t>
      </w:r>
      <w:r>
        <w:rPr>
          <w:spacing w:val="6"/>
        </w:rPr>
        <w:t xml:space="preserve"> </w:t>
      </w:r>
      <w:r>
        <w:t>strain</w:t>
      </w:r>
      <w:r>
        <w:rPr>
          <w:spacing w:val="6"/>
        </w:rPr>
        <w:t xml:space="preserve"> </w:t>
      </w:r>
      <w:r>
        <w:rPr>
          <w:spacing w:val="-5"/>
        </w:rPr>
        <w:t>v</w:t>
      </w:r>
      <w:r>
        <w:t>aries</w:t>
      </w:r>
      <w:r>
        <w:rPr>
          <w:spacing w:val="5"/>
        </w:rPr>
        <w:t xml:space="preserve"> </w:t>
      </w:r>
      <w:r>
        <w:t>between</w:t>
      </w:r>
    </w:p>
    <w:p w:rsidR="00731615" w:rsidRDefault="00EE1D9C">
      <w:pPr>
        <w:spacing w:before="9" w:line="249" w:lineRule="auto"/>
        <w:ind w:left="112" w:right="-34"/>
        <w:jc w:val="both"/>
      </w:pPr>
      <w:proofErr w:type="gramStart"/>
      <w:r>
        <w:t>10-15% across</w:t>
      </w:r>
      <w:r>
        <w:rPr>
          <w:spacing w:val="1"/>
        </w:rPr>
        <w:t xml:space="preserve"> </w:t>
      </w:r>
      <w:r>
        <w:t>the</w:t>
      </w:r>
      <w:r>
        <w:rPr>
          <w:spacing w:val="4"/>
        </w:rPr>
        <w:t xml:space="preserve"> </w:t>
      </w:r>
      <w:r>
        <w:t>inner</w:t>
      </w:r>
      <w:r>
        <w:rPr>
          <w:spacing w:val="2"/>
        </w:rPr>
        <w:t xml:space="preserve"> </w:t>
      </w:r>
      <w:r>
        <w:t>r</w:t>
      </w:r>
      <w:r>
        <w:rPr>
          <w:spacing w:val="-3"/>
        </w:rPr>
        <w:t>e</w:t>
      </w:r>
      <w:r>
        <w:t>gions of</w:t>
      </w:r>
      <w:r>
        <w:rPr>
          <w:spacing w:val="5"/>
        </w:rPr>
        <w:t xml:space="preserve"> </w:t>
      </w:r>
      <w:r>
        <w:t>the</w:t>
      </w:r>
      <w:r>
        <w:rPr>
          <w:spacing w:val="4"/>
        </w:rPr>
        <w:t xml:space="preserve"> </w:t>
      </w:r>
      <w:r>
        <w:t>weld</w:t>
      </w:r>
      <w:r>
        <w:rPr>
          <w:spacing w:val="2"/>
        </w:rPr>
        <w:t xml:space="preserve"> </w:t>
      </w:r>
      <w:r>
        <w:rPr>
          <w:spacing w:val="-4"/>
        </w:rPr>
        <w:t>b</w:t>
      </w:r>
      <w:r>
        <w:t>ut</w:t>
      </w:r>
      <w:r>
        <w:rPr>
          <w:spacing w:val="4"/>
        </w:rPr>
        <w:t xml:space="preserve"> </w:t>
      </w:r>
      <w:r>
        <w:t xml:space="preserve">remains </w:t>
      </w:r>
      <w:proofErr w:type="spellStart"/>
      <w:r>
        <w:t>sta</w:t>
      </w:r>
      <w:proofErr w:type="spellEnd"/>
      <w:r>
        <w:t xml:space="preserve">- </w:t>
      </w:r>
      <w:proofErr w:type="spellStart"/>
      <w:r>
        <w:t>ble</w:t>
      </w:r>
      <w:proofErr w:type="spellEnd"/>
      <w:r>
        <w:t>,</w:t>
      </w:r>
      <w:r>
        <w:rPr>
          <w:spacing w:val="-5"/>
        </w:rPr>
        <w:t xml:space="preserve"> </w:t>
      </w:r>
      <w:r>
        <w:t>whilst</w:t>
      </w:r>
      <w:r>
        <w:rPr>
          <w:spacing w:val="-7"/>
        </w:rPr>
        <w:t xml:space="preserve"> </w:t>
      </w:r>
      <w:proofErr w:type="spellStart"/>
      <w:r>
        <w:t>localisation</w:t>
      </w:r>
      <w:proofErr w:type="spellEnd"/>
      <w:r>
        <w:rPr>
          <w:spacing w:val="-11"/>
        </w:rPr>
        <w:t xml:space="preserve"> </w:t>
      </w:r>
      <w:r>
        <w:t>causes</w:t>
      </w:r>
      <w:r>
        <w:rPr>
          <w:spacing w:val="-7"/>
        </w:rPr>
        <w:t xml:space="preserve"> </w:t>
      </w:r>
      <w:r>
        <w:t>a</w:t>
      </w:r>
      <w:r>
        <w:rPr>
          <w:spacing w:val="-3"/>
        </w:rPr>
        <w:t xml:space="preserve"> </w:t>
      </w:r>
      <w:r>
        <w:t>rapid</w:t>
      </w:r>
      <w:r>
        <w:rPr>
          <w:spacing w:val="-6"/>
        </w:rPr>
        <w:t xml:space="preserve"> </w:t>
      </w:r>
      <w:r>
        <w:t>increase</w:t>
      </w:r>
      <w:r>
        <w:rPr>
          <w:spacing w:val="-9"/>
        </w:rPr>
        <w:t xml:space="preserve"> </w:t>
      </w:r>
      <w:r>
        <w:t>in</w:t>
      </w:r>
      <w:r>
        <w:rPr>
          <w:spacing w:val="-4"/>
        </w:rPr>
        <w:t xml:space="preserve"> </w:t>
      </w:r>
      <w:r>
        <w:t>strain</w:t>
      </w:r>
      <w:r>
        <w:rPr>
          <w:spacing w:val="-6"/>
        </w:rPr>
        <w:t xml:space="preserve"> </w:t>
      </w:r>
      <w:r>
        <w:t>t</w:t>
      </w:r>
      <w:r>
        <w:rPr>
          <w:spacing w:val="-5"/>
        </w:rPr>
        <w:t>o</w:t>
      </w:r>
      <w:r>
        <w:rPr>
          <w:spacing w:val="-2"/>
        </w:rPr>
        <w:t>w</w:t>
      </w:r>
      <w:r>
        <w:t>ards the</w:t>
      </w:r>
      <w:r>
        <w:rPr>
          <w:spacing w:val="-1"/>
        </w:rPr>
        <w:t xml:space="preserve"> </w:t>
      </w:r>
      <w:r>
        <w:t>end</w:t>
      </w:r>
      <w:r>
        <w:rPr>
          <w:spacing w:val="-2"/>
        </w:rPr>
        <w:t xml:space="preserve"> </w:t>
      </w:r>
      <w:r>
        <w:t>of</w:t>
      </w:r>
      <w:r>
        <w:rPr>
          <w:spacing w:val="-1"/>
        </w:rPr>
        <w:t xml:space="preserve"> </w:t>
      </w:r>
      <w:r>
        <w:t>the</w:t>
      </w:r>
      <w:r>
        <w:rPr>
          <w:spacing w:val="-1"/>
        </w:rPr>
        <w:t xml:space="preserve"> </w:t>
      </w:r>
      <w:r>
        <w:t>simulation.</w:t>
      </w:r>
      <w:proofErr w:type="gramEnd"/>
      <w:r>
        <w:rPr>
          <w:spacing w:val="7"/>
        </w:rPr>
        <w:t xml:space="preserve"> </w:t>
      </w:r>
      <w:r>
        <w:t>The</w:t>
      </w:r>
      <w:r>
        <w:rPr>
          <w:spacing w:val="-2"/>
        </w:rPr>
        <w:t xml:space="preserve"> </w:t>
      </w:r>
      <w:r>
        <w:t>predicted</w:t>
      </w:r>
      <w:r>
        <w:rPr>
          <w:spacing w:val="-6"/>
        </w:rPr>
        <w:t xml:space="preserve"> </w:t>
      </w:r>
      <w:r>
        <w:t>geometric</w:t>
      </w:r>
      <w:r>
        <w:rPr>
          <w:spacing w:val="-7"/>
        </w:rPr>
        <w:t xml:space="preserve"> </w:t>
      </w:r>
      <w:r>
        <w:t>distri</w:t>
      </w:r>
      <w:r>
        <w:rPr>
          <w:spacing w:val="-4"/>
        </w:rPr>
        <w:t>b</w:t>
      </w:r>
      <w:r>
        <w:t>ution of</w:t>
      </w:r>
      <w:r>
        <w:rPr>
          <w:spacing w:val="3"/>
        </w:rPr>
        <w:t xml:space="preserve"> </w:t>
      </w:r>
      <w:r>
        <w:t>strain</w:t>
      </w:r>
      <w:r>
        <w:rPr>
          <w:spacing w:val="1"/>
        </w:rPr>
        <w:t xml:space="preserve"> </w:t>
      </w:r>
      <w:r>
        <w:t>through</w:t>
      </w:r>
      <w:r>
        <w:rPr>
          <w:spacing w:val="-1"/>
        </w:rPr>
        <w:t xml:space="preserve"> </w:t>
      </w:r>
      <w:r>
        <w:t>deformation</w:t>
      </w:r>
      <w:r>
        <w:rPr>
          <w:spacing w:val="-5"/>
        </w:rPr>
        <w:t xml:space="preserve"> </w:t>
      </w:r>
      <w:r>
        <w:t>appears</w:t>
      </w:r>
      <w:r>
        <w:rPr>
          <w:spacing w:val="-1"/>
        </w:rPr>
        <w:t xml:space="preserve"> </w:t>
      </w:r>
      <w:r>
        <w:t>to</w:t>
      </w:r>
      <w:r>
        <w:rPr>
          <w:spacing w:val="3"/>
        </w:rPr>
        <w:t xml:space="preserve"> </w:t>
      </w:r>
      <w:r>
        <w:t>correlate</w:t>
      </w:r>
      <w:r>
        <w:rPr>
          <w:spacing w:val="-2"/>
        </w:rPr>
        <w:t xml:space="preserve"> </w:t>
      </w:r>
      <w:r>
        <w:t>closely</w:t>
      </w:r>
      <w:r>
        <w:rPr>
          <w:spacing w:val="-1"/>
        </w:rPr>
        <w:t xml:space="preserve"> </w:t>
      </w:r>
      <w:r>
        <w:t xml:space="preserve">with </w:t>
      </w:r>
      <w:r>
        <w:rPr>
          <w:spacing w:val="-3"/>
        </w:rPr>
        <w:t>e</w:t>
      </w:r>
      <w:r>
        <w:t>xperimentally</w:t>
      </w:r>
      <w:r>
        <w:rPr>
          <w:spacing w:val="11"/>
        </w:rPr>
        <w:t xml:space="preserve"> </w:t>
      </w:r>
      <w:r>
        <w:t>measured</w:t>
      </w:r>
      <w:r>
        <w:rPr>
          <w:spacing w:val="15"/>
        </w:rPr>
        <w:t xml:space="preserve"> </w:t>
      </w:r>
      <w:r>
        <w:t xml:space="preserve">results. </w:t>
      </w:r>
      <w:r>
        <w:rPr>
          <w:spacing w:val="25"/>
        </w:rPr>
        <w:t xml:space="preserve"> </w:t>
      </w:r>
      <w:r>
        <w:t>In</w:t>
      </w:r>
      <w:r>
        <w:rPr>
          <w:spacing w:val="21"/>
        </w:rPr>
        <w:t xml:space="preserve"> </w:t>
      </w:r>
      <w:r>
        <w:t>addition,</w:t>
      </w:r>
      <w:r>
        <w:rPr>
          <w:spacing w:val="22"/>
        </w:rPr>
        <w:t xml:space="preserve"> </w:t>
      </w:r>
      <w:r>
        <w:t>the</w:t>
      </w:r>
      <w:r>
        <w:rPr>
          <w:spacing w:val="21"/>
        </w:rPr>
        <w:t xml:space="preserve"> </w:t>
      </w:r>
      <w:r>
        <w:t>position</w:t>
      </w:r>
      <w:r>
        <w:rPr>
          <w:spacing w:val="17"/>
        </w:rPr>
        <w:t xml:space="preserve"> </w:t>
      </w:r>
      <w:r>
        <w:t>of</w:t>
      </w:r>
    </w:p>
    <w:p w:rsidR="00731615" w:rsidRDefault="00EE1D9C">
      <w:pPr>
        <w:spacing w:before="9" w:line="100" w:lineRule="exact"/>
        <w:rPr>
          <w:sz w:val="11"/>
          <w:szCs w:val="11"/>
        </w:rPr>
      </w:pPr>
      <w:r>
        <w:br w:type="column"/>
      </w:r>
    </w:p>
    <w:p w:rsidR="00731615" w:rsidRDefault="00EE1D9C">
      <w:pPr>
        <w:ind w:right="1813"/>
        <w:jc w:val="both"/>
      </w:pPr>
      <w:proofErr w:type="gramStart"/>
      <w:r>
        <w:t>strain</w:t>
      </w:r>
      <w:proofErr w:type="gramEnd"/>
      <w:r>
        <w:rPr>
          <w:spacing w:val="-4"/>
        </w:rPr>
        <w:t xml:space="preserve"> </w:t>
      </w:r>
      <w:proofErr w:type="spellStart"/>
      <w:r>
        <w:t>localisation</w:t>
      </w:r>
      <w:proofErr w:type="spellEnd"/>
      <w:r>
        <w:rPr>
          <w:spacing w:val="-9"/>
        </w:rPr>
        <w:t xml:space="preserve"> </w:t>
      </w:r>
      <w:r>
        <w:t>is</w:t>
      </w:r>
      <w:r>
        <w:rPr>
          <w:spacing w:val="-1"/>
        </w:rPr>
        <w:t xml:space="preserve"> </w:t>
      </w:r>
      <w:r>
        <w:t>predicted</w:t>
      </w:r>
      <w:r>
        <w:rPr>
          <w:spacing w:val="-7"/>
        </w:rPr>
        <w:t xml:space="preserve"> </w:t>
      </w:r>
      <w:r>
        <w:t>accuratel</w:t>
      </w:r>
      <w:r>
        <w:rPr>
          <w:spacing w:val="-13"/>
        </w:rPr>
        <w:t>y</w:t>
      </w:r>
      <w:r>
        <w:t>.</w:t>
      </w:r>
    </w:p>
    <w:p w:rsidR="00731615" w:rsidRDefault="00EE1D9C">
      <w:pPr>
        <w:spacing w:before="9" w:line="249" w:lineRule="auto"/>
        <w:ind w:right="78" w:firstLine="299"/>
        <w:jc w:val="both"/>
      </w:pPr>
      <w:r>
        <w:t xml:space="preserve">Upon </w:t>
      </w:r>
      <w:r>
        <w:rPr>
          <w:spacing w:val="-3"/>
        </w:rPr>
        <w:t>e</w:t>
      </w:r>
      <w:r>
        <w:t>xamination</w:t>
      </w:r>
      <w:r>
        <w:rPr>
          <w:spacing w:val="-6"/>
        </w:rPr>
        <w:t xml:space="preserve"> </w:t>
      </w:r>
      <w:r>
        <w:t>of</w:t>
      </w:r>
      <w:r>
        <w:rPr>
          <w:spacing w:val="2"/>
        </w:rPr>
        <w:t xml:space="preserve"> </w:t>
      </w:r>
      <w:r>
        <w:t>the</w:t>
      </w:r>
      <w:r>
        <w:rPr>
          <w:spacing w:val="2"/>
        </w:rPr>
        <w:t xml:space="preserve"> </w:t>
      </w:r>
      <w:r>
        <w:rPr>
          <w:spacing w:val="-5"/>
        </w:rPr>
        <w:t>v</w:t>
      </w:r>
      <w:r>
        <w:t>ariation</w:t>
      </w:r>
      <w:r>
        <w:rPr>
          <w:spacing w:val="-3"/>
        </w:rPr>
        <w:t xml:space="preserve"> </w:t>
      </w:r>
      <w:r>
        <w:t>initial</w:t>
      </w:r>
      <w:r>
        <w:rPr>
          <w:spacing w:val="-1"/>
        </w:rPr>
        <w:t xml:space="preserve"> </w:t>
      </w:r>
      <w:r>
        <w:t>fl</w:t>
      </w:r>
      <w:r>
        <w:rPr>
          <w:spacing w:val="-5"/>
        </w:rPr>
        <w:t>o</w:t>
      </w:r>
      <w:r>
        <w:t>w</w:t>
      </w:r>
      <w:r>
        <w:rPr>
          <w:spacing w:val="-11"/>
        </w:rPr>
        <w:t xml:space="preserve"> </w:t>
      </w:r>
      <w:r>
        <w:t>stress across the</w:t>
      </w:r>
      <w:r>
        <w:rPr>
          <w:spacing w:val="12"/>
        </w:rPr>
        <w:t xml:space="preserve"> </w:t>
      </w:r>
      <w:r>
        <w:t>weld</w:t>
      </w:r>
      <w:r>
        <w:rPr>
          <w:spacing w:val="10"/>
        </w:rPr>
        <w:t xml:space="preserve"> </w:t>
      </w:r>
      <w:r>
        <w:t>(see</w:t>
      </w:r>
      <w:r>
        <w:rPr>
          <w:spacing w:val="11"/>
        </w:rPr>
        <w:t xml:space="preserve"> </w:t>
      </w:r>
      <w:r>
        <w:t>figure 2),</w:t>
      </w:r>
      <w:r>
        <w:rPr>
          <w:spacing w:val="16"/>
        </w:rPr>
        <w:t xml:space="preserve"> </w:t>
      </w:r>
      <w:r>
        <w:t>it</w:t>
      </w:r>
      <w:r>
        <w:rPr>
          <w:spacing w:val="13"/>
        </w:rPr>
        <w:t xml:space="preserve"> </w:t>
      </w:r>
      <w:r>
        <w:t>is</w:t>
      </w:r>
      <w:r>
        <w:rPr>
          <w:spacing w:val="13"/>
        </w:rPr>
        <w:t xml:space="preserve"> </w:t>
      </w:r>
      <w:r>
        <w:t>clear</w:t>
      </w:r>
      <w:r>
        <w:rPr>
          <w:spacing w:val="10"/>
        </w:rPr>
        <w:t xml:space="preserve"> </w:t>
      </w:r>
      <w:r>
        <w:t>that</w:t>
      </w:r>
      <w:r>
        <w:rPr>
          <w:spacing w:val="11"/>
        </w:rPr>
        <w:t xml:space="preserve"> </w:t>
      </w:r>
      <w:r>
        <w:t>initial</w:t>
      </w:r>
      <w:r>
        <w:rPr>
          <w:spacing w:val="9"/>
        </w:rPr>
        <w:t xml:space="preserve"> </w:t>
      </w:r>
      <w:r>
        <w:t>deformation</w:t>
      </w:r>
      <w:r>
        <w:rPr>
          <w:spacing w:val="4"/>
        </w:rPr>
        <w:t xml:space="preserve"> </w:t>
      </w:r>
      <w:r>
        <w:t>will occur</w:t>
      </w:r>
      <w:r>
        <w:rPr>
          <w:spacing w:val="-4"/>
        </w:rPr>
        <w:t xml:space="preserve"> </w:t>
      </w:r>
      <w:r>
        <w:t>in</w:t>
      </w:r>
      <w:r>
        <w:rPr>
          <w:spacing w:val="-2"/>
        </w:rPr>
        <w:t xml:space="preserve"> </w:t>
      </w:r>
      <w:r>
        <w:t>the</w:t>
      </w:r>
      <w:r>
        <w:rPr>
          <w:spacing w:val="-2"/>
        </w:rPr>
        <w:t xml:space="preserve"> </w:t>
      </w:r>
      <w:r>
        <w:t>nugget</w:t>
      </w:r>
      <w:r>
        <w:rPr>
          <w:spacing w:val="-5"/>
        </w:rPr>
        <w:t xml:space="preserve"> </w:t>
      </w:r>
      <w:r>
        <w:t>r</w:t>
      </w:r>
      <w:r>
        <w:rPr>
          <w:spacing w:val="-3"/>
        </w:rPr>
        <w:t>e</w:t>
      </w:r>
      <w:r>
        <w:t>gion</w:t>
      </w:r>
      <w:r>
        <w:rPr>
          <w:spacing w:val="-5"/>
        </w:rPr>
        <w:t xml:space="preserve"> </w:t>
      </w:r>
      <w:r>
        <w:t>since</w:t>
      </w:r>
      <w:r>
        <w:rPr>
          <w:spacing w:val="-4"/>
        </w:rPr>
        <w:t xml:space="preserve"> </w:t>
      </w:r>
      <w:r>
        <w:t>this</w:t>
      </w:r>
      <w:r>
        <w:rPr>
          <w:spacing w:val="-3"/>
        </w:rPr>
        <w:t xml:space="preserve"> </w:t>
      </w:r>
      <w:r>
        <w:t>r</w:t>
      </w:r>
      <w:r>
        <w:rPr>
          <w:spacing w:val="-3"/>
        </w:rPr>
        <w:t>e</w:t>
      </w:r>
      <w:r>
        <w:t>gion</w:t>
      </w:r>
      <w:r>
        <w:rPr>
          <w:spacing w:val="-5"/>
        </w:rPr>
        <w:t xml:space="preserve"> </w:t>
      </w:r>
      <w:r>
        <w:t>has</w:t>
      </w:r>
      <w:r>
        <w:rPr>
          <w:spacing w:val="-3"/>
        </w:rPr>
        <w:t xml:space="preserve"> </w:t>
      </w:r>
      <w:r>
        <w:t>the</w:t>
      </w:r>
      <w:r>
        <w:rPr>
          <w:spacing w:val="-2"/>
        </w:rPr>
        <w:t xml:space="preserve"> </w:t>
      </w:r>
      <w:r>
        <w:t>l</w:t>
      </w:r>
      <w:r>
        <w:rPr>
          <w:spacing w:val="-5"/>
        </w:rPr>
        <w:t>o</w:t>
      </w:r>
      <w:r>
        <w:t>west</w:t>
      </w:r>
      <w:r>
        <w:rPr>
          <w:spacing w:val="-5"/>
        </w:rPr>
        <w:t xml:space="preserve"> </w:t>
      </w:r>
      <w:r>
        <w:t>fl</w:t>
      </w:r>
      <w:r>
        <w:rPr>
          <w:spacing w:val="-5"/>
        </w:rPr>
        <w:t>o</w:t>
      </w:r>
      <w:r>
        <w:t xml:space="preserve">w stress. </w:t>
      </w:r>
      <w:r>
        <w:rPr>
          <w:spacing w:val="25"/>
        </w:rPr>
        <w:t xml:space="preserve"> </w:t>
      </w:r>
      <w:r>
        <w:t>This</w:t>
      </w:r>
      <w:r>
        <w:rPr>
          <w:spacing w:val="4"/>
        </w:rPr>
        <w:t xml:space="preserve"> </w:t>
      </w:r>
      <w:r>
        <w:t>is</w:t>
      </w:r>
      <w:r>
        <w:rPr>
          <w:spacing w:val="6"/>
        </w:rPr>
        <w:t xml:space="preserve"> </w:t>
      </w:r>
      <w:r>
        <w:t>in</w:t>
      </w:r>
      <w:r>
        <w:rPr>
          <w:spacing w:val="6"/>
        </w:rPr>
        <w:t xml:space="preserve"> </w:t>
      </w:r>
      <w:r>
        <w:t>line</w:t>
      </w:r>
      <w:r>
        <w:rPr>
          <w:spacing w:val="4"/>
        </w:rPr>
        <w:t xml:space="preserve"> </w:t>
      </w:r>
      <w:r>
        <w:t>with</w:t>
      </w:r>
      <w:r>
        <w:rPr>
          <w:spacing w:val="4"/>
        </w:rPr>
        <w:t xml:space="preserve"> </w:t>
      </w:r>
      <w:r>
        <w:t>materials data</w:t>
      </w:r>
      <w:r>
        <w:rPr>
          <w:spacing w:val="4"/>
        </w:rPr>
        <w:t xml:space="preserve"> </w:t>
      </w:r>
      <w:r>
        <w:t>on</w:t>
      </w:r>
      <w:r>
        <w:rPr>
          <w:spacing w:val="5"/>
        </w:rPr>
        <w:t xml:space="preserve"> </w:t>
      </w:r>
      <w:r>
        <w:t>FSW</w:t>
      </w:r>
      <w:r>
        <w:rPr>
          <w:spacing w:val="3"/>
        </w:rPr>
        <w:t xml:space="preserve"> </w:t>
      </w:r>
      <w:r>
        <w:t>2139-T8 reported</w:t>
      </w:r>
      <w:r>
        <w:rPr>
          <w:spacing w:val="3"/>
        </w:rPr>
        <w:t xml:space="preserve"> </w:t>
      </w:r>
      <w:r>
        <w:t>by</w:t>
      </w:r>
      <w:r>
        <w:rPr>
          <w:spacing w:val="8"/>
        </w:rPr>
        <w:t xml:space="preserve"> </w:t>
      </w:r>
      <w:proofErr w:type="spellStart"/>
      <w:r>
        <w:t>Gruijicic</w:t>
      </w:r>
      <w:proofErr w:type="spellEnd"/>
      <w:r>
        <w:rPr>
          <w:spacing w:val="3"/>
        </w:rPr>
        <w:t xml:space="preserve"> </w:t>
      </w:r>
      <w:r>
        <w:t>[8],</w:t>
      </w:r>
      <w:r>
        <w:rPr>
          <w:spacing w:val="15"/>
        </w:rPr>
        <w:t xml:space="preserve"> </w:t>
      </w:r>
      <w:r>
        <w:t>though</w:t>
      </w:r>
      <w:r>
        <w:rPr>
          <w:spacing w:val="4"/>
        </w:rPr>
        <w:t xml:space="preserve"> </w:t>
      </w:r>
      <w:r>
        <w:t>data</w:t>
      </w:r>
      <w:r>
        <w:rPr>
          <w:spacing w:val="7"/>
        </w:rPr>
        <w:t xml:space="preserve"> </w:t>
      </w:r>
      <w:r>
        <w:t>from</w:t>
      </w:r>
      <w:r>
        <w:rPr>
          <w:spacing w:val="6"/>
        </w:rPr>
        <w:t xml:space="preserve"> </w:t>
      </w:r>
      <w:r>
        <w:t>Mc</w:t>
      </w:r>
      <w:r>
        <w:rPr>
          <w:spacing w:val="-8"/>
        </w:rPr>
        <w:t>W</w:t>
      </w:r>
      <w:r>
        <w:t>illiams [7] sh</w:t>
      </w:r>
      <w:r>
        <w:rPr>
          <w:spacing w:val="-5"/>
        </w:rPr>
        <w:t>o</w:t>
      </w:r>
      <w:r>
        <w:t>ws</w:t>
      </w:r>
      <w:r>
        <w:rPr>
          <w:spacing w:val="2"/>
        </w:rPr>
        <w:t xml:space="preserve"> </w:t>
      </w:r>
      <w:r>
        <w:t>that</w:t>
      </w:r>
      <w:r>
        <w:rPr>
          <w:spacing w:val="5"/>
        </w:rPr>
        <w:t xml:space="preserve"> </w:t>
      </w:r>
      <w:r>
        <w:t>the</w:t>
      </w:r>
      <w:r>
        <w:rPr>
          <w:spacing w:val="4"/>
        </w:rPr>
        <w:t xml:space="preserve"> </w:t>
      </w:r>
      <w:r>
        <w:t>TMAZ</w:t>
      </w:r>
      <w:r>
        <w:rPr>
          <w:spacing w:val="2"/>
        </w:rPr>
        <w:t xml:space="preserve"> </w:t>
      </w:r>
      <w:r>
        <w:t>in</w:t>
      </w:r>
      <w:r>
        <w:rPr>
          <w:spacing w:val="5"/>
        </w:rPr>
        <w:t xml:space="preserve"> </w:t>
      </w:r>
      <w:r>
        <w:t>2139-T8 welds</w:t>
      </w:r>
      <w:r>
        <w:rPr>
          <w:spacing w:val="3"/>
        </w:rPr>
        <w:t xml:space="preserve"> </w:t>
      </w:r>
      <w:r>
        <w:t>can</w:t>
      </w:r>
      <w:r>
        <w:rPr>
          <w:spacing w:val="4"/>
        </w:rPr>
        <w:t xml:space="preserve"> </w:t>
      </w:r>
      <w:r>
        <w:rPr>
          <w:spacing w:val="-3"/>
        </w:rPr>
        <w:t>e</w:t>
      </w:r>
      <w:r>
        <w:t>xhibit</w:t>
      </w:r>
      <w:r>
        <w:rPr>
          <w:spacing w:val="2"/>
        </w:rPr>
        <w:t xml:space="preserve"> </w:t>
      </w:r>
      <w:r>
        <w:t>the</w:t>
      </w:r>
      <w:r>
        <w:rPr>
          <w:spacing w:val="4"/>
        </w:rPr>
        <w:t xml:space="preserve"> </w:t>
      </w:r>
      <w:r>
        <w:t>l</w:t>
      </w:r>
      <w:r>
        <w:rPr>
          <w:spacing w:val="-5"/>
        </w:rPr>
        <w:t>o</w:t>
      </w:r>
      <w:r>
        <w:t xml:space="preserve">w- </w:t>
      </w:r>
      <w:proofErr w:type="spellStart"/>
      <w:proofErr w:type="gramStart"/>
      <w:r>
        <w:t>est</w:t>
      </w:r>
      <w:proofErr w:type="spellEnd"/>
      <w:proofErr w:type="gramEnd"/>
      <w:r>
        <w:rPr>
          <w:spacing w:val="13"/>
        </w:rPr>
        <w:t xml:space="preserve"> </w:t>
      </w:r>
      <w:r>
        <w:t>initial</w:t>
      </w:r>
      <w:r>
        <w:rPr>
          <w:spacing w:val="10"/>
        </w:rPr>
        <w:t xml:space="preserve"> </w:t>
      </w:r>
      <w:r>
        <w:t>fl</w:t>
      </w:r>
      <w:r>
        <w:rPr>
          <w:spacing w:val="-5"/>
        </w:rPr>
        <w:t>o</w:t>
      </w:r>
      <w:r>
        <w:t xml:space="preserve">w stress. </w:t>
      </w:r>
      <w:r>
        <w:rPr>
          <w:spacing w:val="11"/>
        </w:rPr>
        <w:t xml:space="preserve"> </w:t>
      </w:r>
      <w:r>
        <w:t>H</w:t>
      </w:r>
      <w:r>
        <w:rPr>
          <w:spacing w:val="-5"/>
        </w:rPr>
        <w:t>o</w:t>
      </w:r>
      <w:r>
        <w:t>w</w:t>
      </w:r>
      <w:r>
        <w:rPr>
          <w:spacing w:val="-5"/>
        </w:rPr>
        <w:t>e</w:t>
      </w:r>
      <w:r>
        <w:rPr>
          <w:spacing w:val="-3"/>
        </w:rPr>
        <w:t>v</w:t>
      </w:r>
      <w:r>
        <w:t>e</w:t>
      </w:r>
      <w:r>
        <w:rPr>
          <w:spacing w:val="-8"/>
        </w:rPr>
        <w:t>r</w:t>
      </w:r>
      <w:r>
        <w:t>,</w:t>
      </w:r>
      <w:r>
        <w:rPr>
          <w:spacing w:val="12"/>
        </w:rPr>
        <w:t xml:space="preserve"> </w:t>
      </w:r>
      <w:r>
        <w:t>the</w:t>
      </w:r>
      <w:r>
        <w:rPr>
          <w:spacing w:val="12"/>
        </w:rPr>
        <w:t xml:space="preserve"> </w:t>
      </w:r>
      <w:r>
        <w:t>reported</w:t>
      </w:r>
      <w:r>
        <w:rPr>
          <w:spacing w:val="8"/>
        </w:rPr>
        <w:t xml:space="preserve"> </w:t>
      </w:r>
      <w:r>
        <w:t>weld</w:t>
      </w:r>
      <w:r>
        <w:rPr>
          <w:spacing w:val="11"/>
        </w:rPr>
        <w:t xml:space="preserve"> </w:t>
      </w:r>
      <w:r>
        <w:t>conditions together</w:t>
      </w:r>
      <w:r>
        <w:rPr>
          <w:spacing w:val="3"/>
        </w:rPr>
        <w:t xml:space="preserve"> </w:t>
      </w:r>
      <w:r>
        <w:t>with</w:t>
      </w:r>
      <w:r>
        <w:rPr>
          <w:spacing w:val="6"/>
        </w:rPr>
        <w:t xml:space="preserve"> </w:t>
      </w:r>
      <w:r>
        <w:t>micrographs indicate</w:t>
      </w:r>
      <w:r>
        <w:rPr>
          <w:spacing w:val="4"/>
        </w:rPr>
        <w:t xml:space="preserve"> </w:t>
      </w:r>
      <w:r>
        <w:t>that</w:t>
      </w:r>
      <w:r>
        <w:rPr>
          <w:spacing w:val="7"/>
        </w:rPr>
        <w:t xml:space="preserve"> </w:t>
      </w:r>
      <w:r>
        <w:t>the</w:t>
      </w:r>
      <w:r>
        <w:rPr>
          <w:spacing w:val="8"/>
        </w:rPr>
        <w:t xml:space="preserve"> </w:t>
      </w:r>
      <w:r>
        <w:t>thermal</w:t>
      </w:r>
      <w:r>
        <w:rPr>
          <w:spacing w:val="4"/>
        </w:rPr>
        <w:t xml:space="preserve"> </w:t>
      </w:r>
      <w:r>
        <w:rPr>
          <w:spacing w:val="-3"/>
        </w:rPr>
        <w:t>c</w:t>
      </w:r>
      <w:r>
        <w:t>ycles</w:t>
      </w:r>
      <w:r>
        <w:rPr>
          <w:spacing w:val="5"/>
        </w:rPr>
        <w:t xml:space="preserve"> </w:t>
      </w:r>
      <w:r>
        <w:t>in those</w:t>
      </w:r>
      <w:r>
        <w:rPr>
          <w:spacing w:val="2"/>
        </w:rPr>
        <w:t xml:space="preserve"> </w:t>
      </w:r>
      <w:r>
        <w:t>welds</w:t>
      </w:r>
      <w:r>
        <w:rPr>
          <w:spacing w:val="2"/>
        </w:rPr>
        <w:t xml:space="preserve"> </w:t>
      </w:r>
      <w:r>
        <w:t>were</w:t>
      </w:r>
      <w:r>
        <w:rPr>
          <w:spacing w:val="3"/>
        </w:rPr>
        <w:t xml:space="preserve"> </w:t>
      </w:r>
      <w:r>
        <w:t>quite</w:t>
      </w:r>
      <w:r>
        <w:rPr>
          <w:spacing w:val="3"/>
        </w:rPr>
        <w:t xml:space="preserve"> </w:t>
      </w:r>
      <w:r>
        <w:t>l</w:t>
      </w:r>
      <w:r>
        <w:rPr>
          <w:spacing w:val="-5"/>
        </w:rPr>
        <w:t>o</w:t>
      </w:r>
      <w:r>
        <w:t>w</w:t>
      </w:r>
      <w:r>
        <w:rPr>
          <w:spacing w:val="4"/>
        </w:rPr>
        <w:t xml:space="preserve"> </w:t>
      </w:r>
      <w:r>
        <w:t>[18].</w:t>
      </w:r>
      <w:r>
        <w:rPr>
          <w:spacing w:val="33"/>
        </w:rPr>
        <w:t xml:space="preserve"> </w:t>
      </w:r>
      <w:r>
        <w:t>It</w:t>
      </w:r>
      <w:r>
        <w:rPr>
          <w:spacing w:val="5"/>
        </w:rPr>
        <w:t xml:space="preserve"> </w:t>
      </w:r>
      <w:r>
        <w:t>is</w:t>
      </w:r>
      <w:r>
        <w:rPr>
          <w:spacing w:val="5"/>
        </w:rPr>
        <w:t xml:space="preserve"> </w:t>
      </w:r>
      <w:r>
        <w:t>possible that</w:t>
      </w:r>
      <w:r>
        <w:rPr>
          <w:spacing w:val="4"/>
        </w:rPr>
        <w:t xml:space="preserve"> </w:t>
      </w:r>
      <w:r>
        <w:t>the</w:t>
      </w:r>
      <w:r>
        <w:rPr>
          <w:spacing w:val="4"/>
        </w:rPr>
        <w:t xml:space="preserve"> </w:t>
      </w:r>
      <w:r>
        <w:rPr>
          <w:spacing w:val="-3"/>
        </w:rPr>
        <w:t>ov</w:t>
      </w:r>
      <w:r>
        <w:t xml:space="preserve">erall </w:t>
      </w:r>
      <w:proofErr w:type="gramStart"/>
      <w:r>
        <w:rPr>
          <w:spacing w:val="-5"/>
        </w:rPr>
        <w:t>v</w:t>
      </w:r>
      <w:r>
        <w:t>ariation</w:t>
      </w:r>
      <w:r>
        <w:rPr>
          <w:spacing w:val="-1"/>
        </w:rPr>
        <w:t xml:space="preserve"> </w:t>
      </w:r>
      <w:r>
        <w:t>in</w:t>
      </w:r>
      <w:r>
        <w:rPr>
          <w:spacing w:val="3"/>
        </w:rPr>
        <w:t xml:space="preserve"> </w:t>
      </w:r>
      <w:r>
        <w:t>strengthening</w:t>
      </w:r>
      <w:r>
        <w:rPr>
          <w:spacing w:val="-5"/>
        </w:rPr>
        <w:t xml:space="preserve"> </w:t>
      </w:r>
      <w:r>
        <w:t>mechanisms</w:t>
      </w:r>
      <w:r>
        <w:rPr>
          <w:spacing w:val="-5"/>
        </w:rPr>
        <w:t xml:space="preserve"> </w:t>
      </w:r>
      <w:r>
        <w:t>in</w:t>
      </w:r>
      <w:r>
        <w:rPr>
          <w:spacing w:val="4"/>
        </w:rPr>
        <w:t xml:space="preserve"> </w:t>
      </w:r>
      <w:r>
        <w:t>these</w:t>
      </w:r>
      <w:r>
        <w:rPr>
          <w:spacing w:val="1"/>
        </w:rPr>
        <w:t xml:space="preserve"> </w:t>
      </w:r>
      <w:r>
        <w:t>studies are</w:t>
      </w:r>
      <w:proofErr w:type="gramEnd"/>
      <w:r>
        <w:rPr>
          <w:spacing w:val="3"/>
        </w:rPr>
        <w:t xml:space="preserve"> </w:t>
      </w:r>
      <w:r>
        <w:t xml:space="preserve">dif- </w:t>
      </w:r>
      <w:proofErr w:type="spellStart"/>
      <w:r>
        <w:t>ferent</w:t>
      </w:r>
      <w:proofErr w:type="spellEnd"/>
      <w:r>
        <w:rPr>
          <w:spacing w:val="10"/>
        </w:rPr>
        <w:t xml:space="preserve"> </w:t>
      </w:r>
      <w:r>
        <w:t>to</w:t>
      </w:r>
      <w:r>
        <w:rPr>
          <w:spacing w:val="13"/>
        </w:rPr>
        <w:t xml:space="preserve"> </w:t>
      </w:r>
      <w:r>
        <w:t>those</w:t>
      </w:r>
      <w:r>
        <w:rPr>
          <w:spacing w:val="11"/>
        </w:rPr>
        <w:t xml:space="preserve"> </w:t>
      </w:r>
      <w:r>
        <w:t>described</w:t>
      </w:r>
      <w:r>
        <w:rPr>
          <w:spacing w:val="7"/>
        </w:rPr>
        <w:t xml:space="preserve"> </w:t>
      </w:r>
      <w:r>
        <w:t>in</w:t>
      </w:r>
      <w:r>
        <w:rPr>
          <w:spacing w:val="13"/>
        </w:rPr>
        <w:t xml:space="preserve"> </w:t>
      </w:r>
      <w:r>
        <w:rPr>
          <w:spacing w:val="-3"/>
        </w:rPr>
        <w:t>P</w:t>
      </w:r>
      <w:r>
        <w:t>art</w:t>
      </w:r>
      <w:r>
        <w:rPr>
          <w:spacing w:val="12"/>
        </w:rPr>
        <w:t xml:space="preserve"> </w:t>
      </w:r>
      <w:r>
        <w:t>II.</w:t>
      </w:r>
      <w:r>
        <w:rPr>
          <w:spacing w:val="13"/>
        </w:rPr>
        <w:t xml:space="preserve"> </w:t>
      </w:r>
      <w:r>
        <w:t>Deformation</w:t>
      </w:r>
      <w:r>
        <w:rPr>
          <w:spacing w:val="5"/>
        </w:rPr>
        <w:t xml:space="preserve"> </w:t>
      </w:r>
      <w:proofErr w:type="spellStart"/>
      <w:r>
        <w:t>beh</w:t>
      </w:r>
      <w:r>
        <w:rPr>
          <w:spacing w:val="-4"/>
        </w:rPr>
        <w:t>a</w:t>
      </w:r>
      <w:r>
        <w:t>viour</w:t>
      </w:r>
      <w:proofErr w:type="spellEnd"/>
      <w:r>
        <w:rPr>
          <w:spacing w:val="7"/>
        </w:rPr>
        <w:t xml:space="preserve"> </w:t>
      </w:r>
      <w:r>
        <w:t>of</w:t>
      </w:r>
    </w:p>
    <w:p w:rsidR="00731615" w:rsidRDefault="00EE1D9C">
      <w:pPr>
        <w:spacing w:line="249" w:lineRule="auto"/>
        <w:ind w:right="78"/>
        <w:jc w:val="both"/>
      </w:pPr>
      <w:r>
        <w:t>2024</w:t>
      </w:r>
      <w:r>
        <w:rPr>
          <w:spacing w:val="-3"/>
        </w:rPr>
        <w:t xml:space="preserve"> </w:t>
      </w:r>
      <w:r>
        <w:t>all</w:t>
      </w:r>
      <w:r>
        <w:rPr>
          <w:spacing w:val="-2"/>
        </w:rPr>
        <w:t>o</w:t>
      </w:r>
      <w:r>
        <w:rPr>
          <w:spacing w:val="-13"/>
        </w:rPr>
        <w:t>y</w:t>
      </w:r>
      <w:r>
        <w:t>,</w:t>
      </w:r>
      <w:r>
        <w:rPr>
          <w:spacing w:val="-3"/>
        </w:rPr>
        <w:t xml:space="preserve"> </w:t>
      </w:r>
      <w:r>
        <w:t>as</w:t>
      </w:r>
      <w:r>
        <w:rPr>
          <w:spacing w:val="-1"/>
        </w:rPr>
        <w:t xml:space="preserve"> </w:t>
      </w:r>
      <w:r>
        <w:t>reported</w:t>
      </w:r>
      <w:r>
        <w:rPr>
          <w:spacing w:val="-6"/>
        </w:rPr>
        <w:t xml:space="preserve"> </w:t>
      </w:r>
      <w:r>
        <w:t>by</w:t>
      </w:r>
      <w:r>
        <w:rPr>
          <w:spacing w:val="-1"/>
        </w:rPr>
        <w:t xml:space="preserve"> </w:t>
      </w:r>
      <w:proofErr w:type="spellStart"/>
      <w:r>
        <w:t>Gen</w:t>
      </w:r>
      <w:r>
        <w:rPr>
          <w:spacing w:val="-5"/>
        </w:rPr>
        <w:t>e</w:t>
      </w:r>
      <w:r>
        <w:rPr>
          <w:spacing w:val="-4"/>
        </w:rPr>
        <w:t>v</w:t>
      </w:r>
      <w:r>
        <w:t>ois</w:t>
      </w:r>
      <w:proofErr w:type="spellEnd"/>
      <w:r>
        <w:rPr>
          <w:spacing w:val="-7"/>
        </w:rPr>
        <w:t xml:space="preserve"> </w:t>
      </w:r>
      <w:r>
        <w:t>[26]</w:t>
      </w:r>
      <w:r>
        <w:rPr>
          <w:spacing w:val="-2"/>
        </w:rPr>
        <w:t xml:space="preserve"> </w:t>
      </w:r>
      <w:r>
        <w:t>and</w:t>
      </w:r>
      <w:r>
        <w:rPr>
          <w:spacing w:val="-2"/>
        </w:rPr>
        <w:t xml:space="preserve"> </w:t>
      </w:r>
      <w:r>
        <w:t>Sato</w:t>
      </w:r>
      <w:r>
        <w:rPr>
          <w:spacing w:val="-3"/>
        </w:rPr>
        <w:t xml:space="preserve"> </w:t>
      </w:r>
      <w:r>
        <w:t>[37,</w:t>
      </w:r>
      <w:r>
        <w:rPr>
          <w:spacing w:val="-2"/>
        </w:rPr>
        <w:t xml:space="preserve"> </w:t>
      </w:r>
      <w:r>
        <w:t>38,</w:t>
      </w:r>
      <w:r>
        <w:rPr>
          <w:spacing w:val="-2"/>
        </w:rPr>
        <w:t xml:space="preserve"> </w:t>
      </w:r>
      <w:r>
        <w:t>39], also</w:t>
      </w:r>
      <w:r>
        <w:rPr>
          <w:spacing w:val="-15"/>
        </w:rPr>
        <w:t xml:space="preserve"> </w:t>
      </w:r>
      <w:r>
        <w:t>sh</w:t>
      </w:r>
      <w:r>
        <w:rPr>
          <w:spacing w:val="-5"/>
        </w:rPr>
        <w:t>o</w:t>
      </w:r>
      <w:r>
        <w:t>ws</w:t>
      </w:r>
      <w:r>
        <w:rPr>
          <w:spacing w:val="-17"/>
        </w:rPr>
        <w:t xml:space="preserve"> </w:t>
      </w:r>
      <w:r>
        <w:t>initial</w:t>
      </w:r>
      <w:r>
        <w:rPr>
          <w:spacing w:val="-17"/>
        </w:rPr>
        <w:t xml:space="preserve"> </w:t>
      </w:r>
      <w:r>
        <w:t>yielding</w:t>
      </w:r>
      <w:r>
        <w:rPr>
          <w:spacing w:val="-19"/>
        </w:rPr>
        <w:t xml:space="preserve"> </w:t>
      </w:r>
      <w:r>
        <w:t>in</w:t>
      </w:r>
      <w:r>
        <w:rPr>
          <w:spacing w:val="-14"/>
        </w:rPr>
        <w:t xml:space="preserve"> </w:t>
      </w:r>
      <w:r>
        <w:t>the</w:t>
      </w:r>
      <w:r>
        <w:rPr>
          <w:spacing w:val="-14"/>
        </w:rPr>
        <w:t xml:space="preserve"> </w:t>
      </w:r>
      <w:r>
        <w:t>nugget</w:t>
      </w:r>
      <w:r>
        <w:rPr>
          <w:spacing w:val="-17"/>
        </w:rPr>
        <w:t xml:space="preserve"> </w:t>
      </w:r>
      <w:r>
        <w:t>r</w:t>
      </w:r>
      <w:r>
        <w:rPr>
          <w:spacing w:val="-3"/>
        </w:rPr>
        <w:t>e</w:t>
      </w:r>
      <w:r>
        <w:t>gion</w:t>
      </w:r>
      <w:r>
        <w:rPr>
          <w:spacing w:val="-17"/>
        </w:rPr>
        <w:t xml:space="preserve"> </w:t>
      </w:r>
      <w:r>
        <w:t>and</w:t>
      </w:r>
      <w:r>
        <w:rPr>
          <w:spacing w:val="-15"/>
        </w:rPr>
        <w:t xml:space="preserve"> </w:t>
      </w:r>
      <w:r>
        <w:t>the</w:t>
      </w:r>
      <w:r>
        <w:rPr>
          <w:spacing w:val="-14"/>
        </w:rPr>
        <w:t xml:space="preserve"> </w:t>
      </w:r>
      <w:proofErr w:type="spellStart"/>
      <w:r>
        <w:t>contri</w:t>
      </w:r>
      <w:r>
        <w:rPr>
          <w:spacing w:val="-4"/>
        </w:rPr>
        <w:t>b</w:t>
      </w:r>
      <w:r>
        <w:t>u</w:t>
      </w:r>
      <w:proofErr w:type="spellEnd"/>
      <w:r>
        <w:t xml:space="preserve">- </w:t>
      </w:r>
      <w:proofErr w:type="spellStart"/>
      <w:r>
        <w:t>tors</w:t>
      </w:r>
      <w:proofErr w:type="spellEnd"/>
      <w:r>
        <w:rPr>
          <w:spacing w:val="-8"/>
        </w:rPr>
        <w:t xml:space="preserve"> </w:t>
      </w:r>
      <w:r>
        <w:t>to</w:t>
      </w:r>
      <w:r>
        <w:rPr>
          <w:spacing w:val="-7"/>
        </w:rPr>
        <w:t xml:space="preserve"> </w:t>
      </w:r>
      <w:r>
        <w:t>strengthening</w:t>
      </w:r>
      <w:r>
        <w:rPr>
          <w:spacing w:val="-16"/>
        </w:rPr>
        <w:t xml:space="preserve"> </w:t>
      </w:r>
      <w:r>
        <w:t>mechanisms</w:t>
      </w:r>
      <w:r>
        <w:rPr>
          <w:spacing w:val="-15"/>
        </w:rPr>
        <w:t xml:space="preserve"> </w:t>
      </w:r>
      <w:r>
        <w:t>are</w:t>
      </w:r>
      <w:r>
        <w:rPr>
          <w:spacing w:val="-7"/>
        </w:rPr>
        <w:t xml:space="preserve"> </w:t>
      </w:r>
      <w:r>
        <w:t>similar</w:t>
      </w:r>
      <w:r>
        <w:rPr>
          <w:spacing w:val="-11"/>
        </w:rPr>
        <w:t xml:space="preserve"> </w:t>
      </w:r>
      <w:r>
        <w:t>to</w:t>
      </w:r>
      <w:r>
        <w:rPr>
          <w:spacing w:val="-7"/>
        </w:rPr>
        <w:t xml:space="preserve"> </w:t>
      </w:r>
      <w:r>
        <w:t>the</w:t>
      </w:r>
      <w:r>
        <w:rPr>
          <w:spacing w:val="-7"/>
        </w:rPr>
        <w:t xml:space="preserve"> </w:t>
      </w:r>
      <w:r>
        <w:t>conclusions from</w:t>
      </w:r>
      <w:r>
        <w:rPr>
          <w:spacing w:val="23"/>
        </w:rPr>
        <w:t xml:space="preserve"> </w:t>
      </w:r>
      <w:r>
        <w:rPr>
          <w:spacing w:val="-3"/>
        </w:rPr>
        <w:t>P</w:t>
      </w:r>
      <w:r>
        <w:t>art</w:t>
      </w:r>
      <w:r>
        <w:rPr>
          <w:spacing w:val="24"/>
        </w:rPr>
        <w:t xml:space="preserve"> </w:t>
      </w:r>
      <w:r>
        <w:t>II.</w:t>
      </w:r>
      <w:r>
        <w:rPr>
          <w:spacing w:val="25"/>
        </w:rPr>
        <w:t xml:space="preserve"> </w:t>
      </w:r>
      <w:r>
        <w:t>Since</w:t>
      </w:r>
      <w:r>
        <w:rPr>
          <w:spacing w:val="23"/>
        </w:rPr>
        <w:t xml:space="preserve"> </w:t>
      </w:r>
      <w:r>
        <w:t>there</w:t>
      </w:r>
      <w:r>
        <w:rPr>
          <w:spacing w:val="23"/>
        </w:rPr>
        <w:t xml:space="preserve"> </w:t>
      </w:r>
      <w:r>
        <w:t>is</w:t>
      </w:r>
      <w:r>
        <w:rPr>
          <w:spacing w:val="26"/>
        </w:rPr>
        <w:t xml:space="preserve"> </w:t>
      </w:r>
      <w:r>
        <w:t>no</w:t>
      </w:r>
      <w:r>
        <w:rPr>
          <w:spacing w:val="25"/>
        </w:rPr>
        <w:t xml:space="preserve"> </w:t>
      </w:r>
      <w:r>
        <w:t>description</w:t>
      </w:r>
      <w:r>
        <w:rPr>
          <w:spacing w:val="18"/>
        </w:rPr>
        <w:t xml:space="preserve"> </w:t>
      </w:r>
      <w:r>
        <w:t>of</w:t>
      </w:r>
      <w:r>
        <w:rPr>
          <w:spacing w:val="25"/>
        </w:rPr>
        <w:t xml:space="preserve"> </w:t>
      </w:r>
      <w:proofErr w:type="gramStart"/>
      <w:r>
        <w:t>the</w:t>
      </w:r>
      <w:r>
        <w:rPr>
          <w:spacing w:val="25"/>
        </w:rPr>
        <w:t xml:space="preserve"> </w:t>
      </w:r>
      <w:r>
        <w:t>strengthen</w:t>
      </w:r>
      <w:proofErr w:type="gramEnd"/>
      <w:r>
        <w:t xml:space="preserve">- </w:t>
      </w:r>
      <w:proofErr w:type="spellStart"/>
      <w:r>
        <w:t>ing</w:t>
      </w:r>
      <w:proofErr w:type="spellEnd"/>
      <w:r>
        <w:rPr>
          <w:spacing w:val="-2"/>
        </w:rPr>
        <w:t xml:space="preserve"> </w:t>
      </w:r>
      <w:r>
        <w:t>mechanisms</w:t>
      </w:r>
      <w:r>
        <w:rPr>
          <w:spacing w:val="-9"/>
        </w:rPr>
        <w:t xml:space="preserve"> </w:t>
      </w:r>
      <w:r>
        <w:t>by</w:t>
      </w:r>
      <w:r>
        <w:rPr>
          <w:spacing w:val="-1"/>
        </w:rPr>
        <w:t xml:space="preserve"> </w:t>
      </w:r>
      <w:r>
        <w:t>Mc</w:t>
      </w:r>
      <w:r>
        <w:rPr>
          <w:spacing w:val="-8"/>
        </w:rPr>
        <w:t>W</w:t>
      </w:r>
      <w:r>
        <w:t>illiams</w:t>
      </w:r>
      <w:r>
        <w:rPr>
          <w:spacing w:val="-9"/>
        </w:rPr>
        <w:t xml:space="preserve"> </w:t>
      </w:r>
      <w:r>
        <w:t>or</w:t>
      </w:r>
      <w:r>
        <w:rPr>
          <w:spacing w:val="-1"/>
        </w:rPr>
        <w:t xml:space="preserve"> </w:t>
      </w:r>
      <w:proofErr w:type="spellStart"/>
      <w:r>
        <w:t>Grujicic</w:t>
      </w:r>
      <w:proofErr w:type="spellEnd"/>
      <w:r>
        <w:rPr>
          <w:spacing w:val="-6"/>
        </w:rPr>
        <w:t xml:space="preserve"> </w:t>
      </w:r>
      <w:r>
        <w:t>the</w:t>
      </w:r>
      <w:r>
        <w:rPr>
          <w:spacing w:val="-1"/>
        </w:rPr>
        <w:t xml:space="preserve"> </w:t>
      </w:r>
      <w:r>
        <w:t>cause</w:t>
      </w:r>
      <w:r>
        <w:rPr>
          <w:spacing w:val="-3"/>
        </w:rPr>
        <w:t xml:space="preserve"> </w:t>
      </w:r>
      <w:r>
        <w:t>of</w:t>
      </w:r>
      <w:r>
        <w:rPr>
          <w:spacing w:val="-1"/>
        </w:rPr>
        <w:t xml:space="preserve"> </w:t>
      </w:r>
      <w:r>
        <w:t>initial yielding</w:t>
      </w:r>
      <w:r>
        <w:rPr>
          <w:spacing w:val="-1"/>
        </w:rPr>
        <w:t xml:space="preserve"> </w:t>
      </w:r>
      <w:r>
        <w:t>in</w:t>
      </w:r>
      <w:r>
        <w:rPr>
          <w:spacing w:val="4"/>
        </w:rPr>
        <w:t xml:space="preserve"> </w:t>
      </w:r>
      <w:r>
        <w:t>their</w:t>
      </w:r>
      <w:r>
        <w:rPr>
          <w:spacing w:val="2"/>
        </w:rPr>
        <w:t xml:space="preserve"> </w:t>
      </w:r>
      <w:r>
        <w:t>studies is</w:t>
      </w:r>
      <w:r>
        <w:rPr>
          <w:spacing w:val="5"/>
        </w:rPr>
        <w:t xml:space="preserve"> </w:t>
      </w:r>
      <w:r>
        <w:t>unclea</w:t>
      </w:r>
      <w:r>
        <w:rPr>
          <w:spacing w:val="-11"/>
        </w:rPr>
        <w:t>r</w:t>
      </w:r>
      <w:r>
        <w:t>.</w:t>
      </w:r>
      <w:r>
        <w:rPr>
          <w:spacing w:val="23"/>
        </w:rPr>
        <w:t xml:space="preserve"> </w:t>
      </w:r>
      <w:r>
        <w:t>H</w:t>
      </w:r>
      <w:r>
        <w:rPr>
          <w:spacing w:val="-5"/>
        </w:rPr>
        <w:t>o</w:t>
      </w:r>
      <w:r>
        <w:t>w</w:t>
      </w:r>
      <w:r>
        <w:rPr>
          <w:spacing w:val="-5"/>
        </w:rPr>
        <w:t>e</w:t>
      </w:r>
      <w:r>
        <w:rPr>
          <w:spacing w:val="-3"/>
        </w:rPr>
        <w:t>v</w:t>
      </w:r>
      <w:r>
        <w:t>e</w:t>
      </w:r>
      <w:r>
        <w:rPr>
          <w:spacing w:val="-8"/>
        </w:rPr>
        <w:t>r</w:t>
      </w:r>
      <w:r>
        <w:t>,</w:t>
      </w:r>
      <w:r>
        <w:rPr>
          <w:spacing w:val="-1"/>
        </w:rPr>
        <w:t xml:space="preserve"> </w:t>
      </w:r>
      <w:r>
        <w:t>it</w:t>
      </w:r>
      <w:r>
        <w:rPr>
          <w:spacing w:val="5"/>
        </w:rPr>
        <w:t xml:space="preserve"> </w:t>
      </w:r>
      <w:r>
        <w:t>is</w:t>
      </w:r>
      <w:r>
        <w:rPr>
          <w:spacing w:val="5"/>
        </w:rPr>
        <w:t xml:space="preserve"> </w:t>
      </w:r>
      <w:r>
        <w:t>possible</w:t>
      </w:r>
      <w:r>
        <w:rPr>
          <w:spacing w:val="-1"/>
        </w:rPr>
        <w:t xml:space="preserve"> </w:t>
      </w:r>
      <w:r>
        <w:t>that the</w:t>
      </w:r>
      <w:r>
        <w:rPr>
          <w:spacing w:val="19"/>
        </w:rPr>
        <w:t xml:space="preserve"> </w:t>
      </w:r>
      <w:r>
        <w:t>difference is</w:t>
      </w:r>
      <w:r>
        <w:rPr>
          <w:spacing w:val="20"/>
        </w:rPr>
        <w:t xml:space="preserve"> </w:t>
      </w:r>
      <w:r>
        <w:t>lin</w:t>
      </w:r>
      <w:r>
        <w:rPr>
          <w:spacing w:val="-2"/>
        </w:rPr>
        <w:t>k</w:t>
      </w:r>
      <w:r>
        <w:t>ed</w:t>
      </w:r>
      <w:r>
        <w:rPr>
          <w:spacing w:val="16"/>
        </w:rPr>
        <w:t xml:space="preserve"> </w:t>
      </w:r>
      <w:r>
        <w:t>to</w:t>
      </w:r>
      <w:r>
        <w:rPr>
          <w:spacing w:val="19"/>
        </w:rPr>
        <w:t xml:space="preserve"> </w:t>
      </w:r>
      <w:r>
        <w:t>the</w:t>
      </w:r>
      <w:r>
        <w:rPr>
          <w:spacing w:val="19"/>
        </w:rPr>
        <w:t xml:space="preserve"> </w:t>
      </w:r>
      <w:r>
        <w:t>mar</w:t>
      </w:r>
      <w:r>
        <w:rPr>
          <w:spacing w:val="-2"/>
        </w:rPr>
        <w:t>k</w:t>
      </w:r>
      <w:r>
        <w:t>edly</w:t>
      </w:r>
      <w:r>
        <w:rPr>
          <w:spacing w:val="13"/>
        </w:rPr>
        <w:t xml:space="preserve"> </w:t>
      </w:r>
      <w:r>
        <w:t>different</w:t>
      </w:r>
      <w:r>
        <w:rPr>
          <w:spacing w:val="1"/>
        </w:rPr>
        <w:t xml:space="preserve"> </w:t>
      </w:r>
      <w:r>
        <w:t>welding</w:t>
      </w:r>
      <w:r>
        <w:rPr>
          <w:spacing w:val="15"/>
        </w:rPr>
        <w:t xml:space="preserve"> </w:t>
      </w:r>
      <w:r>
        <w:t xml:space="preserve">pa- </w:t>
      </w:r>
      <w:proofErr w:type="spellStart"/>
      <w:r>
        <w:t>rameters</w:t>
      </w:r>
      <w:proofErr w:type="spellEnd"/>
      <w:r>
        <w:t>,</w:t>
      </w:r>
      <w:r>
        <w:rPr>
          <w:spacing w:val="-5"/>
        </w:rPr>
        <w:t xml:space="preserve"> </w:t>
      </w:r>
      <w:r>
        <w:t>and</w:t>
      </w:r>
      <w:r>
        <w:rPr>
          <w:spacing w:val="-2"/>
        </w:rPr>
        <w:t xml:space="preserve"> </w:t>
      </w:r>
      <w:r>
        <w:t>therefore</w:t>
      </w:r>
      <w:r>
        <w:rPr>
          <w:spacing w:val="-6"/>
        </w:rPr>
        <w:t xml:space="preserve"> </w:t>
      </w:r>
      <w:r>
        <w:t>the</w:t>
      </w:r>
      <w:r>
        <w:rPr>
          <w:spacing w:val="-1"/>
        </w:rPr>
        <w:t xml:space="preserve"> </w:t>
      </w:r>
      <w:r>
        <w:t>thermal</w:t>
      </w:r>
      <w:r>
        <w:rPr>
          <w:spacing w:val="-5"/>
        </w:rPr>
        <w:t xml:space="preserve"> </w:t>
      </w:r>
      <w:r>
        <w:t>loading,</w:t>
      </w:r>
      <w:r>
        <w:rPr>
          <w:spacing w:val="-4"/>
        </w:rPr>
        <w:t xml:space="preserve"> </w:t>
      </w:r>
      <w:r>
        <w:t>used</w:t>
      </w:r>
      <w:r>
        <w:rPr>
          <w:spacing w:val="-3"/>
        </w:rPr>
        <w:t xml:space="preserve"> </w:t>
      </w:r>
      <w:r>
        <w:t>in</w:t>
      </w:r>
      <w:r>
        <w:rPr>
          <w:spacing w:val="-1"/>
        </w:rPr>
        <w:t xml:space="preserve"> </w:t>
      </w:r>
      <w:r>
        <w:t>each</w:t>
      </w:r>
      <w:r>
        <w:rPr>
          <w:spacing w:val="-3"/>
        </w:rPr>
        <w:t xml:space="preserve"> </w:t>
      </w:r>
      <w:r>
        <w:t>study [18].  As</w:t>
      </w:r>
      <w:r>
        <w:rPr>
          <w:spacing w:val="11"/>
        </w:rPr>
        <w:t xml:space="preserve"> </w:t>
      </w:r>
      <w:r>
        <w:t>the</w:t>
      </w:r>
      <w:r>
        <w:rPr>
          <w:spacing w:val="10"/>
        </w:rPr>
        <w:t xml:space="preserve"> </w:t>
      </w:r>
      <w:r>
        <w:t>nugget</w:t>
      </w:r>
      <w:r>
        <w:rPr>
          <w:spacing w:val="7"/>
        </w:rPr>
        <w:t xml:space="preserve"> </w:t>
      </w:r>
      <w:r>
        <w:t>r</w:t>
      </w:r>
      <w:r>
        <w:rPr>
          <w:spacing w:val="-3"/>
        </w:rPr>
        <w:t>e</w:t>
      </w:r>
      <w:r>
        <w:t>gion</w:t>
      </w:r>
      <w:r>
        <w:rPr>
          <w:spacing w:val="8"/>
        </w:rPr>
        <w:t xml:space="preserve"> </w:t>
      </w:r>
      <w:r>
        <w:rPr>
          <w:spacing w:val="-2"/>
        </w:rPr>
        <w:t>w</w:t>
      </w:r>
      <w:r>
        <w:t>ork</w:t>
      </w:r>
      <w:r>
        <w:rPr>
          <w:spacing w:val="9"/>
        </w:rPr>
        <w:t xml:space="preserve"> </w:t>
      </w:r>
      <w:r>
        <w:t>hardens,</w:t>
      </w:r>
      <w:r>
        <w:rPr>
          <w:spacing w:val="10"/>
        </w:rPr>
        <w:t xml:space="preserve"> </w:t>
      </w:r>
      <w:r>
        <w:t>the</w:t>
      </w:r>
      <w:r>
        <w:rPr>
          <w:spacing w:val="10"/>
        </w:rPr>
        <w:t xml:space="preserve"> </w:t>
      </w:r>
      <w:r>
        <w:t>surrounding</w:t>
      </w:r>
      <w:r>
        <w:rPr>
          <w:spacing w:val="3"/>
        </w:rPr>
        <w:t xml:space="preserve"> </w:t>
      </w:r>
      <w:r>
        <w:t xml:space="preserve">re- </w:t>
      </w:r>
      <w:proofErr w:type="spellStart"/>
      <w:r>
        <w:t>gion</w:t>
      </w:r>
      <w:proofErr w:type="spellEnd"/>
      <w:r>
        <w:rPr>
          <w:spacing w:val="3"/>
        </w:rPr>
        <w:t xml:space="preserve"> </w:t>
      </w:r>
      <w:r>
        <w:t>(TMAZ and</w:t>
      </w:r>
      <w:r>
        <w:rPr>
          <w:spacing w:val="3"/>
        </w:rPr>
        <w:t xml:space="preserve"> </w:t>
      </w:r>
      <w:r>
        <w:t>inner</w:t>
      </w:r>
      <w:r>
        <w:rPr>
          <w:spacing w:val="2"/>
        </w:rPr>
        <w:t xml:space="preserve"> </w:t>
      </w:r>
      <w:r>
        <w:t>r</w:t>
      </w:r>
      <w:r>
        <w:rPr>
          <w:spacing w:val="-3"/>
        </w:rPr>
        <w:t>e</w:t>
      </w:r>
      <w:r>
        <w:t>gions of</w:t>
      </w:r>
      <w:r>
        <w:rPr>
          <w:spacing w:val="5"/>
        </w:rPr>
        <w:t xml:space="preserve"> </w:t>
      </w:r>
      <w:r>
        <w:t>the</w:t>
      </w:r>
      <w:r>
        <w:rPr>
          <w:spacing w:val="4"/>
        </w:rPr>
        <w:t xml:space="preserve"> </w:t>
      </w:r>
      <w:r>
        <w:t>HAZ)</w:t>
      </w:r>
      <w:r>
        <w:rPr>
          <w:spacing w:val="2"/>
        </w:rPr>
        <w:t xml:space="preserve"> </w:t>
      </w:r>
      <w:r>
        <w:t>b</w:t>
      </w:r>
      <w:r>
        <w:rPr>
          <w:spacing w:val="-3"/>
        </w:rPr>
        <w:t>e</w:t>
      </w:r>
      <w:r>
        <w:t>gins</w:t>
      </w:r>
      <w:r>
        <w:rPr>
          <w:spacing w:val="1"/>
        </w:rPr>
        <w:t xml:space="preserve"> </w:t>
      </w:r>
      <w:r>
        <w:t>to</w:t>
      </w:r>
      <w:r>
        <w:rPr>
          <w:spacing w:val="5"/>
        </w:rPr>
        <w:t xml:space="preserve"> </w:t>
      </w:r>
      <w:r>
        <w:t>deform since</w:t>
      </w:r>
      <w:r>
        <w:rPr>
          <w:spacing w:val="-4"/>
        </w:rPr>
        <w:t xml:space="preserve"> </w:t>
      </w:r>
      <w:r>
        <w:t>the</w:t>
      </w:r>
      <w:r>
        <w:rPr>
          <w:spacing w:val="-2"/>
        </w:rPr>
        <w:t xml:space="preserve"> </w:t>
      </w:r>
      <w:r>
        <w:t>fl</w:t>
      </w:r>
      <w:r>
        <w:rPr>
          <w:spacing w:val="-5"/>
        </w:rPr>
        <w:t>o</w:t>
      </w:r>
      <w:r>
        <w:t>w</w:t>
      </w:r>
      <w:r>
        <w:rPr>
          <w:spacing w:val="-15"/>
        </w:rPr>
        <w:t xml:space="preserve"> </w:t>
      </w:r>
      <w:r>
        <w:t>stress</w:t>
      </w:r>
      <w:r>
        <w:rPr>
          <w:spacing w:val="-4"/>
        </w:rPr>
        <w:t xml:space="preserve"> </w:t>
      </w:r>
      <w:r>
        <w:t>is</w:t>
      </w:r>
      <w:r>
        <w:rPr>
          <w:spacing w:val="-1"/>
        </w:rPr>
        <w:t xml:space="preserve"> </w:t>
      </w:r>
      <w:r>
        <w:t>equal</w:t>
      </w:r>
      <w:r>
        <w:rPr>
          <w:spacing w:val="-4"/>
        </w:rPr>
        <w:t xml:space="preserve"> </w:t>
      </w:r>
      <w:r>
        <w:t>to</w:t>
      </w:r>
      <w:r>
        <w:rPr>
          <w:spacing w:val="-2"/>
        </w:rPr>
        <w:t xml:space="preserve"> </w:t>
      </w:r>
      <w:r>
        <w:t>that</w:t>
      </w:r>
      <w:r>
        <w:rPr>
          <w:spacing w:val="-3"/>
        </w:rPr>
        <w:t xml:space="preserve"> </w:t>
      </w:r>
      <w:r>
        <w:t>of</w:t>
      </w:r>
      <w:r>
        <w:rPr>
          <w:spacing w:val="-2"/>
        </w:rPr>
        <w:t xml:space="preserve"> </w:t>
      </w:r>
      <w:r>
        <w:t>the</w:t>
      </w:r>
      <w:r>
        <w:rPr>
          <w:spacing w:val="-3"/>
        </w:rPr>
        <w:t xml:space="preserve"> </w:t>
      </w:r>
      <w:r>
        <w:t>nugget</w:t>
      </w:r>
      <w:r>
        <w:rPr>
          <w:spacing w:val="-5"/>
        </w:rPr>
        <w:t xml:space="preserve"> </w:t>
      </w:r>
      <w:r>
        <w:t>r</w:t>
      </w:r>
      <w:r>
        <w:rPr>
          <w:spacing w:val="-3"/>
        </w:rPr>
        <w:t>e</w:t>
      </w:r>
      <w:r>
        <w:t>gion.</w:t>
      </w:r>
      <w:r>
        <w:rPr>
          <w:spacing w:val="6"/>
        </w:rPr>
        <w:t xml:space="preserve"> </w:t>
      </w:r>
      <w:r>
        <w:t>Since the</w:t>
      </w:r>
      <w:r>
        <w:rPr>
          <w:spacing w:val="-11"/>
        </w:rPr>
        <w:t xml:space="preserve"> </w:t>
      </w:r>
      <w:r>
        <w:t>nugget</w:t>
      </w:r>
      <w:r>
        <w:rPr>
          <w:spacing w:val="-14"/>
        </w:rPr>
        <w:t xml:space="preserve"> </w:t>
      </w:r>
      <w:r>
        <w:t>r</w:t>
      </w:r>
      <w:r>
        <w:rPr>
          <w:spacing w:val="-3"/>
        </w:rPr>
        <w:t>e</w:t>
      </w:r>
      <w:r>
        <w:t>gion</w:t>
      </w:r>
      <w:r>
        <w:rPr>
          <w:spacing w:val="-14"/>
        </w:rPr>
        <w:t xml:space="preserve"> </w:t>
      </w:r>
      <w:r>
        <w:t>has</w:t>
      </w:r>
      <w:r>
        <w:rPr>
          <w:spacing w:val="-12"/>
        </w:rPr>
        <w:t xml:space="preserve"> </w:t>
      </w:r>
      <w:r>
        <w:t>a</w:t>
      </w:r>
      <w:r>
        <w:rPr>
          <w:spacing w:val="-10"/>
        </w:rPr>
        <w:t xml:space="preserve"> </w:t>
      </w:r>
      <w:r>
        <w:t>greater</w:t>
      </w:r>
      <w:r>
        <w:rPr>
          <w:spacing w:val="-15"/>
        </w:rPr>
        <w:t xml:space="preserve"> </w:t>
      </w:r>
      <w:r>
        <w:rPr>
          <w:spacing w:val="-2"/>
        </w:rPr>
        <w:t>w</w:t>
      </w:r>
      <w:r>
        <w:t>ork</w:t>
      </w:r>
      <w:r>
        <w:rPr>
          <w:spacing w:val="-13"/>
        </w:rPr>
        <w:t xml:space="preserve"> </w:t>
      </w:r>
      <w:r>
        <w:t>hardening</w:t>
      </w:r>
      <w:r>
        <w:rPr>
          <w:spacing w:val="-17"/>
        </w:rPr>
        <w:t xml:space="preserve"> </w:t>
      </w:r>
      <w:r>
        <w:t>rate</w:t>
      </w:r>
      <w:r>
        <w:rPr>
          <w:spacing w:val="-12"/>
        </w:rPr>
        <w:t xml:space="preserve"> </w:t>
      </w:r>
      <w:r>
        <w:t>than</w:t>
      </w:r>
      <w:r>
        <w:rPr>
          <w:spacing w:val="-12"/>
        </w:rPr>
        <w:t xml:space="preserve"> </w:t>
      </w:r>
      <w:r>
        <w:t>the</w:t>
      </w:r>
      <w:r>
        <w:rPr>
          <w:spacing w:val="-11"/>
        </w:rPr>
        <w:t xml:space="preserve"> </w:t>
      </w:r>
      <w:proofErr w:type="spellStart"/>
      <w:r>
        <w:t>im</w:t>
      </w:r>
      <w:proofErr w:type="spellEnd"/>
      <w:r>
        <w:t>- mediate</w:t>
      </w:r>
      <w:r>
        <w:rPr>
          <w:spacing w:val="-2"/>
        </w:rPr>
        <w:t xml:space="preserve"> </w:t>
      </w:r>
      <w:r>
        <w:t>surrounding</w:t>
      </w:r>
      <w:r>
        <w:rPr>
          <w:spacing w:val="-6"/>
        </w:rPr>
        <w:t xml:space="preserve"> </w:t>
      </w:r>
      <w:r>
        <w:t>material</w:t>
      </w:r>
      <w:r>
        <w:rPr>
          <w:spacing w:val="-3"/>
        </w:rPr>
        <w:t xml:space="preserve"> </w:t>
      </w:r>
      <w:r>
        <w:t>[8,</w:t>
      </w:r>
      <w:r>
        <w:rPr>
          <w:spacing w:val="2"/>
        </w:rPr>
        <w:t xml:space="preserve"> </w:t>
      </w:r>
      <w:r>
        <w:t>26],</w:t>
      </w:r>
      <w:r>
        <w:rPr>
          <w:spacing w:val="2"/>
        </w:rPr>
        <w:t xml:space="preserve"> </w:t>
      </w:r>
      <w:r>
        <w:t>strain will</w:t>
      </w:r>
      <w:r>
        <w:rPr>
          <w:spacing w:val="1"/>
        </w:rPr>
        <w:t xml:space="preserve"> </w:t>
      </w:r>
      <w:r>
        <w:t>not,</w:t>
      </w:r>
      <w:r>
        <w:rPr>
          <w:spacing w:val="2"/>
        </w:rPr>
        <w:t xml:space="preserve"> </w:t>
      </w:r>
      <w:r>
        <w:t>in</w:t>
      </w:r>
      <w:r>
        <w:rPr>
          <w:spacing w:val="2"/>
        </w:rPr>
        <w:t xml:space="preserve"> </w:t>
      </w:r>
      <w:r>
        <w:t>theor</w:t>
      </w:r>
      <w:r>
        <w:rPr>
          <w:spacing w:val="-13"/>
        </w:rPr>
        <w:t>y</w:t>
      </w:r>
      <w:r>
        <w:t xml:space="preserve">, </w:t>
      </w:r>
      <w:proofErr w:type="spellStart"/>
      <w:r>
        <w:t>localise</w:t>
      </w:r>
      <w:proofErr w:type="spellEnd"/>
      <w:r>
        <w:rPr>
          <w:spacing w:val="1"/>
        </w:rPr>
        <w:t xml:space="preserve"> </w:t>
      </w:r>
      <w:r>
        <w:t>here</w:t>
      </w:r>
      <w:r>
        <w:rPr>
          <w:spacing w:val="4"/>
        </w:rPr>
        <w:t xml:space="preserve"> </w:t>
      </w:r>
      <w:r>
        <w:rPr>
          <w:spacing w:val="-3"/>
        </w:rPr>
        <w:t>e</w:t>
      </w:r>
      <w:r>
        <w:t>xcept</w:t>
      </w:r>
      <w:r>
        <w:rPr>
          <w:spacing w:val="2"/>
        </w:rPr>
        <w:t xml:space="preserve"> </w:t>
      </w:r>
      <w:r>
        <w:t>in</w:t>
      </w:r>
      <w:r>
        <w:rPr>
          <w:spacing w:val="5"/>
        </w:rPr>
        <w:t xml:space="preserve"> </w:t>
      </w:r>
      <w:r>
        <w:t>the</w:t>
      </w:r>
      <w:r>
        <w:rPr>
          <w:spacing w:val="5"/>
        </w:rPr>
        <w:t xml:space="preserve"> </w:t>
      </w:r>
      <w:r>
        <w:t>presence of</w:t>
      </w:r>
      <w:r>
        <w:rPr>
          <w:spacing w:val="5"/>
        </w:rPr>
        <w:t xml:space="preserve"> </w:t>
      </w:r>
      <w:r>
        <w:t>some</w:t>
      </w:r>
      <w:r>
        <w:rPr>
          <w:spacing w:val="3"/>
        </w:rPr>
        <w:t xml:space="preserve"> </w:t>
      </w:r>
      <w:r>
        <w:t>defect.</w:t>
      </w:r>
      <w:r>
        <w:rPr>
          <w:spacing w:val="41"/>
        </w:rPr>
        <w:t xml:space="preserve"> </w:t>
      </w:r>
      <w:r>
        <w:t>The</w:t>
      </w:r>
      <w:r>
        <w:rPr>
          <w:spacing w:val="4"/>
        </w:rPr>
        <w:t xml:space="preserve"> </w:t>
      </w:r>
      <w:r>
        <w:t xml:space="preserve">high </w:t>
      </w:r>
      <w:r>
        <w:rPr>
          <w:spacing w:val="-2"/>
        </w:rPr>
        <w:t>w</w:t>
      </w:r>
      <w:r>
        <w:t>ork</w:t>
      </w:r>
      <w:r>
        <w:rPr>
          <w:spacing w:val="4"/>
        </w:rPr>
        <w:t xml:space="preserve"> </w:t>
      </w:r>
      <w:r>
        <w:t>hardening rate</w:t>
      </w:r>
      <w:r>
        <w:rPr>
          <w:spacing w:val="5"/>
        </w:rPr>
        <w:t xml:space="preserve"> </w:t>
      </w:r>
      <w:r>
        <w:t>of</w:t>
      </w:r>
      <w:r>
        <w:rPr>
          <w:spacing w:val="6"/>
        </w:rPr>
        <w:t xml:space="preserve"> </w:t>
      </w:r>
      <w:r>
        <w:t>nugget</w:t>
      </w:r>
      <w:r>
        <w:rPr>
          <w:spacing w:val="3"/>
        </w:rPr>
        <w:t xml:space="preserve"> </w:t>
      </w:r>
      <w:r>
        <w:t>material</w:t>
      </w:r>
      <w:r>
        <w:rPr>
          <w:spacing w:val="1"/>
        </w:rPr>
        <w:t xml:space="preserve"> </w:t>
      </w:r>
      <w:r>
        <w:t>as</w:t>
      </w:r>
      <w:r>
        <w:rPr>
          <w:spacing w:val="6"/>
        </w:rPr>
        <w:t xml:space="preserve"> </w:t>
      </w:r>
      <w:r>
        <w:t>compared to</w:t>
      </w:r>
      <w:r>
        <w:rPr>
          <w:spacing w:val="6"/>
        </w:rPr>
        <w:t xml:space="preserve"> </w:t>
      </w:r>
      <w:r>
        <w:t xml:space="preserve">mate- </w:t>
      </w:r>
      <w:proofErr w:type="spellStart"/>
      <w:r>
        <w:t>rial</w:t>
      </w:r>
      <w:proofErr w:type="spellEnd"/>
      <w:r>
        <w:rPr>
          <w:spacing w:val="5"/>
        </w:rPr>
        <w:t xml:space="preserve"> </w:t>
      </w:r>
      <w:r>
        <w:t>els</w:t>
      </w:r>
      <w:r>
        <w:rPr>
          <w:spacing w:val="-5"/>
        </w:rPr>
        <w:t>e</w:t>
      </w:r>
      <w:r>
        <w:t>where in</w:t>
      </w:r>
      <w:r>
        <w:rPr>
          <w:spacing w:val="6"/>
        </w:rPr>
        <w:t xml:space="preserve"> </w:t>
      </w:r>
      <w:r>
        <w:t>the</w:t>
      </w:r>
      <w:r>
        <w:rPr>
          <w:spacing w:val="6"/>
        </w:rPr>
        <w:t xml:space="preserve"> </w:t>
      </w:r>
      <w:r>
        <w:t>weld</w:t>
      </w:r>
      <w:r>
        <w:rPr>
          <w:spacing w:val="4"/>
        </w:rPr>
        <w:t xml:space="preserve"> </w:t>
      </w:r>
      <w:r>
        <w:t>or</w:t>
      </w:r>
      <w:r>
        <w:rPr>
          <w:spacing w:val="6"/>
        </w:rPr>
        <w:t xml:space="preserve"> </w:t>
      </w:r>
      <w:r>
        <w:t>parent</w:t>
      </w:r>
      <w:r>
        <w:rPr>
          <w:spacing w:val="3"/>
        </w:rPr>
        <w:t xml:space="preserve"> </w:t>
      </w:r>
      <w:r>
        <w:t>material</w:t>
      </w:r>
      <w:r>
        <w:rPr>
          <w:spacing w:val="1"/>
        </w:rPr>
        <w:t xml:space="preserve"> </w:t>
      </w:r>
      <w:r>
        <w:t>in</w:t>
      </w:r>
      <w:r>
        <w:rPr>
          <w:spacing w:val="6"/>
        </w:rPr>
        <w:t xml:space="preserve"> </w:t>
      </w:r>
      <w:r>
        <w:t>age</w:t>
      </w:r>
      <w:r>
        <w:rPr>
          <w:spacing w:val="5"/>
        </w:rPr>
        <w:t xml:space="preserve"> </w:t>
      </w:r>
      <w:r>
        <w:t>hardened all</w:t>
      </w:r>
      <w:r>
        <w:rPr>
          <w:spacing w:val="-2"/>
        </w:rPr>
        <w:t>o</w:t>
      </w:r>
      <w:r>
        <w:t>ys</w:t>
      </w:r>
      <w:r>
        <w:rPr>
          <w:spacing w:val="3"/>
        </w:rPr>
        <w:t xml:space="preserve"> </w:t>
      </w:r>
      <w:r>
        <w:t>has</w:t>
      </w:r>
      <w:r>
        <w:rPr>
          <w:spacing w:val="5"/>
        </w:rPr>
        <w:t xml:space="preserve"> </w:t>
      </w:r>
      <w:r>
        <w:t>also</w:t>
      </w:r>
      <w:r>
        <w:rPr>
          <w:spacing w:val="4"/>
        </w:rPr>
        <w:t xml:space="preserve"> </w:t>
      </w:r>
      <w:r>
        <w:t>been</w:t>
      </w:r>
      <w:r>
        <w:rPr>
          <w:spacing w:val="4"/>
        </w:rPr>
        <w:t xml:space="preserve"> </w:t>
      </w:r>
      <w:r>
        <w:t>reported by</w:t>
      </w:r>
      <w:r>
        <w:rPr>
          <w:spacing w:val="6"/>
        </w:rPr>
        <w:t xml:space="preserve"> </w:t>
      </w:r>
      <w:proofErr w:type="spellStart"/>
      <w:r>
        <w:t>Karlsson</w:t>
      </w:r>
      <w:proofErr w:type="spellEnd"/>
      <w:r>
        <w:rPr>
          <w:spacing w:val="1"/>
        </w:rPr>
        <w:t xml:space="preserve"> </w:t>
      </w:r>
      <w:r>
        <w:t>[16]</w:t>
      </w:r>
      <w:r>
        <w:rPr>
          <w:spacing w:val="4"/>
        </w:rPr>
        <w:t xml:space="preserve"> </w:t>
      </w:r>
      <w:r>
        <w:t>and</w:t>
      </w:r>
      <w:r>
        <w:rPr>
          <w:spacing w:val="5"/>
        </w:rPr>
        <w:t xml:space="preserve"> </w:t>
      </w:r>
      <w:r>
        <w:t>Mahon</w:t>
      </w:r>
      <w:r>
        <w:rPr>
          <w:spacing w:val="-3"/>
        </w:rPr>
        <w:t>e</w:t>
      </w:r>
      <w:r>
        <w:t>y [20]</w:t>
      </w:r>
      <w:r>
        <w:rPr>
          <w:spacing w:val="5"/>
        </w:rPr>
        <w:t xml:space="preserve"> </w:t>
      </w:r>
      <w:r>
        <w:t>and</w:t>
      </w:r>
      <w:r>
        <w:rPr>
          <w:spacing w:val="6"/>
        </w:rPr>
        <w:t xml:space="preserve"> </w:t>
      </w:r>
      <w:r>
        <w:t>is</w:t>
      </w:r>
      <w:r>
        <w:rPr>
          <w:spacing w:val="7"/>
        </w:rPr>
        <w:t xml:space="preserve"> </w:t>
      </w:r>
      <w:r>
        <w:t>generally</w:t>
      </w:r>
      <w:r>
        <w:rPr>
          <w:spacing w:val="1"/>
        </w:rPr>
        <w:t xml:space="preserve"> </w:t>
      </w:r>
      <w:r>
        <w:t>true</w:t>
      </w:r>
      <w:r>
        <w:rPr>
          <w:spacing w:val="6"/>
        </w:rPr>
        <w:t xml:space="preserve"> </w:t>
      </w:r>
      <w:r>
        <w:t>for</w:t>
      </w:r>
      <w:r>
        <w:rPr>
          <w:spacing w:val="6"/>
        </w:rPr>
        <w:t xml:space="preserve"> </w:t>
      </w:r>
      <w:r>
        <w:t>peak</w:t>
      </w:r>
      <w:r>
        <w:rPr>
          <w:spacing w:val="5"/>
        </w:rPr>
        <w:t xml:space="preserve"> </w:t>
      </w:r>
      <w:r>
        <w:t>hardened</w:t>
      </w:r>
      <w:r>
        <w:rPr>
          <w:spacing w:val="1"/>
        </w:rPr>
        <w:t xml:space="preserve"> </w:t>
      </w:r>
      <w:proofErr w:type="spellStart"/>
      <w:r>
        <w:t>aluminium</w:t>
      </w:r>
      <w:proofErr w:type="spellEnd"/>
      <w:r>
        <w:t xml:space="preserve"> all</w:t>
      </w:r>
      <w:r>
        <w:rPr>
          <w:spacing w:val="-2"/>
        </w:rPr>
        <w:t>o</w:t>
      </w:r>
      <w:r>
        <w:t>ys subjected to</w:t>
      </w:r>
      <w:r>
        <w:rPr>
          <w:spacing w:val="6"/>
        </w:rPr>
        <w:t xml:space="preserve"> </w:t>
      </w:r>
      <w:r>
        <w:t>FS</w:t>
      </w:r>
      <w:r>
        <w:rPr>
          <w:spacing w:val="-18"/>
        </w:rPr>
        <w:t>W</w:t>
      </w:r>
      <w:r>
        <w:t>.</w:t>
      </w:r>
      <w:r>
        <w:rPr>
          <w:spacing w:val="3"/>
        </w:rPr>
        <w:t xml:space="preserve"> </w:t>
      </w:r>
      <w:r>
        <w:t>As</w:t>
      </w:r>
      <w:r>
        <w:rPr>
          <w:spacing w:val="5"/>
        </w:rPr>
        <w:t xml:space="preserve"> </w:t>
      </w:r>
      <w:r>
        <w:t>strain</w:t>
      </w:r>
      <w:r>
        <w:rPr>
          <w:spacing w:val="3"/>
        </w:rPr>
        <w:t xml:space="preserve"> </w:t>
      </w:r>
      <w:r>
        <w:t>d</w:t>
      </w:r>
      <w:r>
        <w:rPr>
          <w:spacing w:val="-5"/>
        </w:rPr>
        <w:t>e</w:t>
      </w:r>
      <w:r>
        <w:rPr>
          <w:spacing w:val="-3"/>
        </w:rPr>
        <w:t>v</w:t>
      </w:r>
      <w:r>
        <w:t>elops it</w:t>
      </w:r>
      <w:r>
        <w:rPr>
          <w:spacing w:val="6"/>
        </w:rPr>
        <w:t xml:space="preserve"> </w:t>
      </w:r>
      <w:r>
        <w:t>is</w:t>
      </w:r>
      <w:r>
        <w:rPr>
          <w:spacing w:val="6"/>
        </w:rPr>
        <w:t xml:space="preserve"> </w:t>
      </w:r>
      <w:r>
        <w:t>mainly</w:t>
      </w:r>
      <w:r>
        <w:rPr>
          <w:spacing w:val="2"/>
        </w:rPr>
        <w:t xml:space="preserve"> </w:t>
      </w:r>
      <w:r>
        <w:t>distri</w:t>
      </w:r>
      <w:r>
        <w:rPr>
          <w:spacing w:val="-4"/>
        </w:rPr>
        <w:t>b</w:t>
      </w:r>
      <w:r>
        <w:t>uted across</w:t>
      </w:r>
      <w:r>
        <w:rPr>
          <w:spacing w:val="1"/>
        </w:rPr>
        <w:t xml:space="preserve"> </w:t>
      </w:r>
      <w:r>
        <w:t>the</w:t>
      </w:r>
      <w:r>
        <w:rPr>
          <w:spacing w:val="3"/>
        </w:rPr>
        <w:t xml:space="preserve"> </w:t>
      </w:r>
      <w:r>
        <w:t>inner</w:t>
      </w:r>
      <w:r>
        <w:rPr>
          <w:spacing w:val="2"/>
        </w:rPr>
        <w:t xml:space="preserve"> </w:t>
      </w:r>
      <w:r>
        <w:t>r</w:t>
      </w:r>
      <w:r>
        <w:rPr>
          <w:spacing w:val="-3"/>
        </w:rPr>
        <w:t>e</w:t>
      </w:r>
      <w:r>
        <w:t>gions of</w:t>
      </w:r>
      <w:r>
        <w:rPr>
          <w:spacing w:val="4"/>
        </w:rPr>
        <w:t xml:space="preserve"> </w:t>
      </w:r>
      <w:r>
        <w:t>the</w:t>
      </w:r>
      <w:r>
        <w:rPr>
          <w:spacing w:val="3"/>
        </w:rPr>
        <w:t xml:space="preserve"> </w:t>
      </w:r>
      <w:r>
        <w:t>weld</w:t>
      </w:r>
      <w:r>
        <w:rPr>
          <w:spacing w:val="2"/>
        </w:rPr>
        <w:t xml:space="preserve"> </w:t>
      </w:r>
      <w:r>
        <w:t>zone</w:t>
      </w:r>
      <w:r>
        <w:rPr>
          <w:spacing w:val="2"/>
        </w:rPr>
        <w:t xml:space="preserve"> </w:t>
      </w:r>
      <w:r>
        <w:t>until</w:t>
      </w:r>
      <w:r>
        <w:rPr>
          <w:spacing w:val="2"/>
        </w:rPr>
        <w:t xml:space="preserve"> </w:t>
      </w:r>
      <w:r>
        <w:t>a</w:t>
      </w:r>
      <w:r>
        <w:rPr>
          <w:spacing w:val="5"/>
        </w:rPr>
        <w:t xml:space="preserve"> </w:t>
      </w:r>
      <w:r>
        <w:t>critical point where</w:t>
      </w:r>
      <w:r>
        <w:rPr>
          <w:spacing w:val="3"/>
        </w:rPr>
        <w:t xml:space="preserve"> </w:t>
      </w:r>
      <w:r>
        <w:t>it</w:t>
      </w:r>
      <w:r>
        <w:rPr>
          <w:spacing w:val="7"/>
        </w:rPr>
        <w:t xml:space="preserve"> </w:t>
      </w:r>
      <w:proofErr w:type="spellStart"/>
      <w:r>
        <w:t>localises</w:t>
      </w:r>
      <w:proofErr w:type="spellEnd"/>
      <w:r>
        <w:rPr>
          <w:spacing w:val="1"/>
        </w:rPr>
        <w:t xml:space="preserve"> </w:t>
      </w:r>
      <w:r>
        <w:t>just</w:t>
      </w:r>
      <w:r>
        <w:rPr>
          <w:spacing w:val="5"/>
        </w:rPr>
        <w:t xml:space="preserve"> </w:t>
      </w:r>
      <w:r>
        <w:t>outside</w:t>
      </w:r>
      <w:r>
        <w:rPr>
          <w:spacing w:val="2"/>
        </w:rPr>
        <w:t xml:space="preserve"> </w:t>
      </w:r>
      <w:r>
        <w:t>the</w:t>
      </w:r>
      <w:r>
        <w:rPr>
          <w:spacing w:val="5"/>
        </w:rPr>
        <w:t xml:space="preserve"> </w:t>
      </w:r>
      <w:r>
        <w:t>position</w:t>
      </w:r>
      <w:r>
        <w:rPr>
          <w:spacing w:val="1"/>
        </w:rPr>
        <w:t xml:space="preserve"> </w:t>
      </w:r>
      <w:r>
        <w:t>of</w:t>
      </w:r>
      <w:r>
        <w:rPr>
          <w:spacing w:val="6"/>
        </w:rPr>
        <w:t xml:space="preserve"> </w:t>
      </w:r>
      <w:r>
        <w:t>minimum hard- ness</w:t>
      </w:r>
      <w:r>
        <w:rPr>
          <w:spacing w:val="-1"/>
        </w:rPr>
        <w:t xml:space="preserve"> </w:t>
      </w:r>
      <w:r>
        <w:t>of the weld; the hardness</w:t>
      </w:r>
      <w:r>
        <w:rPr>
          <w:spacing w:val="-5"/>
        </w:rPr>
        <w:t xml:space="preserve"> </w:t>
      </w:r>
      <w:r>
        <w:t>minima</w:t>
      </w:r>
      <w:r>
        <w:rPr>
          <w:spacing w:val="-4"/>
        </w:rPr>
        <w:t xml:space="preserve"> </w:t>
      </w:r>
      <w:r>
        <w:t>represents</w:t>
      </w:r>
      <w:r>
        <w:rPr>
          <w:spacing w:val="-6"/>
        </w:rPr>
        <w:t xml:space="preserve"> </w:t>
      </w:r>
      <w:r>
        <w:t>the boundary between</w:t>
      </w:r>
      <w:r>
        <w:rPr>
          <w:spacing w:val="-16"/>
        </w:rPr>
        <w:t xml:space="preserve"> </w:t>
      </w:r>
      <w:r>
        <w:t>the</w:t>
      </w:r>
      <w:r>
        <w:rPr>
          <w:spacing w:val="-11"/>
        </w:rPr>
        <w:t xml:space="preserve"> </w:t>
      </w:r>
      <w:r>
        <w:t>inner</w:t>
      </w:r>
      <w:r>
        <w:rPr>
          <w:spacing w:val="-13"/>
        </w:rPr>
        <w:t xml:space="preserve"> </w:t>
      </w:r>
      <w:r>
        <w:t>and</w:t>
      </w:r>
      <w:r>
        <w:rPr>
          <w:spacing w:val="-12"/>
        </w:rPr>
        <w:t xml:space="preserve"> </w:t>
      </w:r>
      <w:r>
        <w:t>outer</w:t>
      </w:r>
      <w:r>
        <w:rPr>
          <w:spacing w:val="-13"/>
        </w:rPr>
        <w:t xml:space="preserve"> </w:t>
      </w:r>
      <w:r>
        <w:t>HAZ,</w:t>
      </w:r>
      <w:r>
        <w:rPr>
          <w:spacing w:val="-14"/>
        </w:rPr>
        <w:t xml:space="preserve"> </w:t>
      </w:r>
      <w:r>
        <w:t>as</w:t>
      </w:r>
      <w:r>
        <w:rPr>
          <w:spacing w:val="-11"/>
        </w:rPr>
        <w:t xml:space="preserve"> </w:t>
      </w:r>
      <w:r>
        <w:t>sh</w:t>
      </w:r>
      <w:r>
        <w:rPr>
          <w:spacing w:val="-5"/>
        </w:rPr>
        <w:t>o</w:t>
      </w:r>
      <w:r>
        <w:t>wn</w:t>
      </w:r>
      <w:r>
        <w:rPr>
          <w:spacing w:val="-14"/>
        </w:rPr>
        <w:t xml:space="preserve"> </w:t>
      </w:r>
      <w:r>
        <w:t>in</w:t>
      </w:r>
      <w:r>
        <w:rPr>
          <w:spacing w:val="-11"/>
        </w:rPr>
        <w:t xml:space="preserve"> </w:t>
      </w:r>
      <w:r>
        <w:rPr>
          <w:spacing w:val="-3"/>
        </w:rPr>
        <w:t>P</w:t>
      </w:r>
      <w:r>
        <w:t>art</w:t>
      </w:r>
      <w:r>
        <w:rPr>
          <w:spacing w:val="-12"/>
        </w:rPr>
        <w:t xml:space="preserve"> </w:t>
      </w:r>
      <w:r>
        <w:t>II.</w:t>
      </w:r>
      <w:r>
        <w:rPr>
          <w:spacing w:val="-11"/>
        </w:rPr>
        <w:t xml:space="preserve"> </w:t>
      </w:r>
      <w:r>
        <w:t>H</w:t>
      </w:r>
      <w:r>
        <w:rPr>
          <w:spacing w:val="-5"/>
        </w:rPr>
        <w:t>o</w:t>
      </w:r>
      <w:r>
        <w:t>w</w:t>
      </w:r>
      <w:r>
        <w:rPr>
          <w:spacing w:val="-5"/>
        </w:rPr>
        <w:t>e</w:t>
      </w:r>
      <w:r>
        <w:rPr>
          <w:spacing w:val="-3"/>
        </w:rPr>
        <w:t>v</w:t>
      </w:r>
      <w:r>
        <w:t>e</w:t>
      </w:r>
      <w:r>
        <w:rPr>
          <w:spacing w:val="-8"/>
        </w:rPr>
        <w:t>r</w:t>
      </w:r>
      <w:r>
        <w:t>, this</w:t>
      </w:r>
      <w:r>
        <w:rPr>
          <w:spacing w:val="-8"/>
        </w:rPr>
        <w:t xml:space="preserve"> </w:t>
      </w:r>
      <w:r>
        <w:t>is</w:t>
      </w:r>
      <w:r>
        <w:rPr>
          <w:spacing w:val="-6"/>
        </w:rPr>
        <w:t xml:space="preserve"> </w:t>
      </w:r>
      <w:r>
        <w:t>not</w:t>
      </w:r>
      <w:r>
        <w:rPr>
          <w:spacing w:val="-8"/>
        </w:rPr>
        <w:t xml:space="preserve"> </w:t>
      </w:r>
      <w:r>
        <w:t>generally</w:t>
      </w:r>
      <w:r>
        <w:rPr>
          <w:spacing w:val="-12"/>
        </w:rPr>
        <w:t xml:space="preserve"> </w:t>
      </w:r>
      <w:r>
        <w:t>true</w:t>
      </w:r>
      <w:r>
        <w:rPr>
          <w:spacing w:val="-8"/>
        </w:rPr>
        <w:t xml:space="preserve"> </w:t>
      </w:r>
      <w:r>
        <w:t>and</w:t>
      </w:r>
      <w:r>
        <w:rPr>
          <w:spacing w:val="-8"/>
        </w:rPr>
        <w:t xml:space="preserve"> </w:t>
      </w:r>
      <w:r>
        <w:t>depends</w:t>
      </w:r>
      <w:r>
        <w:rPr>
          <w:spacing w:val="-12"/>
        </w:rPr>
        <w:t xml:space="preserve"> </w:t>
      </w:r>
      <w:r>
        <w:t>on</w:t>
      </w:r>
      <w:r>
        <w:rPr>
          <w:spacing w:val="-7"/>
        </w:rPr>
        <w:t xml:space="preserve"> </w:t>
      </w:r>
      <w:r>
        <w:t>the</w:t>
      </w:r>
      <w:r>
        <w:rPr>
          <w:spacing w:val="-7"/>
        </w:rPr>
        <w:t xml:space="preserve"> </w:t>
      </w:r>
      <w:r>
        <w:t>initial</w:t>
      </w:r>
      <w:r>
        <w:rPr>
          <w:spacing w:val="-10"/>
        </w:rPr>
        <w:t xml:space="preserve"> </w:t>
      </w:r>
      <w:r>
        <w:t>aging</w:t>
      </w:r>
      <w:r>
        <w:rPr>
          <w:spacing w:val="-9"/>
        </w:rPr>
        <w:t xml:space="preserve"> </w:t>
      </w:r>
      <w:proofErr w:type="spellStart"/>
      <w:r>
        <w:t>condi</w:t>
      </w:r>
      <w:proofErr w:type="spellEnd"/>
      <w:r>
        <w:t xml:space="preserve">- </w:t>
      </w:r>
      <w:proofErr w:type="spellStart"/>
      <w:r>
        <w:t>tion</w:t>
      </w:r>
      <w:proofErr w:type="spellEnd"/>
      <w:r>
        <w:t>.</w:t>
      </w:r>
      <w:r>
        <w:rPr>
          <w:spacing w:val="4"/>
        </w:rPr>
        <w:t xml:space="preserve"> </w:t>
      </w:r>
      <w:r>
        <w:t>Furthe</w:t>
      </w:r>
      <w:r>
        <w:rPr>
          <w:spacing w:val="-8"/>
        </w:rPr>
        <w:t>r</w:t>
      </w:r>
      <w:r>
        <w:t>,</w:t>
      </w:r>
      <w:r>
        <w:rPr>
          <w:spacing w:val="-15"/>
        </w:rPr>
        <w:t xml:space="preserve"> </w:t>
      </w:r>
      <w:r>
        <w:t>some</w:t>
      </w:r>
      <w:r>
        <w:rPr>
          <w:spacing w:val="-15"/>
        </w:rPr>
        <w:t xml:space="preserve"> </w:t>
      </w:r>
      <w:r>
        <w:t>7xxx</w:t>
      </w:r>
      <w:r>
        <w:rPr>
          <w:spacing w:val="-15"/>
        </w:rPr>
        <w:t xml:space="preserve"> </w:t>
      </w:r>
      <w:r>
        <w:t>all</w:t>
      </w:r>
      <w:r>
        <w:rPr>
          <w:spacing w:val="-2"/>
        </w:rPr>
        <w:t>o</w:t>
      </w:r>
      <w:r>
        <w:t>ys,</w:t>
      </w:r>
      <w:r>
        <w:rPr>
          <w:spacing w:val="-14"/>
        </w:rPr>
        <w:t xml:space="preserve"> </w:t>
      </w:r>
      <w:r>
        <w:t>for</w:t>
      </w:r>
      <w:r>
        <w:rPr>
          <w:spacing w:val="-13"/>
        </w:rPr>
        <w:t xml:space="preserve"> </w:t>
      </w:r>
      <w:r>
        <w:rPr>
          <w:spacing w:val="-3"/>
        </w:rPr>
        <w:t>e</w:t>
      </w:r>
      <w:r>
        <w:t>xample,</w:t>
      </w:r>
      <w:r>
        <w:rPr>
          <w:spacing w:val="-16"/>
        </w:rPr>
        <w:t xml:space="preserve"> </w:t>
      </w:r>
      <w:r>
        <w:t>h</w:t>
      </w:r>
      <w:r>
        <w:rPr>
          <w:spacing w:val="-4"/>
        </w:rPr>
        <w:t>a</w:t>
      </w:r>
      <w:r>
        <w:rPr>
          <w:spacing w:val="-3"/>
        </w:rPr>
        <w:t>v</w:t>
      </w:r>
      <w:r>
        <w:t>e</w:t>
      </w:r>
      <w:r>
        <w:rPr>
          <w:spacing w:val="-15"/>
        </w:rPr>
        <w:t xml:space="preserve"> </w:t>
      </w:r>
      <w:r>
        <w:t>s</w:t>
      </w:r>
      <w:r>
        <w:rPr>
          <w:spacing w:val="-5"/>
        </w:rPr>
        <w:t>e</w:t>
      </w:r>
      <w:r>
        <w:rPr>
          <w:spacing w:val="-3"/>
        </w:rPr>
        <w:t>v</w:t>
      </w:r>
      <w:r>
        <w:t>eral</w:t>
      </w:r>
      <w:r>
        <w:rPr>
          <w:spacing w:val="-17"/>
        </w:rPr>
        <w:t xml:space="preserve"> </w:t>
      </w:r>
      <w:r>
        <w:t>kinds of</w:t>
      </w:r>
      <w:r>
        <w:rPr>
          <w:spacing w:val="7"/>
        </w:rPr>
        <w:t xml:space="preserve"> </w:t>
      </w:r>
      <w:r>
        <w:t>second</w:t>
      </w:r>
      <w:r>
        <w:rPr>
          <w:spacing w:val="3"/>
        </w:rPr>
        <w:t xml:space="preserve"> </w:t>
      </w:r>
      <w:r>
        <w:t>phase</w:t>
      </w:r>
      <w:r>
        <w:rPr>
          <w:spacing w:val="4"/>
        </w:rPr>
        <w:t xml:space="preserve"> </w:t>
      </w:r>
      <w:r>
        <w:t>precipitate which</w:t>
      </w:r>
      <w:r>
        <w:rPr>
          <w:spacing w:val="4"/>
        </w:rPr>
        <w:t xml:space="preserve"> </w:t>
      </w:r>
      <w:r>
        <w:t>contri</w:t>
      </w:r>
      <w:r>
        <w:rPr>
          <w:spacing w:val="-4"/>
        </w:rPr>
        <w:t>b</w:t>
      </w:r>
      <w:r>
        <w:t>ute to</w:t>
      </w:r>
      <w:r>
        <w:rPr>
          <w:spacing w:val="7"/>
        </w:rPr>
        <w:t xml:space="preserve"> </w:t>
      </w:r>
      <w:r>
        <w:t xml:space="preserve">strengthening [30]. </w:t>
      </w:r>
      <w:r>
        <w:rPr>
          <w:spacing w:val="12"/>
        </w:rPr>
        <w:t xml:space="preserve"> </w:t>
      </w:r>
      <w:r>
        <w:t>Each</w:t>
      </w:r>
      <w:r>
        <w:rPr>
          <w:spacing w:val="14"/>
        </w:rPr>
        <w:t xml:space="preserve"> </w:t>
      </w:r>
      <w:r>
        <w:t>precipitate</w:t>
      </w:r>
      <w:r>
        <w:rPr>
          <w:spacing w:val="10"/>
        </w:rPr>
        <w:t xml:space="preserve"> </w:t>
      </w:r>
      <w:r>
        <w:t>may</w:t>
      </w:r>
      <w:r>
        <w:rPr>
          <w:spacing w:val="15"/>
        </w:rPr>
        <w:t xml:space="preserve"> </w:t>
      </w:r>
      <w:r>
        <w:t>respond</w:t>
      </w:r>
      <w:r>
        <w:rPr>
          <w:spacing w:val="12"/>
        </w:rPr>
        <w:t xml:space="preserve"> </w:t>
      </w:r>
      <w:r>
        <w:t>differently</w:t>
      </w:r>
      <w:r>
        <w:rPr>
          <w:spacing w:val="-4"/>
        </w:rPr>
        <w:t xml:space="preserve"> </w:t>
      </w:r>
      <w:r>
        <w:t>to</w:t>
      </w:r>
      <w:r>
        <w:rPr>
          <w:spacing w:val="16"/>
        </w:rPr>
        <w:t xml:space="preserve"> </w:t>
      </w:r>
      <w:r>
        <w:t>the</w:t>
      </w:r>
      <w:r>
        <w:rPr>
          <w:spacing w:val="16"/>
        </w:rPr>
        <w:t xml:space="preserve"> </w:t>
      </w:r>
      <w:r>
        <w:t xml:space="preserve">thermal </w:t>
      </w:r>
      <w:r>
        <w:rPr>
          <w:spacing w:val="-3"/>
        </w:rPr>
        <w:t>c</w:t>
      </w:r>
      <w:r>
        <w:t>ycle</w:t>
      </w:r>
      <w:r>
        <w:rPr>
          <w:spacing w:val="-9"/>
        </w:rPr>
        <w:t xml:space="preserve"> </w:t>
      </w:r>
      <w:r>
        <w:t>and</w:t>
      </w:r>
      <w:r>
        <w:rPr>
          <w:spacing w:val="-8"/>
        </w:rPr>
        <w:t xml:space="preserve"> </w:t>
      </w:r>
      <w:r>
        <w:t>it</w:t>
      </w:r>
      <w:r>
        <w:rPr>
          <w:spacing w:val="-6"/>
        </w:rPr>
        <w:t xml:space="preserve"> </w:t>
      </w:r>
      <w:r>
        <w:t>is</w:t>
      </w:r>
      <w:r>
        <w:rPr>
          <w:spacing w:val="-6"/>
        </w:rPr>
        <w:t xml:space="preserve"> </w:t>
      </w:r>
      <w:r>
        <w:t>not</w:t>
      </w:r>
      <w:r>
        <w:rPr>
          <w:spacing w:val="-8"/>
        </w:rPr>
        <w:t xml:space="preserve"> </w:t>
      </w:r>
      <w:r>
        <w:t>necessarily</w:t>
      </w:r>
      <w:r>
        <w:rPr>
          <w:spacing w:val="-14"/>
        </w:rPr>
        <w:t xml:space="preserve"> </w:t>
      </w:r>
      <w:r>
        <w:t>the</w:t>
      </w:r>
      <w:r>
        <w:rPr>
          <w:spacing w:val="-7"/>
        </w:rPr>
        <w:t xml:space="preserve"> </w:t>
      </w:r>
      <w:r>
        <w:t>case</w:t>
      </w:r>
      <w:r>
        <w:rPr>
          <w:spacing w:val="-8"/>
        </w:rPr>
        <w:t xml:space="preserve"> </w:t>
      </w:r>
      <w:r>
        <w:t>that</w:t>
      </w:r>
      <w:r>
        <w:rPr>
          <w:spacing w:val="-8"/>
        </w:rPr>
        <w:t xml:space="preserve"> </w:t>
      </w:r>
      <w:r>
        <w:t>the</w:t>
      </w:r>
      <w:r>
        <w:rPr>
          <w:spacing w:val="-7"/>
        </w:rPr>
        <w:t xml:space="preserve"> </w:t>
      </w:r>
      <w:r>
        <w:t>hardness</w:t>
      </w:r>
      <w:r>
        <w:rPr>
          <w:spacing w:val="-12"/>
        </w:rPr>
        <w:t xml:space="preserve"> </w:t>
      </w:r>
      <w:r>
        <w:t>minima and</w:t>
      </w:r>
      <w:r>
        <w:rPr>
          <w:spacing w:val="8"/>
        </w:rPr>
        <w:t xml:space="preserve"> </w:t>
      </w:r>
      <w:r>
        <w:t>strengthening mechanism</w:t>
      </w:r>
      <w:r>
        <w:rPr>
          <w:spacing w:val="2"/>
        </w:rPr>
        <w:t xml:space="preserve"> </w:t>
      </w:r>
      <w:r>
        <w:rPr>
          <w:spacing w:val="-5"/>
        </w:rPr>
        <w:t>v</w:t>
      </w:r>
      <w:r>
        <w:t>ariation</w:t>
      </w:r>
      <w:r>
        <w:rPr>
          <w:spacing w:val="4"/>
        </w:rPr>
        <w:t xml:space="preserve"> </w:t>
      </w:r>
      <w:r>
        <w:t>are</w:t>
      </w:r>
      <w:r>
        <w:rPr>
          <w:spacing w:val="8"/>
        </w:rPr>
        <w:t xml:space="preserve"> </w:t>
      </w:r>
      <w:r>
        <w:t xml:space="preserve">correlated. </w:t>
      </w:r>
      <w:r>
        <w:rPr>
          <w:spacing w:val="4"/>
        </w:rPr>
        <w:t xml:space="preserve"> </w:t>
      </w:r>
      <w:r>
        <w:t>Strain b</w:t>
      </w:r>
      <w:r>
        <w:rPr>
          <w:spacing w:val="-3"/>
        </w:rPr>
        <w:t>e</w:t>
      </w:r>
      <w:r>
        <w:t>gins</w:t>
      </w:r>
      <w:r>
        <w:rPr>
          <w:spacing w:val="-10"/>
        </w:rPr>
        <w:t xml:space="preserve"> </w:t>
      </w:r>
      <w:r>
        <w:t>to</w:t>
      </w:r>
      <w:r>
        <w:rPr>
          <w:spacing w:val="-7"/>
        </w:rPr>
        <w:t xml:space="preserve"> </w:t>
      </w:r>
      <w:proofErr w:type="spellStart"/>
      <w:r>
        <w:t>localise</w:t>
      </w:r>
      <w:proofErr w:type="spellEnd"/>
      <w:r>
        <w:rPr>
          <w:spacing w:val="-11"/>
        </w:rPr>
        <w:t xml:space="preserve"> </w:t>
      </w:r>
      <w:r>
        <w:t>when</w:t>
      </w:r>
      <w:r>
        <w:rPr>
          <w:spacing w:val="-9"/>
        </w:rPr>
        <w:t xml:space="preserve"> </w:t>
      </w:r>
      <w:r>
        <w:t>the</w:t>
      </w:r>
      <w:r>
        <w:rPr>
          <w:spacing w:val="-7"/>
        </w:rPr>
        <w:t xml:space="preserve"> </w:t>
      </w:r>
      <w:r>
        <w:t>inner</w:t>
      </w:r>
      <w:r>
        <w:rPr>
          <w:spacing w:val="-9"/>
        </w:rPr>
        <w:t xml:space="preserve"> </w:t>
      </w:r>
      <w:r>
        <w:t>r</w:t>
      </w:r>
      <w:r>
        <w:rPr>
          <w:spacing w:val="-3"/>
        </w:rPr>
        <w:t>e</w:t>
      </w:r>
      <w:r>
        <w:t>gions</w:t>
      </w:r>
      <w:r>
        <w:rPr>
          <w:spacing w:val="-11"/>
        </w:rPr>
        <w:t xml:space="preserve"> </w:t>
      </w:r>
      <w:r>
        <w:t>of</w:t>
      </w:r>
      <w:r>
        <w:rPr>
          <w:spacing w:val="-7"/>
        </w:rPr>
        <w:t xml:space="preserve"> </w:t>
      </w:r>
      <w:r>
        <w:t>the</w:t>
      </w:r>
      <w:r>
        <w:rPr>
          <w:spacing w:val="-7"/>
        </w:rPr>
        <w:t xml:space="preserve"> </w:t>
      </w:r>
      <w:r>
        <w:t>weld</w:t>
      </w:r>
      <w:r>
        <w:rPr>
          <w:spacing w:val="-9"/>
        </w:rPr>
        <w:t xml:space="preserve"> </w:t>
      </w:r>
      <w:r>
        <w:t>h</w:t>
      </w:r>
      <w:r>
        <w:rPr>
          <w:spacing w:val="-4"/>
        </w:rPr>
        <w:t>a</w:t>
      </w:r>
      <w:r>
        <w:rPr>
          <w:spacing w:val="-3"/>
        </w:rPr>
        <w:t>v</w:t>
      </w:r>
      <w:r>
        <w:t>e</w:t>
      </w:r>
      <w:r>
        <w:rPr>
          <w:spacing w:val="-9"/>
        </w:rPr>
        <w:t xml:space="preserve"> </w:t>
      </w:r>
      <w:r>
        <w:rPr>
          <w:spacing w:val="-2"/>
        </w:rPr>
        <w:t>w</w:t>
      </w:r>
      <w:r>
        <w:t>ork hardened</w:t>
      </w:r>
      <w:r>
        <w:rPr>
          <w:spacing w:val="-1"/>
        </w:rPr>
        <w:t xml:space="preserve"> </w:t>
      </w:r>
      <w:r>
        <w:t>to</w:t>
      </w:r>
      <w:r>
        <w:rPr>
          <w:spacing w:val="4"/>
        </w:rPr>
        <w:t xml:space="preserve"> </w:t>
      </w:r>
      <w:r>
        <w:t>a</w:t>
      </w:r>
      <w:r>
        <w:rPr>
          <w:spacing w:val="5"/>
        </w:rPr>
        <w:t xml:space="preserve"> </w:t>
      </w:r>
      <w:r>
        <w:t>point</w:t>
      </w:r>
      <w:r>
        <w:rPr>
          <w:spacing w:val="2"/>
        </w:rPr>
        <w:t xml:space="preserve"> </w:t>
      </w:r>
      <w:r>
        <w:t>where</w:t>
      </w:r>
      <w:r>
        <w:rPr>
          <w:spacing w:val="1"/>
        </w:rPr>
        <w:t xml:space="preserve"> </w:t>
      </w:r>
      <w:r>
        <w:t>the</w:t>
      </w:r>
      <w:r>
        <w:rPr>
          <w:spacing w:val="5"/>
        </w:rPr>
        <w:t xml:space="preserve"> </w:t>
      </w:r>
      <w:r>
        <w:t>fl</w:t>
      </w:r>
      <w:r>
        <w:rPr>
          <w:spacing w:val="-5"/>
        </w:rPr>
        <w:t>o</w:t>
      </w:r>
      <w:r>
        <w:t>w</w:t>
      </w:r>
      <w:r>
        <w:rPr>
          <w:spacing w:val="-9"/>
        </w:rPr>
        <w:t xml:space="preserve"> </w:t>
      </w:r>
      <w:r>
        <w:t>stress</w:t>
      </w:r>
      <w:r>
        <w:rPr>
          <w:spacing w:val="2"/>
        </w:rPr>
        <w:t xml:space="preserve"> </w:t>
      </w:r>
      <w:r>
        <w:t>is</w:t>
      </w:r>
      <w:r>
        <w:rPr>
          <w:spacing w:val="5"/>
        </w:rPr>
        <w:t xml:space="preserve"> </w:t>
      </w:r>
      <w:r>
        <w:t>equal</w:t>
      </w:r>
      <w:r>
        <w:rPr>
          <w:spacing w:val="2"/>
        </w:rPr>
        <w:t xml:space="preserve"> </w:t>
      </w:r>
      <w:r>
        <w:t>to</w:t>
      </w:r>
      <w:r>
        <w:rPr>
          <w:spacing w:val="4"/>
        </w:rPr>
        <w:t xml:space="preserve"> </w:t>
      </w:r>
      <w:r>
        <w:t>or</w:t>
      </w:r>
      <w:r>
        <w:rPr>
          <w:spacing w:val="4"/>
        </w:rPr>
        <w:t xml:space="preserve"> </w:t>
      </w:r>
      <w:r>
        <w:t>greater than</w:t>
      </w:r>
      <w:r>
        <w:rPr>
          <w:spacing w:val="5"/>
        </w:rPr>
        <w:t xml:space="preserve"> </w:t>
      </w:r>
      <w:r>
        <w:t>the</w:t>
      </w:r>
      <w:r>
        <w:rPr>
          <w:spacing w:val="6"/>
        </w:rPr>
        <w:t xml:space="preserve"> </w:t>
      </w:r>
      <w:r>
        <w:t>minimum fl</w:t>
      </w:r>
      <w:r>
        <w:rPr>
          <w:spacing w:val="-5"/>
        </w:rPr>
        <w:t>o</w:t>
      </w:r>
      <w:r>
        <w:t>w</w:t>
      </w:r>
      <w:r>
        <w:rPr>
          <w:spacing w:val="-7"/>
        </w:rPr>
        <w:t xml:space="preserve"> </w:t>
      </w:r>
      <w:r>
        <w:t>stress</w:t>
      </w:r>
      <w:r>
        <w:rPr>
          <w:spacing w:val="4"/>
        </w:rPr>
        <w:t xml:space="preserve"> </w:t>
      </w:r>
      <w:r>
        <w:t>of</w:t>
      </w:r>
      <w:r>
        <w:rPr>
          <w:spacing w:val="6"/>
        </w:rPr>
        <w:t xml:space="preserve"> </w:t>
      </w:r>
      <w:r>
        <w:t>the</w:t>
      </w:r>
      <w:r>
        <w:rPr>
          <w:spacing w:val="6"/>
        </w:rPr>
        <w:t xml:space="preserve"> </w:t>
      </w:r>
      <w:r>
        <w:t>outer</w:t>
      </w:r>
      <w:r>
        <w:rPr>
          <w:spacing w:val="4"/>
        </w:rPr>
        <w:t xml:space="preserve"> </w:t>
      </w:r>
      <w:r>
        <w:t>HAZ</w:t>
      </w:r>
      <w:r>
        <w:rPr>
          <w:spacing w:val="4"/>
        </w:rPr>
        <w:t xml:space="preserve"> </w:t>
      </w:r>
      <w:r>
        <w:t>(the</w:t>
      </w:r>
      <w:r>
        <w:rPr>
          <w:spacing w:val="5"/>
        </w:rPr>
        <w:t xml:space="preserve"> </w:t>
      </w:r>
      <w:r>
        <w:t>boundary of</w:t>
      </w:r>
      <w:r>
        <w:rPr>
          <w:spacing w:val="7"/>
        </w:rPr>
        <w:t xml:space="preserve"> </w:t>
      </w:r>
      <w:r>
        <w:t>the</w:t>
      </w:r>
      <w:r>
        <w:rPr>
          <w:spacing w:val="6"/>
        </w:rPr>
        <w:t xml:space="preserve"> </w:t>
      </w:r>
      <w:r>
        <w:t>inner</w:t>
      </w:r>
      <w:r>
        <w:rPr>
          <w:spacing w:val="4"/>
        </w:rPr>
        <w:t xml:space="preserve"> </w:t>
      </w:r>
      <w:r>
        <w:t>and</w:t>
      </w:r>
      <w:r>
        <w:rPr>
          <w:spacing w:val="5"/>
        </w:rPr>
        <w:t xml:space="preserve"> </w:t>
      </w:r>
      <w:r>
        <w:t>outer</w:t>
      </w:r>
      <w:r>
        <w:rPr>
          <w:spacing w:val="5"/>
        </w:rPr>
        <w:t xml:space="preserve"> </w:t>
      </w:r>
      <w:r>
        <w:t>HAZ).</w:t>
      </w:r>
      <w:r>
        <w:rPr>
          <w:spacing w:val="3"/>
        </w:rPr>
        <w:t xml:space="preserve"> </w:t>
      </w:r>
      <w:r>
        <w:t>Combined with</w:t>
      </w:r>
      <w:r>
        <w:rPr>
          <w:spacing w:val="5"/>
        </w:rPr>
        <w:t xml:space="preserve"> </w:t>
      </w:r>
      <w:r>
        <w:t>the</w:t>
      </w:r>
      <w:r>
        <w:rPr>
          <w:spacing w:val="6"/>
        </w:rPr>
        <w:t xml:space="preserve"> </w:t>
      </w:r>
      <w:r>
        <w:t>gradient</w:t>
      </w:r>
      <w:r>
        <w:rPr>
          <w:spacing w:val="2"/>
        </w:rPr>
        <w:t xml:space="preserve"> </w:t>
      </w:r>
      <w:r>
        <w:t>in fl</w:t>
      </w:r>
      <w:r>
        <w:rPr>
          <w:spacing w:val="-5"/>
        </w:rPr>
        <w:t>o</w:t>
      </w:r>
      <w:r>
        <w:t>w</w:t>
      </w:r>
      <w:r>
        <w:rPr>
          <w:spacing w:val="-8"/>
        </w:rPr>
        <w:t xml:space="preserve"> </w:t>
      </w:r>
      <w:r>
        <w:t>stress</w:t>
      </w:r>
      <w:r>
        <w:rPr>
          <w:spacing w:val="3"/>
        </w:rPr>
        <w:t xml:space="preserve"> </w:t>
      </w:r>
      <w:r>
        <w:t>in</w:t>
      </w:r>
      <w:r>
        <w:rPr>
          <w:spacing w:val="5"/>
        </w:rPr>
        <w:t xml:space="preserve"> </w:t>
      </w:r>
      <w:r>
        <w:t>the</w:t>
      </w:r>
      <w:r>
        <w:rPr>
          <w:spacing w:val="5"/>
        </w:rPr>
        <w:t xml:space="preserve"> </w:t>
      </w:r>
      <w:r>
        <w:t>outer</w:t>
      </w:r>
      <w:r>
        <w:rPr>
          <w:spacing w:val="3"/>
        </w:rPr>
        <w:t xml:space="preserve"> </w:t>
      </w:r>
      <w:r>
        <w:t>r</w:t>
      </w:r>
      <w:r>
        <w:rPr>
          <w:spacing w:val="-3"/>
        </w:rPr>
        <w:t>e</w:t>
      </w:r>
      <w:r>
        <w:t>gion</w:t>
      </w:r>
      <w:r>
        <w:rPr>
          <w:spacing w:val="2"/>
        </w:rPr>
        <w:t xml:space="preserve"> </w:t>
      </w:r>
      <w:r>
        <w:t>of</w:t>
      </w:r>
      <w:r>
        <w:rPr>
          <w:spacing w:val="5"/>
        </w:rPr>
        <w:t xml:space="preserve"> </w:t>
      </w:r>
      <w:r>
        <w:t>the</w:t>
      </w:r>
      <w:r>
        <w:rPr>
          <w:spacing w:val="5"/>
        </w:rPr>
        <w:t xml:space="preserve"> </w:t>
      </w:r>
      <w:r>
        <w:t>HAZ,</w:t>
      </w:r>
      <w:r>
        <w:rPr>
          <w:spacing w:val="2"/>
        </w:rPr>
        <w:t xml:space="preserve"> </w:t>
      </w:r>
      <w:r>
        <w:t>which</w:t>
      </w:r>
      <w:r>
        <w:rPr>
          <w:spacing w:val="2"/>
        </w:rPr>
        <w:t xml:space="preserve"> </w:t>
      </w:r>
      <w:r>
        <w:t>forces</w:t>
      </w:r>
      <w:r>
        <w:rPr>
          <w:spacing w:val="2"/>
        </w:rPr>
        <w:t xml:space="preserve"> </w:t>
      </w:r>
      <w:r>
        <w:t xml:space="preserve">strain </w:t>
      </w:r>
      <w:proofErr w:type="spellStart"/>
      <w:r>
        <w:t>localisation</w:t>
      </w:r>
      <w:proofErr w:type="spellEnd"/>
      <w:r>
        <w:rPr>
          <w:spacing w:val="-17"/>
        </w:rPr>
        <w:t xml:space="preserve"> </w:t>
      </w:r>
      <w:r>
        <w:t>t</w:t>
      </w:r>
      <w:r>
        <w:rPr>
          <w:spacing w:val="-5"/>
        </w:rPr>
        <w:t>o</w:t>
      </w:r>
      <w:r>
        <w:rPr>
          <w:spacing w:val="-2"/>
        </w:rPr>
        <w:t>w</w:t>
      </w:r>
      <w:r>
        <w:t>ards</w:t>
      </w:r>
      <w:r>
        <w:rPr>
          <w:spacing w:val="-14"/>
        </w:rPr>
        <w:t xml:space="preserve"> </w:t>
      </w:r>
      <w:r>
        <w:t>the</w:t>
      </w:r>
      <w:r>
        <w:rPr>
          <w:spacing w:val="-10"/>
        </w:rPr>
        <w:t xml:space="preserve"> </w:t>
      </w:r>
      <w:r>
        <w:t>centre</w:t>
      </w:r>
      <w:r>
        <w:rPr>
          <w:spacing w:val="-13"/>
        </w:rPr>
        <w:t xml:space="preserve"> </w:t>
      </w:r>
      <w:r>
        <w:t>of</w:t>
      </w:r>
      <w:r>
        <w:rPr>
          <w:spacing w:val="-10"/>
        </w:rPr>
        <w:t xml:space="preserve"> </w:t>
      </w:r>
      <w:r>
        <w:t>the</w:t>
      </w:r>
      <w:r>
        <w:rPr>
          <w:spacing w:val="-10"/>
        </w:rPr>
        <w:t xml:space="preserve"> </w:t>
      </w:r>
      <w:r>
        <w:t>weld,</w:t>
      </w:r>
      <w:r>
        <w:rPr>
          <w:spacing w:val="-10"/>
        </w:rPr>
        <w:t xml:space="preserve"> </w:t>
      </w:r>
      <w:r>
        <w:t>since</w:t>
      </w:r>
      <w:r>
        <w:rPr>
          <w:spacing w:val="-12"/>
        </w:rPr>
        <w:t xml:space="preserve"> </w:t>
      </w:r>
      <w:r>
        <w:t>the</w:t>
      </w:r>
      <w:r>
        <w:rPr>
          <w:spacing w:val="-10"/>
        </w:rPr>
        <w:t xml:space="preserve"> </w:t>
      </w:r>
      <w:r>
        <w:rPr>
          <w:spacing w:val="-2"/>
        </w:rPr>
        <w:t>w</w:t>
      </w:r>
      <w:r>
        <w:t>ork</w:t>
      </w:r>
      <w:r>
        <w:rPr>
          <w:spacing w:val="-12"/>
        </w:rPr>
        <w:t xml:space="preserve"> </w:t>
      </w:r>
      <w:r>
        <w:t xml:space="preserve">hard- </w:t>
      </w:r>
      <w:proofErr w:type="spellStart"/>
      <w:r>
        <w:t>ening</w:t>
      </w:r>
      <w:proofErr w:type="spellEnd"/>
      <w:r>
        <w:rPr>
          <w:spacing w:val="-3"/>
        </w:rPr>
        <w:t xml:space="preserve"> </w:t>
      </w:r>
      <w:r>
        <w:t>rate</w:t>
      </w:r>
      <w:r>
        <w:rPr>
          <w:spacing w:val="-2"/>
        </w:rPr>
        <w:t xml:space="preserve"> </w:t>
      </w:r>
      <w:r>
        <w:t>of</w:t>
      </w:r>
      <w:r>
        <w:rPr>
          <w:spacing w:val="-1"/>
        </w:rPr>
        <w:t xml:space="preserve"> </w:t>
      </w:r>
      <w:r>
        <w:t>the</w:t>
      </w:r>
      <w:r>
        <w:rPr>
          <w:spacing w:val="-1"/>
        </w:rPr>
        <w:t xml:space="preserve"> </w:t>
      </w:r>
      <w:r>
        <w:t>inner</w:t>
      </w:r>
      <w:r>
        <w:rPr>
          <w:spacing w:val="-3"/>
        </w:rPr>
        <w:t xml:space="preserve"> </w:t>
      </w:r>
      <w:r>
        <w:t>r</w:t>
      </w:r>
      <w:r>
        <w:rPr>
          <w:spacing w:val="-3"/>
        </w:rPr>
        <w:t>e</w:t>
      </w:r>
      <w:r>
        <w:t>gions</w:t>
      </w:r>
      <w:r>
        <w:rPr>
          <w:spacing w:val="-5"/>
        </w:rPr>
        <w:t xml:space="preserve"> </w:t>
      </w:r>
      <w:r>
        <w:t>of</w:t>
      </w:r>
      <w:r>
        <w:rPr>
          <w:spacing w:val="-1"/>
        </w:rPr>
        <w:t xml:space="preserve"> </w:t>
      </w:r>
      <w:r>
        <w:t>the</w:t>
      </w:r>
      <w:r>
        <w:rPr>
          <w:spacing w:val="-1"/>
        </w:rPr>
        <w:t xml:space="preserve"> </w:t>
      </w:r>
      <w:r>
        <w:t>weld</w:t>
      </w:r>
      <w:r>
        <w:rPr>
          <w:spacing w:val="-3"/>
        </w:rPr>
        <w:t xml:space="preserve"> </w:t>
      </w:r>
      <w:r>
        <w:t>is much</w:t>
      </w:r>
      <w:r>
        <w:rPr>
          <w:spacing w:val="-3"/>
        </w:rPr>
        <w:t xml:space="preserve"> </w:t>
      </w:r>
      <w:r>
        <w:t>greater</w:t>
      </w:r>
      <w:r>
        <w:rPr>
          <w:spacing w:val="-5"/>
        </w:rPr>
        <w:t xml:space="preserve"> </w:t>
      </w:r>
      <w:r>
        <w:t>than the</w:t>
      </w:r>
      <w:r>
        <w:rPr>
          <w:spacing w:val="-11"/>
        </w:rPr>
        <w:t xml:space="preserve"> </w:t>
      </w:r>
      <w:r>
        <w:t>outer</w:t>
      </w:r>
      <w:r>
        <w:rPr>
          <w:spacing w:val="-13"/>
        </w:rPr>
        <w:t xml:space="preserve"> </w:t>
      </w:r>
      <w:r>
        <w:t>HAZ,</w:t>
      </w:r>
      <w:r>
        <w:rPr>
          <w:spacing w:val="-14"/>
        </w:rPr>
        <w:t xml:space="preserve"> </w:t>
      </w:r>
      <w:r>
        <w:t>strain</w:t>
      </w:r>
      <w:r>
        <w:rPr>
          <w:spacing w:val="-13"/>
        </w:rPr>
        <w:t xml:space="preserve"> </w:t>
      </w:r>
      <w:r>
        <w:t>should</w:t>
      </w:r>
      <w:r>
        <w:rPr>
          <w:spacing w:val="-14"/>
        </w:rPr>
        <w:t xml:space="preserve"> </w:t>
      </w:r>
      <w:r>
        <w:t>theoretically</w:t>
      </w:r>
      <w:r>
        <w:rPr>
          <w:spacing w:val="-19"/>
        </w:rPr>
        <w:t xml:space="preserve"> </w:t>
      </w:r>
      <w:r>
        <w:t>b</w:t>
      </w:r>
      <w:r>
        <w:rPr>
          <w:spacing w:val="-3"/>
        </w:rPr>
        <w:t>e</w:t>
      </w:r>
      <w:r>
        <w:t>gin</w:t>
      </w:r>
      <w:r>
        <w:rPr>
          <w:spacing w:val="-13"/>
        </w:rPr>
        <w:t xml:space="preserve"> </w:t>
      </w:r>
      <w:r>
        <w:t>to</w:t>
      </w:r>
      <w:r>
        <w:rPr>
          <w:spacing w:val="-11"/>
        </w:rPr>
        <w:t xml:space="preserve"> </w:t>
      </w:r>
      <w:proofErr w:type="spellStart"/>
      <w:proofErr w:type="gramStart"/>
      <w:r>
        <w:t>localises</w:t>
      </w:r>
      <w:proofErr w:type="spellEnd"/>
      <w:proofErr w:type="gramEnd"/>
      <w:r>
        <w:rPr>
          <w:spacing w:val="-16"/>
        </w:rPr>
        <w:t xml:space="preserve"> </w:t>
      </w:r>
      <w:r>
        <w:t>just outside</w:t>
      </w:r>
      <w:r>
        <w:rPr>
          <w:spacing w:val="-6"/>
        </w:rPr>
        <w:t xml:space="preserve"> </w:t>
      </w:r>
      <w:r>
        <w:t>the</w:t>
      </w:r>
      <w:r>
        <w:rPr>
          <w:spacing w:val="-2"/>
        </w:rPr>
        <w:t xml:space="preserve"> </w:t>
      </w:r>
      <w:r>
        <w:t>hardness</w:t>
      </w:r>
      <w:r>
        <w:rPr>
          <w:spacing w:val="-7"/>
        </w:rPr>
        <w:t xml:space="preserve"> </w:t>
      </w:r>
      <w:r>
        <w:t>minima.</w:t>
      </w:r>
    </w:p>
    <w:p w:rsidR="00731615" w:rsidRDefault="00EE1D9C">
      <w:pPr>
        <w:spacing w:line="249" w:lineRule="auto"/>
        <w:ind w:right="78" w:firstLine="299"/>
        <w:jc w:val="both"/>
        <w:sectPr w:rsidR="00731615">
          <w:pgSz w:w="11920" w:h="16840"/>
          <w:pgMar w:top="1500" w:right="640" w:bottom="280" w:left="640" w:header="0" w:footer="1079" w:gutter="0"/>
          <w:cols w:num="2" w:space="720" w:equalWidth="0">
            <w:col w:w="5134" w:space="358"/>
            <w:col w:w="5148"/>
          </w:cols>
        </w:sectPr>
      </w:pPr>
      <w:r>
        <w:t>In</w:t>
      </w:r>
      <w:r>
        <w:rPr>
          <w:spacing w:val="6"/>
        </w:rPr>
        <w:t xml:space="preserve"> </w:t>
      </w:r>
      <w:r>
        <w:t>2139-T8</w:t>
      </w:r>
      <w:r>
        <w:rPr>
          <w:spacing w:val="1"/>
        </w:rPr>
        <w:t xml:space="preserve"> </w:t>
      </w:r>
      <w:r>
        <w:t>all</w:t>
      </w:r>
      <w:r>
        <w:rPr>
          <w:spacing w:val="-2"/>
        </w:rPr>
        <w:t>o</w:t>
      </w:r>
      <w:r>
        <w:rPr>
          <w:spacing w:val="-13"/>
        </w:rPr>
        <w:t>y</w:t>
      </w:r>
      <w:r>
        <w:t>,</w:t>
      </w:r>
      <w:r>
        <w:rPr>
          <w:spacing w:val="6"/>
        </w:rPr>
        <w:t xml:space="preserve"> </w:t>
      </w:r>
      <w:r>
        <w:t>from</w:t>
      </w:r>
      <w:r>
        <w:rPr>
          <w:spacing w:val="4"/>
        </w:rPr>
        <w:t xml:space="preserve"> </w:t>
      </w:r>
      <w:r>
        <w:t>the</w:t>
      </w:r>
      <w:r>
        <w:rPr>
          <w:spacing w:val="5"/>
        </w:rPr>
        <w:t xml:space="preserve"> </w:t>
      </w:r>
      <w:r>
        <w:t>results</w:t>
      </w:r>
      <w:r>
        <w:rPr>
          <w:spacing w:val="2"/>
        </w:rPr>
        <w:t xml:space="preserve"> </w:t>
      </w:r>
      <w:r>
        <w:t>presented in</w:t>
      </w:r>
      <w:r>
        <w:rPr>
          <w:spacing w:val="6"/>
        </w:rPr>
        <w:t xml:space="preserve"> </w:t>
      </w:r>
      <w:r>
        <w:rPr>
          <w:spacing w:val="-3"/>
        </w:rPr>
        <w:t>P</w:t>
      </w:r>
      <w:r>
        <w:t>art</w:t>
      </w:r>
      <w:r>
        <w:rPr>
          <w:spacing w:val="4"/>
        </w:rPr>
        <w:t xml:space="preserve"> </w:t>
      </w:r>
      <w:r>
        <w:t>II,</w:t>
      </w:r>
      <w:r>
        <w:rPr>
          <w:spacing w:val="6"/>
        </w:rPr>
        <w:t xml:space="preserve"> </w:t>
      </w:r>
      <w:r>
        <w:t>the changes</w:t>
      </w:r>
      <w:r>
        <w:rPr>
          <w:spacing w:val="-9"/>
        </w:rPr>
        <w:t xml:space="preserve"> </w:t>
      </w:r>
      <w:r>
        <w:t>in</w:t>
      </w:r>
      <w:r>
        <w:rPr>
          <w:spacing w:val="-5"/>
        </w:rPr>
        <w:t xml:space="preserve"> </w:t>
      </w:r>
      <w:r>
        <w:t>strain</w:t>
      </w:r>
      <w:r>
        <w:rPr>
          <w:spacing w:val="-7"/>
        </w:rPr>
        <w:t xml:space="preserve"> </w:t>
      </w:r>
      <w:r>
        <w:t>rate</w:t>
      </w:r>
      <w:r>
        <w:rPr>
          <w:spacing w:val="-6"/>
        </w:rPr>
        <w:t xml:space="preserve"> </w:t>
      </w:r>
      <w:r>
        <w:t>across</w:t>
      </w:r>
      <w:r>
        <w:rPr>
          <w:spacing w:val="-8"/>
        </w:rPr>
        <w:t xml:space="preserve"> </w:t>
      </w:r>
      <w:r>
        <w:t>the</w:t>
      </w:r>
      <w:r>
        <w:rPr>
          <w:spacing w:val="-5"/>
        </w:rPr>
        <w:t xml:space="preserve"> </w:t>
      </w:r>
      <w:r>
        <w:t>weld</w:t>
      </w:r>
      <w:r>
        <w:rPr>
          <w:spacing w:val="-7"/>
        </w:rPr>
        <w:t xml:space="preserve"> </w:t>
      </w:r>
      <w:r>
        <w:t>are</w:t>
      </w:r>
      <w:r>
        <w:rPr>
          <w:spacing w:val="-5"/>
        </w:rPr>
        <w:t xml:space="preserve"> </w:t>
      </w:r>
      <w:r>
        <w:t>lin</w:t>
      </w:r>
      <w:r>
        <w:rPr>
          <w:spacing w:val="-2"/>
        </w:rPr>
        <w:t>k</w:t>
      </w:r>
      <w:r>
        <w:t>ed</w:t>
      </w:r>
      <w:r>
        <w:rPr>
          <w:spacing w:val="-8"/>
        </w:rPr>
        <w:t xml:space="preserve"> </w:t>
      </w:r>
      <w:r>
        <w:t>to</w:t>
      </w:r>
      <w:r>
        <w:rPr>
          <w:spacing w:val="-5"/>
        </w:rPr>
        <w:t xml:space="preserve"> </w:t>
      </w:r>
      <w:r>
        <w:t>the</w:t>
      </w:r>
      <w:r>
        <w:rPr>
          <w:spacing w:val="-5"/>
        </w:rPr>
        <w:t xml:space="preserve"> v</w:t>
      </w:r>
      <w:r>
        <w:t>ariation in</w:t>
      </w:r>
      <w:r>
        <w:rPr>
          <w:spacing w:val="9"/>
        </w:rPr>
        <w:t xml:space="preserve"> </w:t>
      </w:r>
      <w:r>
        <w:t>strengthening mechanism</w:t>
      </w:r>
      <w:r>
        <w:rPr>
          <w:spacing w:val="2"/>
        </w:rPr>
        <w:t xml:space="preserve"> </w:t>
      </w:r>
      <w:r>
        <w:t>induced</w:t>
      </w:r>
      <w:r>
        <w:rPr>
          <w:spacing w:val="5"/>
        </w:rPr>
        <w:t xml:space="preserve"> </w:t>
      </w:r>
      <w:r>
        <w:t>by</w:t>
      </w:r>
      <w:r>
        <w:rPr>
          <w:spacing w:val="9"/>
        </w:rPr>
        <w:t xml:space="preserve"> </w:t>
      </w:r>
      <w:r>
        <w:t>the</w:t>
      </w:r>
      <w:r>
        <w:rPr>
          <w:spacing w:val="8"/>
        </w:rPr>
        <w:t xml:space="preserve"> </w:t>
      </w:r>
      <w:r>
        <w:t>welding</w:t>
      </w:r>
      <w:r>
        <w:rPr>
          <w:spacing w:val="4"/>
        </w:rPr>
        <w:t xml:space="preserve"> </w:t>
      </w:r>
      <w:r>
        <w:t>process. The</w:t>
      </w:r>
      <w:r>
        <w:rPr>
          <w:spacing w:val="5"/>
        </w:rPr>
        <w:t xml:space="preserve"> </w:t>
      </w:r>
      <w:r>
        <w:t>parent</w:t>
      </w:r>
      <w:r>
        <w:rPr>
          <w:spacing w:val="3"/>
        </w:rPr>
        <w:t xml:space="preserve"> </w:t>
      </w:r>
      <w:r>
        <w:t>material</w:t>
      </w:r>
      <w:r>
        <w:rPr>
          <w:spacing w:val="1"/>
        </w:rPr>
        <w:t xml:space="preserve"> </w:t>
      </w:r>
      <w:r>
        <w:t>has</w:t>
      </w:r>
      <w:r>
        <w:rPr>
          <w:spacing w:val="5"/>
        </w:rPr>
        <w:t xml:space="preserve"> </w:t>
      </w:r>
      <w:r>
        <w:t>l</w:t>
      </w:r>
      <w:r>
        <w:rPr>
          <w:spacing w:val="-5"/>
        </w:rPr>
        <w:t>o</w:t>
      </w:r>
      <w:r>
        <w:t>w</w:t>
      </w:r>
      <w:r>
        <w:rPr>
          <w:spacing w:val="5"/>
        </w:rPr>
        <w:t xml:space="preserve"> </w:t>
      </w:r>
      <w:r>
        <w:rPr>
          <w:spacing w:val="-2"/>
        </w:rPr>
        <w:t>w</w:t>
      </w:r>
      <w:r>
        <w:t>ork</w:t>
      </w:r>
      <w:r>
        <w:rPr>
          <w:spacing w:val="4"/>
        </w:rPr>
        <w:t xml:space="preserve"> </w:t>
      </w:r>
      <w:r>
        <w:t>hardening rate</w:t>
      </w:r>
      <w:r>
        <w:rPr>
          <w:spacing w:val="5"/>
        </w:rPr>
        <w:t xml:space="preserve"> </w:t>
      </w:r>
      <w:r>
        <w:t>due</w:t>
      </w:r>
      <w:r>
        <w:rPr>
          <w:spacing w:val="5"/>
        </w:rPr>
        <w:t xml:space="preserve"> </w:t>
      </w:r>
      <w:r>
        <w:t>to</w:t>
      </w:r>
      <w:r>
        <w:rPr>
          <w:spacing w:val="6"/>
        </w:rPr>
        <w:t xml:space="preserve"> </w:t>
      </w:r>
      <w:r>
        <w:t>high dislocation density</w:t>
      </w:r>
      <w:r>
        <w:rPr>
          <w:spacing w:val="3"/>
        </w:rPr>
        <w:t xml:space="preserve"> </w:t>
      </w:r>
      <w:r>
        <w:t>from</w:t>
      </w:r>
      <w:r>
        <w:rPr>
          <w:spacing w:val="5"/>
        </w:rPr>
        <w:t xml:space="preserve"> </w:t>
      </w:r>
      <w:r>
        <w:t>processing and</w:t>
      </w:r>
      <w:r>
        <w:rPr>
          <w:spacing w:val="6"/>
        </w:rPr>
        <w:t xml:space="preserve"> </w:t>
      </w:r>
      <w:r>
        <w:t>the</w:t>
      </w:r>
      <w:r>
        <w:rPr>
          <w:spacing w:val="6"/>
        </w:rPr>
        <w:t xml:space="preserve"> </w:t>
      </w:r>
      <w:r>
        <w:t>dominance of</w:t>
      </w:r>
      <w:r>
        <w:rPr>
          <w:spacing w:val="7"/>
        </w:rPr>
        <w:t xml:space="preserve"> </w:t>
      </w:r>
      <w:r>
        <w:t>the Ω</w:t>
      </w:r>
      <w:r>
        <w:rPr>
          <w:spacing w:val="-2"/>
        </w:rPr>
        <w:t xml:space="preserve"> </w:t>
      </w:r>
      <w:r>
        <w:t>strengthening</w:t>
      </w:r>
      <w:r>
        <w:rPr>
          <w:spacing w:val="-7"/>
        </w:rPr>
        <w:t xml:space="preserve"> </w:t>
      </w:r>
      <w:r>
        <w:t>phase.</w:t>
      </w:r>
      <w:r>
        <w:rPr>
          <w:spacing w:val="20"/>
        </w:rPr>
        <w:t xml:space="preserve"> </w:t>
      </w:r>
      <w:r>
        <w:t>The</w:t>
      </w:r>
      <w:r>
        <w:rPr>
          <w:spacing w:val="1"/>
        </w:rPr>
        <w:t xml:space="preserve"> </w:t>
      </w:r>
      <w:r>
        <w:t>outer HAZ has</w:t>
      </w:r>
      <w:r>
        <w:rPr>
          <w:spacing w:val="1"/>
        </w:rPr>
        <w:t xml:space="preserve"> </w:t>
      </w:r>
      <w:r>
        <w:t>similar</w:t>
      </w:r>
      <w:r>
        <w:rPr>
          <w:spacing w:val="-2"/>
        </w:rPr>
        <w:t xml:space="preserve"> w</w:t>
      </w:r>
      <w:r>
        <w:t xml:space="preserve">ork hard- </w:t>
      </w:r>
      <w:proofErr w:type="spellStart"/>
      <w:r>
        <w:t>ening</w:t>
      </w:r>
      <w:proofErr w:type="spellEnd"/>
      <w:r>
        <w:rPr>
          <w:spacing w:val="4"/>
        </w:rPr>
        <w:t xml:space="preserve"> </w:t>
      </w:r>
      <w:r>
        <w:t>rate</w:t>
      </w:r>
      <w:r>
        <w:rPr>
          <w:spacing w:val="5"/>
        </w:rPr>
        <w:t xml:space="preserve"> </w:t>
      </w:r>
      <w:r>
        <w:t>because,</w:t>
      </w:r>
      <w:r>
        <w:rPr>
          <w:spacing w:val="3"/>
        </w:rPr>
        <w:t xml:space="preserve"> </w:t>
      </w:r>
      <w:r>
        <w:rPr>
          <w:spacing w:val="-5"/>
        </w:rPr>
        <w:t>e</w:t>
      </w:r>
      <w:r>
        <w:rPr>
          <w:spacing w:val="-3"/>
        </w:rPr>
        <w:t>v</w:t>
      </w:r>
      <w:r>
        <w:t>en</w:t>
      </w:r>
      <w:r>
        <w:rPr>
          <w:spacing w:val="4"/>
        </w:rPr>
        <w:t xml:space="preserve"> </w:t>
      </w:r>
      <w:r>
        <w:t>though</w:t>
      </w:r>
      <w:r>
        <w:rPr>
          <w:spacing w:val="2"/>
        </w:rPr>
        <w:t xml:space="preserve"> </w:t>
      </w:r>
      <w:r>
        <w:t>dislocation</w:t>
      </w:r>
      <w:r>
        <w:rPr>
          <w:spacing w:val="-1"/>
        </w:rPr>
        <w:t xml:space="preserve"> </w:t>
      </w:r>
      <w:r>
        <w:t>density</w:t>
      </w:r>
      <w:r>
        <w:rPr>
          <w:spacing w:val="2"/>
        </w:rPr>
        <w:t xml:space="preserve"> </w:t>
      </w:r>
      <w:r>
        <w:t>is</w:t>
      </w:r>
      <w:r>
        <w:rPr>
          <w:spacing w:val="7"/>
        </w:rPr>
        <w:t xml:space="preserve"> </w:t>
      </w:r>
      <w:r>
        <w:t>reduced</w:t>
      </w:r>
    </w:p>
    <w:p w:rsidR="00731615" w:rsidRDefault="00731615">
      <w:pPr>
        <w:spacing w:before="9" w:line="100" w:lineRule="exact"/>
        <w:rPr>
          <w:sz w:val="11"/>
          <w:szCs w:val="11"/>
        </w:rPr>
      </w:pPr>
    </w:p>
    <w:p w:rsidR="00731615" w:rsidRDefault="00EE1D9C">
      <w:pPr>
        <w:spacing w:line="249" w:lineRule="auto"/>
        <w:ind w:left="112" w:right="-34"/>
        <w:jc w:val="both"/>
      </w:pPr>
      <w:r>
        <w:t>(through</w:t>
      </w:r>
      <w:r>
        <w:rPr>
          <w:spacing w:val="3"/>
        </w:rPr>
        <w:t xml:space="preserve"> </w:t>
      </w:r>
      <w:r>
        <w:t>dislocation</w:t>
      </w:r>
      <w:r>
        <w:rPr>
          <w:spacing w:val="1"/>
        </w:rPr>
        <w:t xml:space="preserve"> </w:t>
      </w:r>
      <w:r>
        <w:t>annihilation processes</w:t>
      </w:r>
      <w:r>
        <w:rPr>
          <w:spacing w:val="2"/>
        </w:rPr>
        <w:t xml:space="preserve"> </w:t>
      </w:r>
      <w:r>
        <w:t>arising</w:t>
      </w:r>
      <w:r>
        <w:rPr>
          <w:spacing w:val="4"/>
        </w:rPr>
        <w:t xml:space="preserve"> </w:t>
      </w:r>
      <w:r>
        <w:t>from</w:t>
      </w:r>
      <w:r>
        <w:rPr>
          <w:spacing w:val="6"/>
        </w:rPr>
        <w:t xml:space="preserve"> </w:t>
      </w:r>
      <w:proofErr w:type="spellStart"/>
      <w:r>
        <w:t>the</w:t>
      </w:r>
      <w:r>
        <w:rPr>
          <w:spacing w:val="-4"/>
        </w:rPr>
        <w:t>r</w:t>
      </w:r>
      <w:proofErr w:type="spellEnd"/>
      <w:r>
        <w:t>- mal</w:t>
      </w:r>
      <w:r>
        <w:rPr>
          <w:spacing w:val="4"/>
        </w:rPr>
        <w:t xml:space="preserve"> </w:t>
      </w:r>
      <w:r>
        <w:t>loading) and</w:t>
      </w:r>
      <w:r>
        <w:rPr>
          <w:spacing w:val="4"/>
        </w:rPr>
        <w:t xml:space="preserve"> </w:t>
      </w:r>
      <w:r>
        <w:t>Ω</w:t>
      </w:r>
      <w:r>
        <w:rPr>
          <w:spacing w:val="1"/>
        </w:rPr>
        <w:t xml:space="preserve"> </w:t>
      </w:r>
      <w:r>
        <w:t>phase</w:t>
      </w:r>
      <w:r>
        <w:rPr>
          <w:spacing w:val="2"/>
        </w:rPr>
        <w:t xml:space="preserve"> </w:t>
      </w:r>
      <w:r>
        <w:t>is</w:t>
      </w:r>
      <w:r>
        <w:rPr>
          <w:spacing w:val="6"/>
        </w:rPr>
        <w:t xml:space="preserve"> </w:t>
      </w:r>
      <w:r>
        <w:t>coarser</w:t>
      </w:r>
      <w:r>
        <w:rPr>
          <w:spacing w:val="1"/>
        </w:rPr>
        <w:t xml:space="preserve"> </w:t>
      </w:r>
      <w:r>
        <w:t>and</w:t>
      </w:r>
      <w:r>
        <w:rPr>
          <w:spacing w:val="4"/>
        </w:rPr>
        <w:t xml:space="preserve"> </w:t>
      </w:r>
      <w:r>
        <w:t>less</w:t>
      </w:r>
      <w:r>
        <w:rPr>
          <w:spacing w:val="4"/>
        </w:rPr>
        <w:t xml:space="preserve"> </w:t>
      </w:r>
      <w:r>
        <w:t>finely</w:t>
      </w:r>
      <w:r>
        <w:rPr>
          <w:spacing w:val="-7"/>
        </w:rPr>
        <w:t xml:space="preserve"> </w:t>
      </w:r>
      <w:r>
        <w:t>distri</w:t>
      </w:r>
      <w:r>
        <w:rPr>
          <w:spacing w:val="-4"/>
        </w:rPr>
        <w:t>b</w:t>
      </w:r>
      <w:r>
        <w:t>uted than</w:t>
      </w:r>
      <w:r>
        <w:rPr>
          <w:spacing w:val="4"/>
        </w:rPr>
        <w:t xml:space="preserve"> </w:t>
      </w:r>
      <w:r>
        <w:t>the</w:t>
      </w:r>
      <w:r>
        <w:rPr>
          <w:spacing w:val="5"/>
        </w:rPr>
        <w:t xml:space="preserve"> </w:t>
      </w:r>
      <w:r>
        <w:t>parent</w:t>
      </w:r>
      <w:r>
        <w:rPr>
          <w:spacing w:val="2"/>
        </w:rPr>
        <w:t xml:space="preserve"> </w:t>
      </w:r>
      <w:r>
        <w:t>phase</w:t>
      </w:r>
      <w:r>
        <w:rPr>
          <w:spacing w:val="3"/>
        </w:rPr>
        <w:t xml:space="preserve"> </w:t>
      </w:r>
      <w:r>
        <w:t>h</w:t>
      </w:r>
      <w:r>
        <w:rPr>
          <w:spacing w:val="-4"/>
        </w:rPr>
        <w:t>a</w:t>
      </w:r>
      <w:r>
        <w:t>ving</w:t>
      </w:r>
      <w:r>
        <w:rPr>
          <w:spacing w:val="3"/>
        </w:rPr>
        <w:t xml:space="preserve"> </w:t>
      </w:r>
      <w:r>
        <w:rPr>
          <w:spacing w:val="-3"/>
        </w:rPr>
        <w:t>ov</w:t>
      </w:r>
      <w:r>
        <w:t>eraged from</w:t>
      </w:r>
      <w:r>
        <w:rPr>
          <w:spacing w:val="3"/>
        </w:rPr>
        <w:t xml:space="preserve"> </w:t>
      </w:r>
      <w:r>
        <w:t>the</w:t>
      </w:r>
      <w:r>
        <w:rPr>
          <w:spacing w:val="5"/>
        </w:rPr>
        <w:t xml:space="preserve"> </w:t>
      </w:r>
      <w:r>
        <w:t>T8</w:t>
      </w:r>
      <w:r>
        <w:rPr>
          <w:spacing w:val="5"/>
        </w:rPr>
        <w:t xml:space="preserve"> </w:t>
      </w:r>
      <w:r>
        <w:t>condition [40],</w:t>
      </w:r>
      <w:r>
        <w:rPr>
          <w:spacing w:val="-9"/>
        </w:rPr>
        <w:t xml:space="preserve"> </w:t>
      </w:r>
      <w:r>
        <w:t>the</w:t>
      </w:r>
      <w:r>
        <w:rPr>
          <w:spacing w:val="-8"/>
        </w:rPr>
        <w:t xml:space="preserve"> </w:t>
      </w:r>
      <w:r>
        <w:t>dominant</w:t>
      </w:r>
      <w:r>
        <w:rPr>
          <w:spacing w:val="-14"/>
        </w:rPr>
        <w:t xml:space="preserve"> </w:t>
      </w:r>
      <w:r>
        <w:t>strengthening</w:t>
      </w:r>
      <w:r>
        <w:rPr>
          <w:spacing w:val="-17"/>
        </w:rPr>
        <w:t xml:space="preserve"> </w:t>
      </w:r>
      <w:r>
        <w:t>mechanism</w:t>
      </w:r>
      <w:r>
        <w:rPr>
          <w:spacing w:val="-15"/>
        </w:rPr>
        <w:t xml:space="preserve"> </w:t>
      </w:r>
      <w:r>
        <w:t>is</w:t>
      </w:r>
      <w:r>
        <w:rPr>
          <w:spacing w:val="-7"/>
        </w:rPr>
        <w:t xml:space="preserve"> </w:t>
      </w:r>
      <w:r>
        <w:t>still</w:t>
      </w:r>
      <w:r>
        <w:rPr>
          <w:spacing w:val="-9"/>
        </w:rPr>
        <w:t xml:space="preserve"> </w:t>
      </w:r>
      <w:r>
        <w:t>the</w:t>
      </w:r>
      <w:r>
        <w:rPr>
          <w:spacing w:val="-8"/>
        </w:rPr>
        <w:t xml:space="preserve"> </w:t>
      </w:r>
      <w:r>
        <w:t>same</w:t>
      </w:r>
      <w:r>
        <w:rPr>
          <w:spacing w:val="-10"/>
        </w:rPr>
        <w:t xml:space="preserve"> </w:t>
      </w:r>
      <w:r>
        <w:t>as the</w:t>
      </w:r>
      <w:r>
        <w:rPr>
          <w:spacing w:val="3"/>
        </w:rPr>
        <w:t xml:space="preserve"> </w:t>
      </w:r>
      <w:r>
        <w:t>parent</w:t>
      </w:r>
      <w:r>
        <w:rPr>
          <w:spacing w:val="1"/>
        </w:rPr>
        <w:t xml:space="preserve"> </w:t>
      </w:r>
      <w:r>
        <w:t>material.</w:t>
      </w:r>
      <w:r>
        <w:rPr>
          <w:spacing w:val="41"/>
        </w:rPr>
        <w:t xml:space="preserve"> </w:t>
      </w:r>
      <w:r>
        <w:t>In</w:t>
      </w:r>
      <w:r>
        <w:rPr>
          <w:spacing w:val="4"/>
        </w:rPr>
        <w:t xml:space="preserve"> </w:t>
      </w:r>
      <w:r>
        <w:t>the</w:t>
      </w:r>
      <w:r>
        <w:rPr>
          <w:spacing w:val="3"/>
        </w:rPr>
        <w:t xml:space="preserve"> </w:t>
      </w:r>
      <w:r>
        <w:t>inner</w:t>
      </w:r>
      <w:r>
        <w:rPr>
          <w:spacing w:val="2"/>
        </w:rPr>
        <w:t xml:space="preserve"> </w:t>
      </w:r>
      <w:r>
        <w:t>r</w:t>
      </w:r>
      <w:r>
        <w:rPr>
          <w:spacing w:val="-3"/>
        </w:rPr>
        <w:t>e</w:t>
      </w:r>
      <w:r>
        <w:t>gions of</w:t>
      </w:r>
      <w:r>
        <w:rPr>
          <w:spacing w:val="4"/>
        </w:rPr>
        <w:t xml:space="preserve"> </w:t>
      </w:r>
      <w:r>
        <w:t>the</w:t>
      </w:r>
      <w:r>
        <w:rPr>
          <w:spacing w:val="3"/>
        </w:rPr>
        <w:t xml:space="preserve"> </w:t>
      </w:r>
      <w:r>
        <w:t>HAZ,</w:t>
      </w:r>
      <w:r>
        <w:rPr>
          <w:spacing w:val="1"/>
        </w:rPr>
        <w:t xml:space="preserve"> </w:t>
      </w:r>
      <w:r>
        <w:t>TMAZ, and</w:t>
      </w:r>
      <w:r>
        <w:rPr>
          <w:spacing w:val="3"/>
        </w:rPr>
        <w:t xml:space="preserve"> </w:t>
      </w:r>
      <w:r>
        <w:t>nugget</w:t>
      </w:r>
      <w:r>
        <w:rPr>
          <w:spacing w:val="1"/>
        </w:rPr>
        <w:t xml:space="preserve"> </w:t>
      </w:r>
      <w:r>
        <w:t>the</w:t>
      </w:r>
      <w:r>
        <w:rPr>
          <w:spacing w:val="4"/>
        </w:rPr>
        <w:t xml:space="preserve"> </w:t>
      </w:r>
      <w:r>
        <w:t>temperatures</w:t>
      </w:r>
      <w:r>
        <w:rPr>
          <w:spacing w:val="-4"/>
        </w:rPr>
        <w:t xml:space="preserve"> </w:t>
      </w:r>
      <w:r>
        <w:t>are</w:t>
      </w:r>
      <w:r>
        <w:rPr>
          <w:spacing w:val="4"/>
        </w:rPr>
        <w:t xml:space="preserve"> </w:t>
      </w:r>
      <w:r>
        <w:t>high</w:t>
      </w:r>
      <w:r>
        <w:rPr>
          <w:spacing w:val="2"/>
        </w:rPr>
        <w:t xml:space="preserve"> </w:t>
      </w:r>
      <w:r>
        <w:t>enough to</w:t>
      </w:r>
      <w:r>
        <w:rPr>
          <w:spacing w:val="4"/>
        </w:rPr>
        <w:t xml:space="preserve"> </w:t>
      </w:r>
      <w:r>
        <w:t>cause</w:t>
      </w:r>
      <w:r>
        <w:rPr>
          <w:spacing w:val="2"/>
        </w:rPr>
        <w:t xml:space="preserve"> </w:t>
      </w:r>
      <w:proofErr w:type="spellStart"/>
      <w:r>
        <w:t>dissolu</w:t>
      </w:r>
      <w:proofErr w:type="spellEnd"/>
      <w:r>
        <w:t xml:space="preserve">- </w:t>
      </w:r>
      <w:proofErr w:type="spellStart"/>
      <w:r>
        <w:t>tion</w:t>
      </w:r>
      <w:proofErr w:type="spellEnd"/>
      <w:r>
        <w:rPr>
          <w:spacing w:val="-12"/>
        </w:rPr>
        <w:t xml:space="preserve"> </w:t>
      </w:r>
      <w:r>
        <w:t>of</w:t>
      </w:r>
      <w:r>
        <w:rPr>
          <w:spacing w:val="-11"/>
        </w:rPr>
        <w:t xml:space="preserve"> </w:t>
      </w:r>
      <w:r>
        <w:t>Ω</w:t>
      </w:r>
      <w:r>
        <w:rPr>
          <w:spacing w:val="-15"/>
        </w:rPr>
        <w:t xml:space="preserve"> </w:t>
      </w:r>
      <w:r>
        <w:t>on</w:t>
      </w:r>
      <w:r>
        <w:rPr>
          <w:spacing w:val="-11"/>
        </w:rPr>
        <w:t xml:space="preserve"> </w:t>
      </w:r>
      <w:r>
        <w:t>a</w:t>
      </w:r>
      <w:r>
        <w:rPr>
          <w:spacing w:val="-10"/>
        </w:rPr>
        <w:t xml:space="preserve"> </w:t>
      </w:r>
      <w:r>
        <w:t>local</w:t>
      </w:r>
      <w:r>
        <w:rPr>
          <w:spacing w:val="-13"/>
        </w:rPr>
        <w:t xml:space="preserve"> </w:t>
      </w:r>
      <w:r>
        <w:t>scale</w:t>
      </w:r>
      <w:r>
        <w:rPr>
          <w:spacing w:val="-13"/>
        </w:rPr>
        <w:t xml:space="preserve"> </w:t>
      </w:r>
      <w:r>
        <w:t>and</w:t>
      </w:r>
      <w:r>
        <w:rPr>
          <w:spacing w:val="-12"/>
        </w:rPr>
        <w:t xml:space="preserve"> </w:t>
      </w:r>
      <w:r>
        <w:t>further</w:t>
      </w:r>
      <w:r>
        <w:rPr>
          <w:spacing w:val="-14"/>
        </w:rPr>
        <w:t xml:space="preserve"> </w:t>
      </w:r>
      <w:r>
        <w:t>annihilate</w:t>
      </w:r>
      <w:r>
        <w:rPr>
          <w:spacing w:val="-17"/>
        </w:rPr>
        <w:t xml:space="preserve"> </w:t>
      </w:r>
      <w:r>
        <w:t>dislocations;</w:t>
      </w:r>
      <w:r>
        <w:rPr>
          <w:spacing w:val="-16"/>
        </w:rPr>
        <w:t xml:space="preserve"> </w:t>
      </w:r>
      <w:r>
        <w:t>the precise</w:t>
      </w:r>
      <w:r>
        <w:rPr>
          <w:spacing w:val="2"/>
        </w:rPr>
        <w:t xml:space="preserve"> </w:t>
      </w:r>
      <w:r>
        <w:t>location</w:t>
      </w:r>
      <w:r>
        <w:rPr>
          <w:spacing w:val="1"/>
        </w:rPr>
        <w:t xml:space="preserve"> </w:t>
      </w:r>
      <w:r>
        <w:t>where</w:t>
      </w:r>
      <w:r>
        <w:rPr>
          <w:spacing w:val="3"/>
        </w:rPr>
        <w:t xml:space="preserve"> </w:t>
      </w:r>
      <w:r>
        <w:t>this</w:t>
      </w:r>
      <w:r>
        <w:rPr>
          <w:spacing w:val="5"/>
        </w:rPr>
        <w:t xml:space="preserve"> </w:t>
      </w:r>
      <w:r>
        <w:t>occurs</w:t>
      </w:r>
      <w:r>
        <w:rPr>
          <w:spacing w:val="2"/>
        </w:rPr>
        <w:t xml:space="preserve"> </w:t>
      </w:r>
      <w:r>
        <w:t>coincides with</w:t>
      </w:r>
      <w:r>
        <w:rPr>
          <w:spacing w:val="4"/>
        </w:rPr>
        <w:t xml:space="preserve"> </w:t>
      </w:r>
      <w:r>
        <w:t>the</w:t>
      </w:r>
      <w:r>
        <w:rPr>
          <w:spacing w:val="5"/>
        </w:rPr>
        <w:t xml:space="preserve"> </w:t>
      </w:r>
      <w:r>
        <w:t>hardness minima</w:t>
      </w:r>
      <w:r>
        <w:rPr>
          <w:spacing w:val="-14"/>
        </w:rPr>
        <w:t xml:space="preserve"> </w:t>
      </w:r>
      <w:r>
        <w:t>in</w:t>
      </w:r>
      <w:r>
        <w:rPr>
          <w:spacing w:val="-10"/>
        </w:rPr>
        <w:t xml:space="preserve"> </w:t>
      </w:r>
      <w:r>
        <w:t>the</w:t>
      </w:r>
      <w:r>
        <w:rPr>
          <w:spacing w:val="-10"/>
        </w:rPr>
        <w:t xml:space="preserve"> </w:t>
      </w:r>
      <w:r>
        <w:t>weld</w:t>
      </w:r>
      <w:r>
        <w:rPr>
          <w:spacing w:val="-12"/>
        </w:rPr>
        <w:t xml:space="preserve"> </w:t>
      </w:r>
      <w:r>
        <w:t>cross</w:t>
      </w:r>
      <w:r>
        <w:rPr>
          <w:spacing w:val="-12"/>
        </w:rPr>
        <w:t xml:space="preserve"> </w:t>
      </w:r>
      <w:r>
        <w:t>section.</w:t>
      </w:r>
      <w:r>
        <w:rPr>
          <w:spacing w:val="3"/>
        </w:rPr>
        <w:t xml:space="preserve"> </w:t>
      </w:r>
      <w:r>
        <w:t>Hence,</w:t>
      </w:r>
      <w:r>
        <w:rPr>
          <w:spacing w:val="-13"/>
        </w:rPr>
        <w:t xml:space="preserve"> </w:t>
      </w:r>
      <w:r>
        <w:t>in</w:t>
      </w:r>
      <w:r>
        <w:rPr>
          <w:spacing w:val="-10"/>
        </w:rPr>
        <w:t xml:space="preserve"> </w:t>
      </w:r>
      <w:r>
        <w:t>these</w:t>
      </w:r>
      <w:r>
        <w:rPr>
          <w:spacing w:val="-12"/>
        </w:rPr>
        <w:t xml:space="preserve"> </w:t>
      </w:r>
      <w:r>
        <w:t>inner</w:t>
      </w:r>
      <w:r>
        <w:rPr>
          <w:spacing w:val="-12"/>
        </w:rPr>
        <w:t xml:space="preserve"> </w:t>
      </w:r>
      <w:r>
        <w:t>r</w:t>
      </w:r>
      <w:r>
        <w:rPr>
          <w:spacing w:val="-3"/>
        </w:rPr>
        <w:t>e</w:t>
      </w:r>
      <w:r>
        <w:t>gions, contri</w:t>
      </w:r>
      <w:r>
        <w:rPr>
          <w:spacing w:val="-4"/>
        </w:rPr>
        <w:t>b</w:t>
      </w:r>
      <w:r>
        <w:t>ution</w:t>
      </w:r>
      <w:r>
        <w:rPr>
          <w:spacing w:val="1"/>
        </w:rPr>
        <w:t xml:space="preserve"> </w:t>
      </w:r>
      <w:r>
        <w:t>from</w:t>
      </w:r>
      <w:r>
        <w:rPr>
          <w:spacing w:val="7"/>
        </w:rPr>
        <w:t xml:space="preserve"> </w:t>
      </w:r>
      <w:r>
        <w:t>strengthening mechanisms</w:t>
      </w:r>
      <w:r>
        <w:rPr>
          <w:spacing w:val="1"/>
        </w:rPr>
        <w:t xml:space="preserve"> </w:t>
      </w:r>
      <w:r>
        <w:t>such</w:t>
      </w:r>
      <w:r>
        <w:rPr>
          <w:spacing w:val="7"/>
        </w:rPr>
        <w:t xml:space="preserve"> </w:t>
      </w:r>
      <w:r>
        <w:t>as</w:t>
      </w:r>
      <w:r>
        <w:rPr>
          <w:spacing w:val="9"/>
        </w:rPr>
        <w:t xml:space="preserve"> </w:t>
      </w:r>
      <w:r>
        <w:t>solid</w:t>
      </w:r>
      <w:r>
        <w:rPr>
          <w:spacing w:val="7"/>
        </w:rPr>
        <w:t xml:space="preserve"> </w:t>
      </w:r>
      <w:r>
        <w:t xml:space="preserve">so- </w:t>
      </w:r>
      <w:proofErr w:type="spellStart"/>
      <w:r>
        <w:t>lution</w:t>
      </w:r>
      <w:proofErr w:type="spellEnd"/>
      <w:r>
        <w:rPr>
          <w:spacing w:val="2"/>
        </w:rPr>
        <w:t xml:space="preserve"> </w:t>
      </w:r>
      <w:r>
        <w:t>strengthening</w:t>
      </w:r>
      <w:r>
        <w:rPr>
          <w:spacing w:val="-4"/>
        </w:rPr>
        <w:t xml:space="preserve"> </w:t>
      </w:r>
      <w:r>
        <w:t>and</w:t>
      </w:r>
      <w:r>
        <w:rPr>
          <w:spacing w:val="4"/>
        </w:rPr>
        <w:t xml:space="preserve"> </w:t>
      </w:r>
      <w:r>
        <w:t>the</w:t>
      </w:r>
      <w:r>
        <w:rPr>
          <w:spacing w:val="5"/>
        </w:rPr>
        <w:t xml:space="preserve"> </w:t>
      </w:r>
      <w:r>
        <w:t>formation</w:t>
      </w:r>
      <w:r>
        <w:rPr>
          <w:spacing w:val="-1"/>
        </w:rPr>
        <w:t xml:space="preserve"> </w:t>
      </w:r>
      <w:r>
        <w:t>of</w:t>
      </w:r>
      <w:r>
        <w:rPr>
          <w:spacing w:val="5"/>
        </w:rPr>
        <w:t xml:space="preserve"> </w:t>
      </w:r>
      <w:proofErr w:type="spellStart"/>
      <w:r>
        <w:t>Guinie</w:t>
      </w:r>
      <w:r>
        <w:rPr>
          <w:spacing w:val="-4"/>
        </w:rPr>
        <w:t>r</w:t>
      </w:r>
      <w:r>
        <w:t>-Peston</w:t>
      </w:r>
      <w:proofErr w:type="spellEnd"/>
      <w:r>
        <w:rPr>
          <w:spacing w:val="-5"/>
        </w:rPr>
        <w:t xml:space="preserve"> </w:t>
      </w:r>
      <w:r>
        <w:t>(GP) zones</w:t>
      </w:r>
      <w:r>
        <w:rPr>
          <w:spacing w:val="3"/>
        </w:rPr>
        <w:t xml:space="preserve"> </w:t>
      </w:r>
      <w:r>
        <w:t>after</w:t>
      </w:r>
      <w:r>
        <w:rPr>
          <w:spacing w:val="4"/>
        </w:rPr>
        <w:t xml:space="preserve"> </w:t>
      </w:r>
      <w:r>
        <w:t>natural</w:t>
      </w:r>
      <w:r>
        <w:rPr>
          <w:spacing w:val="2"/>
        </w:rPr>
        <w:t xml:space="preserve"> </w:t>
      </w:r>
      <w:r>
        <w:t>aging</w:t>
      </w:r>
      <w:r>
        <w:rPr>
          <w:spacing w:val="3"/>
        </w:rPr>
        <w:t xml:space="preserve"> </w:t>
      </w:r>
      <w:r>
        <w:t>become</w:t>
      </w:r>
      <w:r>
        <w:rPr>
          <w:spacing w:val="2"/>
        </w:rPr>
        <w:t xml:space="preserve"> </w:t>
      </w:r>
      <w:r>
        <w:t>important [40,</w:t>
      </w:r>
      <w:r>
        <w:rPr>
          <w:spacing w:val="5"/>
        </w:rPr>
        <w:t xml:space="preserve"> </w:t>
      </w:r>
      <w:r>
        <w:t>10,</w:t>
      </w:r>
      <w:r>
        <w:rPr>
          <w:spacing w:val="5"/>
        </w:rPr>
        <w:t xml:space="preserve"> </w:t>
      </w:r>
      <w:r>
        <w:t xml:space="preserve">13]. </w:t>
      </w:r>
      <w:r>
        <w:rPr>
          <w:spacing w:val="26"/>
        </w:rPr>
        <w:t xml:space="preserve"> </w:t>
      </w:r>
      <w:r>
        <w:t xml:space="preserve">Ω </w:t>
      </w:r>
      <w:proofErr w:type="gramStart"/>
      <w:r>
        <w:t>phase</w:t>
      </w:r>
      <w:proofErr w:type="gramEnd"/>
      <w:r>
        <w:rPr>
          <w:spacing w:val="-4"/>
        </w:rPr>
        <w:t xml:space="preserve"> </w:t>
      </w:r>
      <w:r>
        <w:t>does</w:t>
      </w:r>
      <w:r>
        <w:rPr>
          <w:spacing w:val="-3"/>
        </w:rPr>
        <w:t xml:space="preserve"> </w:t>
      </w:r>
      <w:r>
        <w:t>not</w:t>
      </w:r>
      <w:r>
        <w:rPr>
          <w:spacing w:val="-2"/>
        </w:rPr>
        <w:t xml:space="preserve"> </w:t>
      </w:r>
      <w:r>
        <w:t>re-precipitate</w:t>
      </w:r>
      <w:r>
        <w:rPr>
          <w:spacing w:val="-10"/>
        </w:rPr>
        <w:t xml:space="preserve"> </w:t>
      </w:r>
      <w:r>
        <w:t>out</w:t>
      </w:r>
      <w:r>
        <w:rPr>
          <w:spacing w:val="-2"/>
        </w:rPr>
        <w:t xml:space="preserve"> </w:t>
      </w:r>
      <w:r>
        <w:t>because</w:t>
      </w:r>
      <w:r>
        <w:rPr>
          <w:spacing w:val="-5"/>
        </w:rPr>
        <w:t xml:space="preserve"> </w:t>
      </w:r>
      <w:r>
        <w:t>there</w:t>
      </w:r>
      <w:r>
        <w:rPr>
          <w:spacing w:val="-3"/>
        </w:rPr>
        <w:t xml:space="preserve"> </w:t>
      </w:r>
      <w:r>
        <w:t>is no</w:t>
      </w:r>
      <w:r>
        <w:rPr>
          <w:spacing w:val="-1"/>
        </w:rPr>
        <w:t xml:space="preserve"> </w:t>
      </w:r>
      <w:r>
        <w:t>controlled heat</w:t>
      </w:r>
      <w:r>
        <w:rPr>
          <w:spacing w:val="4"/>
        </w:rPr>
        <w:t xml:space="preserve"> </w:t>
      </w:r>
      <w:r>
        <w:t>treatment process</w:t>
      </w:r>
      <w:r>
        <w:rPr>
          <w:spacing w:val="2"/>
        </w:rPr>
        <w:t xml:space="preserve"> </w:t>
      </w:r>
      <w:r>
        <w:t>after</w:t>
      </w:r>
      <w:r>
        <w:rPr>
          <w:spacing w:val="4"/>
        </w:rPr>
        <w:t xml:space="preserve"> </w:t>
      </w:r>
      <w:r>
        <w:t>the</w:t>
      </w:r>
      <w:r>
        <w:rPr>
          <w:spacing w:val="5"/>
        </w:rPr>
        <w:t xml:space="preserve"> </w:t>
      </w:r>
      <w:r>
        <w:t>welding</w:t>
      </w:r>
      <w:r>
        <w:rPr>
          <w:spacing w:val="1"/>
        </w:rPr>
        <w:t xml:space="preserve"> </w:t>
      </w:r>
      <w:proofErr w:type="spellStart"/>
      <w:r>
        <w:t>proces</w:t>
      </w:r>
      <w:proofErr w:type="spellEnd"/>
      <w:r>
        <w:t>.</w:t>
      </w:r>
      <w:r>
        <w:rPr>
          <w:spacing w:val="32"/>
        </w:rPr>
        <w:t xml:space="preserve"> </w:t>
      </w:r>
      <w:r>
        <w:t>Whilst</w:t>
      </w:r>
      <w:r>
        <w:rPr>
          <w:spacing w:val="2"/>
        </w:rPr>
        <w:t xml:space="preserve"> </w:t>
      </w:r>
      <w:r>
        <w:t>grains in</w:t>
      </w:r>
      <w:r>
        <w:rPr>
          <w:spacing w:val="6"/>
        </w:rPr>
        <w:t xml:space="preserve"> </w:t>
      </w:r>
      <w:r>
        <w:t>the</w:t>
      </w:r>
      <w:r>
        <w:rPr>
          <w:spacing w:val="6"/>
        </w:rPr>
        <w:t xml:space="preserve"> </w:t>
      </w:r>
      <w:r>
        <w:t>TMAZ</w:t>
      </w:r>
      <w:r>
        <w:rPr>
          <w:spacing w:val="2"/>
        </w:rPr>
        <w:t xml:space="preserve"> </w:t>
      </w:r>
      <w:r>
        <w:t>h</w:t>
      </w:r>
      <w:r>
        <w:rPr>
          <w:spacing w:val="-4"/>
        </w:rPr>
        <w:t>a</w:t>
      </w:r>
      <w:r>
        <w:rPr>
          <w:spacing w:val="-3"/>
        </w:rPr>
        <w:t>v</w:t>
      </w:r>
      <w:r>
        <w:t>e</w:t>
      </w:r>
      <w:r>
        <w:rPr>
          <w:spacing w:val="4"/>
        </w:rPr>
        <w:t xml:space="preserve"> </w:t>
      </w:r>
      <w:r>
        <w:t>unde</w:t>
      </w:r>
      <w:r>
        <w:rPr>
          <w:spacing w:val="-4"/>
        </w:rPr>
        <w:t>r</w:t>
      </w:r>
      <w:r>
        <w:t>gone s</w:t>
      </w:r>
      <w:r>
        <w:rPr>
          <w:spacing w:val="-5"/>
        </w:rPr>
        <w:t>e</w:t>
      </w:r>
      <w:r>
        <w:rPr>
          <w:spacing w:val="-3"/>
        </w:rPr>
        <w:t>v</w:t>
      </w:r>
      <w:r>
        <w:t>ere</w:t>
      </w:r>
      <w:r>
        <w:rPr>
          <w:spacing w:val="3"/>
        </w:rPr>
        <w:t xml:space="preserve"> </w:t>
      </w:r>
      <w:r>
        <w:t>plastic</w:t>
      </w:r>
      <w:r>
        <w:rPr>
          <w:spacing w:val="3"/>
        </w:rPr>
        <w:t xml:space="preserve"> </w:t>
      </w:r>
      <w:r>
        <w:t>deformation, th</w:t>
      </w:r>
      <w:r>
        <w:rPr>
          <w:spacing w:val="-3"/>
        </w:rPr>
        <w:t>e</w:t>
      </w:r>
      <w:r>
        <w:t>y are</w:t>
      </w:r>
      <w:r>
        <w:rPr>
          <w:spacing w:val="27"/>
        </w:rPr>
        <w:t xml:space="preserve"> </w:t>
      </w:r>
      <w:r>
        <w:t>still</w:t>
      </w:r>
      <w:r>
        <w:rPr>
          <w:spacing w:val="26"/>
        </w:rPr>
        <w:t xml:space="preserve"> </w:t>
      </w:r>
      <w:r>
        <w:t>of</w:t>
      </w:r>
      <w:r>
        <w:rPr>
          <w:spacing w:val="27"/>
        </w:rPr>
        <w:t xml:space="preserve"> </w:t>
      </w:r>
      <w:r>
        <w:t>the</w:t>
      </w:r>
      <w:r>
        <w:rPr>
          <w:spacing w:val="27"/>
        </w:rPr>
        <w:t xml:space="preserve"> </w:t>
      </w:r>
      <w:r>
        <w:t>same</w:t>
      </w:r>
      <w:r>
        <w:rPr>
          <w:spacing w:val="25"/>
        </w:rPr>
        <w:t xml:space="preserve"> </w:t>
      </w:r>
      <w:r>
        <w:t>order</w:t>
      </w:r>
      <w:r>
        <w:rPr>
          <w:spacing w:val="25"/>
        </w:rPr>
        <w:t xml:space="preserve"> </w:t>
      </w:r>
      <w:r>
        <w:t>of</w:t>
      </w:r>
      <w:r>
        <w:rPr>
          <w:spacing w:val="27"/>
        </w:rPr>
        <w:t xml:space="preserve"> </w:t>
      </w:r>
      <w:r>
        <w:t>magnitude</w:t>
      </w:r>
      <w:r>
        <w:rPr>
          <w:spacing w:val="21"/>
        </w:rPr>
        <w:t xml:space="preserve"> </w:t>
      </w:r>
      <w:r>
        <w:t>as</w:t>
      </w:r>
      <w:r>
        <w:rPr>
          <w:spacing w:val="27"/>
        </w:rPr>
        <w:t xml:space="preserve"> </w:t>
      </w:r>
      <w:r>
        <w:t>the</w:t>
      </w:r>
      <w:r>
        <w:rPr>
          <w:spacing w:val="27"/>
        </w:rPr>
        <w:t xml:space="preserve"> </w:t>
      </w:r>
      <w:r>
        <w:t>parent</w:t>
      </w:r>
      <w:r>
        <w:rPr>
          <w:spacing w:val="24"/>
        </w:rPr>
        <w:t xml:space="preserve"> </w:t>
      </w:r>
      <w:r>
        <w:t xml:space="preserve">mate- </w:t>
      </w:r>
      <w:proofErr w:type="spellStart"/>
      <w:r>
        <w:t>rial</w:t>
      </w:r>
      <w:proofErr w:type="spellEnd"/>
      <w:r>
        <w:rPr>
          <w:spacing w:val="-1"/>
        </w:rPr>
        <w:t xml:space="preserve"> </w:t>
      </w:r>
      <w:r>
        <w:t>and</w:t>
      </w:r>
      <w:r>
        <w:rPr>
          <w:spacing w:val="-2"/>
        </w:rPr>
        <w:t xml:space="preserve"> </w:t>
      </w:r>
      <w:r>
        <w:t>outer</w:t>
      </w:r>
      <w:r>
        <w:rPr>
          <w:spacing w:val="-2"/>
        </w:rPr>
        <w:t xml:space="preserve"> </w:t>
      </w:r>
      <w:r>
        <w:t>HAZ.</w:t>
      </w:r>
      <w:r>
        <w:rPr>
          <w:spacing w:val="-3"/>
        </w:rPr>
        <w:t xml:space="preserve"> </w:t>
      </w:r>
      <w:r>
        <w:t>H</w:t>
      </w:r>
      <w:r>
        <w:rPr>
          <w:spacing w:val="-5"/>
        </w:rPr>
        <w:t>o</w:t>
      </w:r>
      <w:r>
        <w:t>w</w:t>
      </w:r>
      <w:r>
        <w:rPr>
          <w:spacing w:val="-5"/>
        </w:rPr>
        <w:t>e</w:t>
      </w:r>
      <w:r>
        <w:rPr>
          <w:spacing w:val="-3"/>
        </w:rPr>
        <w:t>v</w:t>
      </w:r>
      <w:r>
        <w:t>e</w:t>
      </w:r>
      <w:r>
        <w:rPr>
          <w:spacing w:val="-8"/>
        </w:rPr>
        <w:t>r</w:t>
      </w:r>
      <w:r>
        <w:t>,</w:t>
      </w:r>
      <w:r>
        <w:rPr>
          <w:spacing w:val="-6"/>
        </w:rPr>
        <w:t xml:space="preserve"> </w:t>
      </w:r>
      <w:r>
        <w:t>grains</w:t>
      </w:r>
      <w:r>
        <w:rPr>
          <w:spacing w:val="-4"/>
        </w:rPr>
        <w:t xml:space="preserve"> </w:t>
      </w:r>
      <w:r>
        <w:t>of the nugget</w:t>
      </w:r>
      <w:r>
        <w:rPr>
          <w:spacing w:val="-4"/>
        </w:rPr>
        <w:t xml:space="preserve"> </w:t>
      </w:r>
      <w:r>
        <w:t>h</w:t>
      </w:r>
      <w:r>
        <w:rPr>
          <w:spacing w:val="-4"/>
        </w:rPr>
        <w:t>a</w:t>
      </w:r>
      <w:r>
        <w:rPr>
          <w:spacing w:val="-3"/>
        </w:rPr>
        <w:t>v</w:t>
      </w:r>
      <w:r>
        <w:t>e</w:t>
      </w:r>
      <w:r>
        <w:rPr>
          <w:spacing w:val="-2"/>
        </w:rPr>
        <w:t xml:space="preserve"> </w:t>
      </w:r>
      <w:r>
        <w:t>unde</w:t>
      </w:r>
      <w:r>
        <w:rPr>
          <w:spacing w:val="-4"/>
        </w:rPr>
        <w:t>r</w:t>
      </w:r>
      <w:r>
        <w:t>- gone</w:t>
      </w:r>
      <w:r>
        <w:rPr>
          <w:spacing w:val="3"/>
        </w:rPr>
        <w:t xml:space="preserve"> </w:t>
      </w:r>
      <w:r>
        <w:t xml:space="preserve">dynamic </w:t>
      </w:r>
      <w:proofErr w:type="spellStart"/>
      <w:r>
        <w:t>recrystallisation</w:t>
      </w:r>
      <w:proofErr w:type="spellEnd"/>
      <w:r>
        <w:rPr>
          <w:spacing w:val="-6"/>
        </w:rPr>
        <w:t xml:space="preserve"> </w:t>
      </w:r>
      <w:r>
        <w:t>due</w:t>
      </w:r>
      <w:r>
        <w:rPr>
          <w:spacing w:val="4"/>
        </w:rPr>
        <w:t xml:space="preserve"> </w:t>
      </w:r>
      <w:r>
        <w:t>to</w:t>
      </w:r>
      <w:r>
        <w:rPr>
          <w:spacing w:val="5"/>
        </w:rPr>
        <w:t xml:space="preserve"> </w:t>
      </w:r>
      <w:r>
        <w:t>the</w:t>
      </w:r>
      <w:r>
        <w:rPr>
          <w:spacing w:val="5"/>
        </w:rPr>
        <w:t xml:space="preserve"> </w:t>
      </w:r>
      <w:r>
        <w:t>combination</w:t>
      </w:r>
      <w:r>
        <w:rPr>
          <w:spacing w:val="-3"/>
        </w:rPr>
        <w:t xml:space="preserve"> </w:t>
      </w:r>
      <w:r>
        <w:t>of</w:t>
      </w:r>
      <w:r>
        <w:rPr>
          <w:spacing w:val="5"/>
        </w:rPr>
        <w:t xml:space="preserve"> </w:t>
      </w:r>
      <w:proofErr w:type="spellStart"/>
      <w:r>
        <w:t>the</w:t>
      </w:r>
      <w:r>
        <w:rPr>
          <w:spacing w:val="-4"/>
        </w:rPr>
        <w:t>r</w:t>
      </w:r>
      <w:proofErr w:type="spellEnd"/>
      <w:r>
        <w:t>- mal</w:t>
      </w:r>
      <w:r>
        <w:rPr>
          <w:spacing w:val="15"/>
        </w:rPr>
        <w:t xml:space="preserve"> </w:t>
      </w:r>
      <w:r>
        <w:t>loading</w:t>
      </w:r>
      <w:r>
        <w:rPr>
          <w:spacing w:val="12"/>
        </w:rPr>
        <w:t xml:space="preserve"> </w:t>
      </w:r>
      <w:r>
        <w:t>and</w:t>
      </w:r>
      <w:r>
        <w:rPr>
          <w:spacing w:val="15"/>
        </w:rPr>
        <w:t xml:space="preserve"> </w:t>
      </w:r>
      <w:r>
        <w:t>plastic</w:t>
      </w:r>
      <w:r>
        <w:rPr>
          <w:spacing w:val="13"/>
        </w:rPr>
        <w:t xml:space="preserve"> </w:t>
      </w:r>
      <w:r>
        <w:t xml:space="preserve">deformation. </w:t>
      </w:r>
      <w:r>
        <w:rPr>
          <w:spacing w:val="5"/>
        </w:rPr>
        <w:t xml:space="preserve"> </w:t>
      </w:r>
      <w:r>
        <w:t>The</w:t>
      </w:r>
      <w:r>
        <w:rPr>
          <w:spacing w:val="15"/>
        </w:rPr>
        <w:t xml:space="preserve"> </w:t>
      </w:r>
      <w:r>
        <w:t>effect of</w:t>
      </w:r>
      <w:r>
        <w:rPr>
          <w:spacing w:val="16"/>
        </w:rPr>
        <w:t xml:space="preserve"> </w:t>
      </w:r>
      <w:r>
        <w:t>grain</w:t>
      </w:r>
      <w:r>
        <w:rPr>
          <w:spacing w:val="14"/>
        </w:rPr>
        <w:t xml:space="preserve"> </w:t>
      </w:r>
      <w:r>
        <w:t>size refinement</w:t>
      </w:r>
      <w:r>
        <w:rPr>
          <w:spacing w:val="-6"/>
        </w:rPr>
        <w:t xml:space="preserve"> </w:t>
      </w:r>
      <w:r>
        <w:t>becomes</w:t>
      </w:r>
      <w:r>
        <w:rPr>
          <w:spacing w:val="4"/>
        </w:rPr>
        <w:t xml:space="preserve"> </w:t>
      </w:r>
      <w:r>
        <w:t>an</w:t>
      </w:r>
      <w:r>
        <w:rPr>
          <w:spacing w:val="9"/>
        </w:rPr>
        <w:t xml:space="preserve"> </w:t>
      </w:r>
      <w:r>
        <w:t>additional</w:t>
      </w:r>
      <w:r>
        <w:rPr>
          <w:spacing w:val="3"/>
        </w:rPr>
        <w:t xml:space="preserve"> </w:t>
      </w:r>
      <w:r>
        <w:t>contri</w:t>
      </w:r>
      <w:r>
        <w:rPr>
          <w:spacing w:val="-4"/>
        </w:rPr>
        <w:t>b</w:t>
      </w:r>
      <w:r>
        <w:t>utor</w:t>
      </w:r>
      <w:r>
        <w:rPr>
          <w:spacing w:val="2"/>
        </w:rPr>
        <w:t xml:space="preserve"> </w:t>
      </w:r>
      <w:r>
        <w:t>to</w:t>
      </w:r>
      <w:r>
        <w:rPr>
          <w:spacing w:val="9"/>
        </w:rPr>
        <w:t xml:space="preserve"> </w:t>
      </w:r>
      <w:r>
        <w:t>strengthening mechanism in</w:t>
      </w:r>
      <w:r>
        <w:rPr>
          <w:spacing w:val="8"/>
        </w:rPr>
        <w:t xml:space="preserve"> </w:t>
      </w:r>
      <w:r>
        <w:t>this</w:t>
      </w:r>
      <w:r>
        <w:rPr>
          <w:spacing w:val="7"/>
        </w:rPr>
        <w:t xml:space="preserve"> </w:t>
      </w:r>
      <w:r>
        <w:t>r</w:t>
      </w:r>
      <w:r>
        <w:rPr>
          <w:spacing w:val="-3"/>
        </w:rPr>
        <w:t>e</w:t>
      </w:r>
      <w:r>
        <w:t>gion</w:t>
      </w:r>
      <w:r>
        <w:rPr>
          <w:spacing w:val="4"/>
        </w:rPr>
        <w:t xml:space="preserve"> </w:t>
      </w:r>
      <w:r>
        <w:t>[37,</w:t>
      </w:r>
      <w:r>
        <w:rPr>
          <w:spacing w:val="6"/>
        </w:rPr>
        <w:t xml:space="preserve"> </w:t>
      </w:r>
      <w:r>
        <w:t xml:space="preserve">39]. </w:t>
      </w:r>
      <w:r>
        <w:rPr>
          <w:spacing w:val="6"/>
        </w:rPr>
        <w:t xml:space="preserve"> </w:t>
      </w:r>
      <w:r>
        <w:t>Therefore,</w:t>
      </w:r>
      <w:r>
        <w:rPr>
          <w:spacing w:val="6"/>
        </w:rPr>
        <w:t xml:space="preserve"> </w:t>
      </w:r>
      <w:r>
        <w:t>if</w:t>
      </w:r>
      <w:r>
        <w:rPr>
          <w:spacing w:val="8"/>
        </w:rPr>
        <w:t xml:space="preserve"> </w:t>
      </w:r>
      <w:r>
        <w:t>we</w:t>
      </w:r>
      <w:r>
        <w:rPr>
          <w:spacing w:val="7"/>
        </w:rPr>
        <w:t xml:space="preserve"> </w:t>
      </w:r>
      <w:r>
        <w:t>consider the</w:t>
      </w:r>
      <w:r>
        <w:rPr>
          <w:spacing w:val="12"/>
        </w:rPr>
        <w:t xml:space="preserve"> </w:t>
      </w:r>
      <w:r>
        <w:t>distri</w:t>
      </w:r>
      <w:r>
        <w:rPr>
          <w:spacing w:val="-4"/>
        </w:rPr>
        <w:t>b</w:t>
      </w:r>
      <w:r>
        <w:t>ution</w:t>
      </w:r>
      <w:r>
        <w:rPr>
          <w:spacing w:val="5"/>
        </w:rPr>
        <w:t xml:space="preserve"> </w:t>
      </w:r>
      <w:r>
        <w:t>of</w:t>
      </w:r>
      <w:r>
        <w:rPr>
          <w:spacing w:val="13"/>
        </w:rPr>
        <w:t xml:space="preserve"> </w:t>
      </w:r>
      <w:r>
        <w:t>material</w:t>
      </w:r>
      <w:r>
        <w:rPr>
          <w:spacing w:val="8"/>
        </w:rPr>
        <w:t xml:space="preserve"> </w:t>
      </w:r>
      <w:r>
        <w:t>properties</w:t>
      </w:r>
      <w:r>
        <w:rPr>
          <w:spacing w:val="6"/>
        </w:rPr>
        <w:t xml:space="preserve"> </w:t>
      </w:r>
      <w:r>
        <w:t>in</w:t>
      </w:r>
      <w:r>
        <w:rPr>
          <w:spacing w:val="13"/>
        </w:rPr>
        <w:t xml:space="preserve"> </w:t>
      </w:r>
      <w:r>
        <w:t>figure 2,</w:t>
      </w:r>
      <w:r>
        <w:rPr>
          <w:spacing w:val="19"/>
        </w:rPr>
        <w:t xml:space="preserve"> </w:t>
      </w:r>
      <w:r>
        <w:t>the</w:t>
      </w:r>
      <w:r>
        <w:rPr>
          <w:spacing w:val="12"/>
        </w:rPr>
        <w:t xml:space="preserve"> </w:t>
      </w:r>
      <w:r>
        <w:t>distinct changes</w:t>
      </w:r>
      <w:r>
        <w:rPr>
          <w:spacing w:val="-12"/>
        </w:rPr>
        <w:t xml:space="preserve"> </w:t>
      </w:r>
      <w:r>
        <w:rPr>
          <w:spacing w:val="-2"/>
        </w:rPr>
        <w:t>w</w:t>
      </w:r>
      <w:r>
        <w:t>ork</w:t>
      </w:r>
      <w:r>
        <w:rPr>
          <w:spacing w:val="-11"/>
        </w:rPr>
        <w:t xml:space="preserve"> </w:t>
      </w:r>
      <w:r>
        <w:t>hardening</w:t>
      </w:r>
      <w:r>
        <w:rPr>
          <w:spacing w:val="-14"/>
        </w:rPr>
        <w:t xml:space="preserve"> </w:t>
      </w:r>
      <w:r>
        <w:t>rate</w:t>
      </w:r>
      <w:r>
        <w:rPr>
          <w:spacing w:val="-9"/>
        </w:rPr>
        <w:t xml:space="preserve"> </w:t>
      </w:r>
      <w:r>
        <w:t>are</w:t>
      </w:r>
      <w:r>
        <w:rPr>
          <w:spacing w:val="-8"/>
        </w:rPr>
        <w:t xml:space="preserve"> </w:t>
      </w:r>
      <w:r>
        <w:t>p</w:t>
      </w:r>
      <w:r>
        <w:rPr>
          <w:spacing w:val="-1"/>
        </w:rPr>
        <w:t>h</w:t>
      </w:r>
      <w:r>
        <w:t>ysically</w:t>
      </w:r>
      <w:r>
        <w:rPr>
          <w:spacing w:val="-15"/>
        </w:rPr>
        <w:t xml:space="preserve"> </w:t>
      </w:r>
      <w:r>
        <w:t>reasonable.</w:t>
      </w:r>
      <w:r>
        <w:rPr>
          <w:spacing w:val="1"/>
        </w:rPr>
        <w:t xml:space="preserve"> </w:t>
      </w:r>
      <w:r>
        <w:t>Indeed, the</w:t>
      </w:r>
      <w:r>
        <w:rPr>
          <w:spacing w:val="-9"/>
        </w:rPr>
        <w:t xml:space="preserve"> </w:t>
      </w:r>
      <w:r>
        <w:t>smooth</w:t>
      </w:r>
      <w:r>
        <w:rPr>
          <w:spacing w:val="-13"/>
        </w:rPr>
        <w:t xml:space="preserve"> </w:t>
      </w:r>
      <w:r>
        <w:t>gradient</w:t>
      </w:r>
      <w:r>
        <w:rPr>
          <w:spacing w:val="-14"/>
        </w:rPr>
        <w:t xml:space="preserve"> </w:t>
      </w:r>
      <w:r>
        <w:t>in</w:t>
      </w:r>
      <w:r>
        <w:rPr>
          <w:spacing w:val="-9"/>
        </w:rPr>
        <w:t xml:space="preserve"> </w:t>
      </w:r>
      <w:r>
        <w:rPr>
          <w:w w:val="95"/>
        </w:rPr>
        <w:t>fl</w:t>
      </w:r>
      <w:r>
        <w:rPr>
          <w:spacing w:val="-5"/>
          <w:w w:val="95"/>
        </w:rPr>
        <w:t>o</w:t>
      </w:r>
      <w:r>
        <w:rPr>
          <w:w w:val="95"/>
        </w:rPr>
        <w:t>w</w:t>
      </w:r>
      <w:r>
        <w:rPr>
          <w:spacing w:val="-1"/>
          <w:w w:val="95"/>
        </w:rPr>
        <w:t xml:space="preserve"> </w:t>
      </w:r>
      <w:r>
        <w:t>stress</w:t>
      </w:r>
      <w:r>
        <w:rPr>
          <w:spacing w:val="-11"/>
        </w:rPr>
        <w:t xml:space="preserve"> </w:t>
      </w:r>
      <w:r>
        <w:t>up</w:t>
      </w:r>
      <w:r>
        <w:rPr>
          <w:spacing w:val="-9"/>
        </w:rPr>
        <w:t xml:space="preserve"> </w:t>
      </w:r>
      <w:r>
        <w:t>to</w:t>
      </w:r>
      <w:r>
        <w:rPr>
          <w:spacing w:val="-9"/>
        </w:rPr>
        <w:t xml:space="preserve"> </w:t>
      </w:r>
      <w:r>
        <w:t>the</w:t>
      </w:r>
      <w:r>
        <w:rPr>
          <w:spacing w:val="-9"/>
        </w:rPr>
        <w:t xml:space="preserve"> </w:t>
      </w:r>
      <w:r>
        <w:t>location</w:t>
      </w:r>
      <w:r>
        <w:rPr>
          <w:spacing w:val="-13"/>
        </w:rPr>
        <w:t xml:space="preserve"> </w:t>
      </w:r>
      <w:r>
        <w:t>of</w:t>
      </w:r>
      <w:r>
        <w:rPr>
          <w:spacing w:val="-9"/>
        </w:rPr>
        <w:t xml:space="preserve"> </w:t>
      </w:r>
      <w:r>
        <w:t>the</w:t>
      </w:r>
      <w:r>
        <w:rPr>
          <w:spacing w:val="-9"/>
        </w:rPr>
        <w:t xml:space="preserve"> </w:t>
      </w:r>
      <w:r>
        <w:t>hard- ness</w:t>
      </w:r>
      <w:r>
        <w:rPr>
          <w:spacing w:val="4"/>
        </w:rPr>
        <w:t xml:space="preserve"> </w:t>
      </w:r>
      <w:proofErr w:type="gramStart"/>
      <w:r>
        <w:t>minima,</w:t>
      </w:r>
      <w:proofErr w:type="gramEnd"/>
      <w:r>
        <w:rPr>
          <w:spacing w:val="2"/>
        </w:rPr>
        <w:t xml:space="preserve"> </w:t>
      </w:r>
      <w:r>
        <w:t>and</w:t>
      </w:r>
      <w:r>
        <w:rPr>
          <w:spacing w:val="4"/>
        </w:rPr>
        <w:t xml:space="preserve"> </w:t>
      </w:r>
      <w:r>
        <w:t>the</w:t>
      </w:r>
      <w:r>
        <w:rPr>
          <w:spacing w:val="5"/>
        </w:rPr>
        <w:t xml:space="preserve"> </w:t>
      </w:r>
      <w:r>
        <w:t>uniform</w:t>
      </w:r>
      <w:r>
        <w:rPr>
          <w:spacing w:val="1"/>
        </w:rPr>
        <w:t xml:space="preserve"> </w:t>
      </w:r>
      <w:r>
        <w:t>distri</w:t>
      </w:r>
      <w:r>
        <w:rPr>
          <w:spacing w:val="-4"/>
        </w:rPr>
        <w:t>b</w:t>
      </w:r>
      <w:r>
        <w:t>ution</w:t>
      </w:r>
      <w:r>
        <w:rPr>
          <w:spacing w:val="-2"/>
        </w:rPr>
        <w:t xml:space="preserve"> </w:t>
      </w:r>
      <w:r>
        <w:t>of</w:t>
      </w:r>
      <w:r>
        <w:rPr>
          <w:spacing w:val="5"/>
        </w:rPr>
        <w:t xml:space="preserve"> </w:t>
      </w:r>
      <w:r>
        <w:t>fl</w:t>
      </w:r>
      <w:r>
        <w:rPr>
          <w:spacing w:val="-5"/>
        </w:rPr>
        <w:t>o</w:t>
      </w:r>
      <w:r>
        <w:t>w</w:t>
      </w:r>
      <w:r>
        <w:rPr>
          <w:spacing w:val="-8"/>
        </w:rPr>
        <w:t xml:space="preserve"> </w:t>
      </w:r>
      <w:r>
        <w:t>stress</w:t>
      </w:r>
      <w:r>
        <w:rPr>
          <w:spacing w:val="3"/>
        </w:rPr>
        <w:t xml:space="preserve"> </w:t>
      </w:r>
      <w:r>
        <w:t>in</w:t>
      </w:r>
      <w:r>
        <w:rPr>
          <w:spacing w:val="5"/>
        </w:rPr>
        <w:t xml:space="preserve"> </w:t>
      </w:r>
      <w:r>
        <w:t>the inner</w:t>
      </w:r>
      <w:r>
        <w:rPr>
          <w:spacing w:val="-3"/>
        </w:rPr>
        <w:t xml:space="preserve"> </w:t>
      </w:r>
      <w:r>
        <w:t>r</w:t>
      </w:r>
      <w:r>
        <w:rPr>
          <w:spacing w:val="-3"/>
        </w:rPr>
        <w:t>e</w:t>
      </w:r>
      <w:r>
        <w:t>gions</w:t>
      </w:r>
      <w:r>
        <w:rPr>
          <w:spacing w:val="-5"/>
        </w:rPr>
        <w:t xml:space="preserve"> </w:t>
      </w:r>
      <w:r>
        <w:t>of</w:t>
      </w:r>
      <w:r>
        <w:rPr>
          <w:spacing w:val="-1"/>
        </w:rPr>
        <w:t xml:space="preserve"> </w:t>
      </w:r>
      <w:r>
        <w:t>the</w:t>
      </w:r>
      <w:r>
        <w:rPr>
          <w:spacing w:val="-1"/>
        </w:rPr>
        <w:t xml:space="preserve"> </w:t>
      </w:r>
      <w:r>
        <w:t>HAZ</w:t>
      </w:r>
      <w:r>
        <w:rPr>
          <w:spacing w:val="-3"/>
        </w:rPr>
        <w:t xml:space="preserve"> </w:t>
      </w:r>
      <w:r>
        <w:t>which</w:t>
      </w:r>
      <w:r>
        <w:rPr>
          <w:spacing w:val="-4"/>
        </w:rPr>
        <w:t xml:space="preserve"> </w:t>
      </w:r>
      <w:r>
        <w:t>only</w:t>
      </w:r>
      <w:r>
        <w:rPr>
          <w:spacing w:val="-3"/>
        </w:rPr>
        <w:t xml:space="preserve"> </w:t>
      </w:r>
      <w:r>
        <w:t>change</w:t>
      </w:r>
      <w:r>
        <w:rPr>
          <w:spacing w:val="-5"/>
        </w:rPr>
        <w:t xml:space="preserve"> </w:t>
      </w:r>
      <w:r>
        <w:t>within</w:t>
      </w:r>
      <w:r>
        <w:rPr>
          <w:spacing w:val="-4"/>
        </w:rPr>
        <w:t xml:space="preserve"> </w:t>
      </w:r>
      <w:r>
        <w:t>the</w:t>
      </w:r>
      <w:r>
        <w:rPr>
          <w:spacing w:val="-1"/>
        </w:rPr>
        <w:t xml:space="preserve"> </w:t>
      </w:r>
      <w:r>
        <w:t>nugget are</w:t>
      </w:r>
      <w:r>
        <w:rPr>
          <w:spacing w:val="-2"/>
        </w:rPr>
        <w:t xml:space="preserve"> </w:t>
      </w:r>
      <w:r>
        <w:t>also</w:t>
      </w:r>
      <w:r>
        <w:rPr>
          <w:spacing w:val="-3"/>
        </w:rPr>
        <w:t xml:space="preserve"> </w:t>
      </w:r>
      <w:r>
        <w:t>p</w:t>
      </w:r>
      <w:r>
        <w:rPr>
          <w:spacing w:val="-1"/>
        </w:rPr>
        <w:t>h</w:t>
      </w:r>
      <w:r>
        <w:t>ysically</w:t>
      </w:r>
      <w:r>
        <w:rPr>
          <w:spacing w:val="-8"/>
        </w:rPr>
        <w:t xml:space="preserve"> </w:t>
      </w:r>
      <w:r>
        <w:t>reasonable.</w:t>
      </w:r>
    </w:p>
    <w:p w:rsidR="00731615" w:rsidRDefault="00EE1D9C">
      <w:pPr>
        <w:spacing w:line="249" w:lineRule="auto"/>
        <w:ind w:left="112" w:right="-34" w:firstLine="299"/>
        <w:jc w:val="both"/>
      </w:pPr>
      <w:r>
        <w:t>It</w:t>
      </w:r>
      <w:r>
        <w:rPr>
          <w:spacing w:val="8"/>
        </w:rPr>
        <w:t xml:space="preserve"> </w:t>
      </w:r>
      <w:r>
        <w:t>is</w:t>
      </w:r>
      <w:r>
        <w:rPr>
          <w:spacing w:val="8"/>
        </w:rPr>
        <w:t xml:space="preserve"> </w:t>
      </w:r>
      <w:r>
        <w:t>clear</w:t>
      </w:r>
      <w:r>
        <w:rPr>
          <w:spacing w:val="5"/>
        </w:rPr>
        <w:t xml:space="preserve"> </w:t>
      </w:r>
      <w:r>
        <w:t>that</w:t>
      </w:r>
      <w:r>
        <w:rPr>
          <w:spacing w:val="6"/>
        </w:rPr>
        <w:t xml:space="preserve"> </w:t>
      </w:r>
      <w:r>
        <w:t>the</w:t>
      </w:r>
      <w:r>
        <w:rPr>
          <w:spacing w:val="6"/>
        </w:rPr>
        <w:t xml:space="preserve"> </w:t>
      </w:r>
      <w:r>
        <w:t>accurate</w:t>
      </w:r>
      <w:r>
        <w:rPr>
          <w:spacing w:val="2"/>
        </w:rPr>
        <w:t xml:space="preserve"> </w:t>
      </w:r>
      <w:r>
        <w:t>description of</w:t>
      </w:r>
      <w:r>
        <w:rPr>
          <w:spacing w:val="7"/>
        </w:rPr>
        <w:t xml:space="preserve"> </w:t>
      </w:r>
      <w:r>
        <w:t>material</w:t>
      </w:r>
      <w:r>
        <w:rPr>
          <w:spacing w:val="2"/>
        </w:rPr>
        <w:t xml:space="preserve"> </w:t>
      </w:r>
      <w:r>
        <w:t>prope</w:t>
      </w:r>
      <w:r>
        <w:rPr>
          <w:spacing w:val="-4"/>
        </w:rPr>
        <w:t>r</w:t>
      </w:r>
      <w:r>
        <w:t>- ties,</w:t>
      </w:r>
      <w:r>
        <w:rPr>
          <w:spacing w:val="13"/>
        </w:rPr>
        <w:t xml:space="preserve"> </w:t>
      </w:r>
      <w:r>
        <w:t>which</w:t>
      </w:r>
      <w:r>
        <w:rPr>
          <w:spacing w:val="6"/>
        </w:rPr>
        <w:t xml:space="preserve"> </w:t>
      </w:r>
      <w:r>
        <w:t>is</w:t>
      </w:r>
      <w:r>
        <w:rPr>
          <w:spacing w:val="10"/>
        </w:rPr>
        <w:t xml:space="preserve"> </w:t>
      </w:r>
      <w:r>
        <w:t>lin</w:t>
      </w:r>
      <w:r>
        <w:rPr>
          <w:spacing w:val="-2"/>
        </w:rPr>
        <w:t>k</w:t>
      </w:r>
      <w:r>
        <w:t>ed</w:t>
      </w:r>
      <w:r>
        <w:rPr>
          <w:spacing w:val="6"/>
        </w:rPr>
        <w:t xml:space="preserve"> </w:t>
      </w:r>
      <w:r>
        <w:t>to</w:t>
      </w:r>
      <w:r>
        <w:rPr>
          <w:spacing w:val="9"/>
        </w:rPr>
        <w:t xml:space="preserve"> </w:t>
      </w:r>
      <w:r>
        <w:t>the</w:t>
      </w:r>
      <w:r>
        <w:rPr>
          <w:spacing w:val="8"/>
        </w:rPr>
        <w:t xml:space="preserve"> </w:t>
      </w:r>
      <w:r>
        <w:rPr>
          <w:spacing w:val="-5"/>
        </w:rPr>
        <w:t>v</w:t>
      </w:r>
      <w:r>
        <w:t>ariation</w:t>
      </w:r>
      <w:r>
        <w:rPr>
          <w:spacing w:val="4"/>
        </w:rPr>
        <w:t xml:space="preserve"> </w:t>
      </w:r>
      <w:r>
        <w:t>in</w:t>
      </w:r>
      <w:r>
        <w:rPr>
          <w:spacing w:val="9"/>
        </w:rPr>
        <w:t xml:space="preserve"> </w:t>
      </w:r>
      <w:r>
        <w:t xml:space="preserve">strengthening </w:t>
      </w:r>
      <w:proofErr w:type="spellStart"/>
      <w:r>
        <w:t>mecha</w:t>
      </w:r>
      <w:proofErr w:type="spellEnd"/>
      <w:r>
        <w:t xml:space="preserve">- </w:t>
      </w:r>
      <w:proofErr w:type="spellStart"/>
      <w:r>
        <w:t>nism</w:t>
      </w:r>
      <w:proofErr w:type="spellEnd"/>
      <w:r>
        <w:rPr>
          <w:spacing w:val="4"/>
        </w:rPr>
        <w:t xml:space="preserve"> </w:t>
      </w:r>
      <w:r>
        <w:t>in</w:t>
      </w:r>
      <w:r>
        <w:rPr>
          <w:spacing w:val="7"/>
        </w:rPr>
        <w:t xml:space="preserve"> </w:t>
      </w:r>
      <w:r>
        <w:t>the</w:t>
      </w:r>
      <w:r>
        <w:rPr>
          <w:spacing w:val="6"/>
        </w:rPr>
        <w:t xml:space="preserve"> </w:t>
      </w:r>
      <w:r>
        <w:t>welded</w:t>
      </w:r>
      <w:r>
        <w:rPr>
          <w:spacing w:val="2"/>
        </w:rPr>
        <w:t xml:space="preserve"> </w:t>
      </w:r>
      <w:r>
        <w:t>all</w:t>
      </w:r>
      <w:r>
        <w:rPr>
          <w:spacing w:val="-2"/>
        </w:rPr>
        <w:t>o</w:t>
      </w:r>
      <w:r>
        <w:rPr>
          <w:spacing w:val="-13"/>
        </w:rPr>
        <w:t>y</w:t>
      </w:r>
      <w:r>
        <w:t>,</w:t>
      </w:r>
      <w:r>
        <w:rPr>
          <w:spacing w:val="9"/>
        </w:rPr>
        <w:t xml:space="preserve"> </w:t>
      </w:r>
      <w:r>
        <w:t>has</w:t>
      </w:r>
      <w:r>
        <w:rPr>
          <w:spacing w:val="5"/>
        </w:rPr>
        <w:t xml:space="preserve"> </w:t>
      </w:r>
      <w:r>
        <w:rPr>
          <w:spacing w:val="-2"/>
        </w:rPr>
        <w:t>f</w:t>
      </w:r>
      <w:r>
        <w:t>acilitated the</w:t>
      </w:r>
      <w:r>
        <w:rPr>
          <w:spacing w:val="6"/>
        </w:rPr>
        <w:t xml:space="preserve"> </w:t>
      </w:r>
      <w:r>
        <w:t>prediction of</w:t>
      </w:r>
      <w:r>
        <w:rPr>
          <w:spacing w:val="6"/>
        </w:rPr>
        <w:t xml:space="preserve"> </w:t>
      </w:r>
      <w:r>
        <w:t xml:space="preserve">the </w:t>
      </w:r>
      <w:r>
        <w:rPr>
          <w:spacing w:val="-5"/>
        </w:rPr>
        <w:t>e</w:t>
      </w:r>
      <w:r>
        <w:rPr>
          <w:spacing w:val="-4"/>
        </w:rPr>
        <w:t>v</w:t>
      </w:r>
      <w:r>
        <w:t>olution</w:t>
      </w:r>
      <w:r>
        <w:rPr>
          <w:spacing w:val="4"/>
        </w:rPr>
        <w:t xml:space="preserve"> </w:t>
      </w:r>
      <w:r>
        <w:t>of</w:t>
      </w:r>
      <w:r>
        <w:rPr>
          <w:spacing w:val="10"/>
        </w:rPr>
        <w:t xml:space="preserve"> </w:t>
      </w:r>
      <w:r>
        <w:t>strain</w:t>
      </w:r>
      <w:r>
        <w:rPr>
          <w:spacing w:val="8"/>
        </w:rPr>
        <w:t xml:space="preserve"> </w:t>
      </w:r>
      <w:r>
        <w:t>distri</w:t>
      </w:r>
      <w:r>
        <w:rPr>
          <w:spacing w:val="-4"/>
        </w:rPr>
        <w:t>b</w:t>
      </w:r>
      <w:r>
        <w:t>ution</w:t>
      </w:r>
      <w:r>
        <w:rPr>
          <w:spacing w:val="3"/>
        </w:rPr>
        <w:t xml:space="preserve"> </w:t>
      </w:r>
      <w:r>
        <w:t>in</w:t>
      </w:r>
      <w:r>
        <w:rPr>
          <w:spacing w:val="10"/>
        </w:rPr>
        <w:t xml:space="preserve"> </w:t>
      </w:r>
      <w:r>
        <w:t>the</w:t>
      </w:r>
      <w:r>
        <w:rPr>
          <w:spacing w:val="10"/>
        </w:rPr>
        <w:t xml:space="preserve"> </w:t>
      </w:r>
      <w:r>
        <w:t>weld.</w:t>
      </w:r>
      <w:r>
        <w:rPr>
          <w:spacing w:val="43"/>
        </w:rPr>
        <w:t xml:space="preserve"> </w:t>
      </w:r>
      <w:r>
        <w:t>Whilst</w:t>
      </w:r>
      <w:r>
        <w:rPr>
          <w:spacing w:val="7"/>
        </w:rPr>
        <w:t xml:space="preserve"> </w:t>
      </w:r>
      <w:r>
        <w:t>no</w:t>
      </w:r>
      <w:r>
        <w:rPr>
          <w:spacing w:val="10"/>
        </w:rPr>
        <w:t xml:space="preserve"> </w:t>
      </w:r>
      <w:r>
        <w:t>attempt is</w:t>
      </w:r>
      <w:r>
        <w:rPr>
          <w:spacing w:val="5"/>
        </w:rPr>
        <w:t xml:space="preserve"> </w:t>
      </w:r>
      <w:r>
        <w:t>made</w:t>
      </w:r>
      <w:r>
        <w:rPr>
          <w:spacing w:val="2"/>
        </w:rPr>
        <w:t xml:space="preserve"> </w:t>
      </w:r>
      <w:r>
        <w:t>to</w:t>
      </w:r>
      <w:r>
        <w:rPr>
          <w:spacing w:val="5"/>
        </w:rPr>
        <w:t xml:space="preserve"> </w:t>
      </w:r>
      <w:r>
        <w:t>determine</w:t>
      </w:r>
      <w:r>
        <w:rPr>
          <w:spacing w:val="-2"/>
        </w:rPr>
        <w:t xml:space="preserve"> f</w:t>
      </w:r>
      <w:r>
        <w:t>ailure</w:t>
      </w:r>
      <w:r>
        <w:rPr>
          <w:spacing w:val="1"/>
        </w:rPr>
        <w:t xml:space="preserve"> </w:t>
      </w:r>
      <w:r>
        <w:t>in</w:t>
      </w:r>
      <w:r>
        <w:rPr>
          <w:spacing w:val="4"/>
        </w:rPr>
        <w:t xml:space="preserve"> </w:t>
      </w:r>
      <w:r>
        <w:t>the</w:t>
      </w:r>
      <w:r>
        <w:rPr>
          <w:spacing w:val="5"/>
        </w:rPr>
        <w:t xml:space="preserve"> </w:t>
      </w:r>
      <w:r>
        <w:t>model,</w:t>
      </w:r>
      <w:r>
        <w:rPr>
          <w:spacing w:val="2"/>
        </w:rPr>
        <w:t xml:space="preserve"> </w:t>
      </w:r>
      <w:r>
        <w:t>it</w:t>
      </w:r>
      <w:r>
        <w:rPr>
          <w:spacing w:val="5"/>
        </w:rPr>
        <w:t xml:space="preserve"> </w:t>
      </w:r>
      <w:r>
        <w:t>is</w:t>
      </w:r>
      <w:r>
        <w:rPr>
          <w:spacing w:val="6"/>
        </w:rPr>
        <w:t xml:space="preserve"> </w:t>
      </w:r>
      <w:r>
        <w:t>clear</w:t>
      </w:r>
      <w:r>
        <w:rPr>
          <w:spacing w:val="2"/>
        </w:rPr>
        <w:t xml:space="preserve"> </w:t>
      </w:r>
      <w:r>
        <w:t>that</w:t>
      </w:r>
      <w:r>
        <w:rPr>
          <w:spacing w:val="3"/>
        </w:rPr>
        <w:t xml:space="preserve"> </w:t>
      </w:r>
      <w:r>
        <w:t>using</w:t>
      </w:r>
    </w:p>
    <w:p w:rsidR="00731615" w:rsidRDefault="00EE1D9C">
      <w:pPr>
        <w:spacing w:line="260" w:lineRule="exact"/>
        <w:ind w:left="112" w:right="-38"/>
        <w:jc w:val="both"/>
      </w:pPr>
      <w:proofErr w:type="gramStart"/>
      <w:r>
        <w:rPr>
          <w:position w:val="3"/>
        </w:rPr>
        <w:t>the</w:t>
      </w:r>
      <w:proofErr w:type="gramEnd"/>
      <w:r>
        <w:rPr>
          <w:spacing w:val="1"/>
          <w:position w:val="3"/>
        </w:rPr>
        <w:t xml:space="preserve"> </w:t>
      </w:r>
      <w:r>
        <w:rPr>
          <w:rFonts w:ascii="Meiryo" w:eastAsia="Meiryo" w:hAnsi="Meiryo" w:cs="Meiryo"/>
          <w:w w:val="88"/>
          <w:position w:val="3"/>
        </w:rPr>
        <w:t>§</w:t>
      </w:r>
      <w:r>
        <w:rPr>
          <w:w w:val="88"/>
          <w:position w:val="3"/>
        </w:rPr>
        <w:t>2</w:t>
      </w:r>
      <w:r>
        <w:rPr>
          <w:spacing w:val="10"/>
          <w:w w:val="88"/>
          <w:position w:val="3"/>
        </w:rPr>
        <w:t xml:space="preserve"> </w:t>
      </w:r>
      <w:r>
        <w:rPr>
          <w:position w:val="3"/>
        </w:rPr>
        <w:t>modelling</w:t>
      </w:r>
      <w:r>
        <w:rPr>
          <w:spacing w:val="-5"/>
          <w:position w:val="3"/>
        </w:rPr>
        <w:t xml:space="preserve"> </w:t>
      </w:r>
      <w:r>
        <w:rPr>
          <w:position w:val="3"/>
        </w:rPr>
        <w:t>approach,</w:t>
      </w:r>
      <w:r>
        <w:rPr>
          <w:spacing w:val="-4"/>
          <w:position w:val="3"/>
        </w:rPr>
        <w:t xml:space="preserve"> </w:t>
      </w:r>
      <w:r>
        <w:rPr>
          <w:position w:val="3"/>
        </w:rPr>
        <w:t>the</w:t>
      </w:r>
      <w:r>
        <w:rPr>
          <w:spacing w:val="1"/>
          <w:position w:val="3"/>
        </w:rPr>
        <w:t xml:space="preserve"> </w:t>
      </w:r>
      <w:r>
        <w:rPr>
          <w:position w:val="3"/>
        </w:rPr>
        <w:t>precise</w:t>
      </w:r>
      <w:r>
        <w:rPr>
          <w:spacing w:val="-3"/>
          <w:position w:val="3"/>
        </w:rPr>
        <w:t xml:space="preserve"> </w:t>
      </w:r>
      <w:r>
        <w:rPr>
          <w:position w:val="3"/>
        </w:rPr>
        <w:t>location</w:t>
      </w:r>
      <w:r>
        <w:rPr>
          <w:spacing w:val="-3"/>
          <w:position w:val="3"/>
        </w:rPr>
        <w:t xml:space="preserve"> </w:t>
      </w:r>
      <w:r>
        <w:rPr>
          <w:position w:val="3"/>
        </w:rPr>
        <w:t>of</w:t>
      </w:r>
      <w:r>
        <w:rPr>
          <w:spacing w:val="1"/>
          <w:position w:val="3"/>
        </w:rPr>
        <w:t xml:space="preserve"> </w:t>
      </w:r>
      <w:r>
        <w:rPr>
          <w:position w:val="3"/>
        </w:rPr>
        <w:t>strain</w:t>
      </w:r>
      <w:r>
        <w:rPr>
          <w:spacing w:val="-1"/>
          <w:position w:val="3"/>
        </w:rPr>
        <w:t xml:space="preserve"> </w:t>
      </w:r>
      <w:r>
        <w:rPr>
          <w:position w:val="3"/>
        </w:rPr>
        <w:t>local-</w:t>
      </w:r>
    </w:p>
    <w:p w:rsidR="00731615" w:rsidRDefault="00EE1D9C">
      <w:pPr>
        <w:spacing w:line="180" w:lineRule="exact"/>
        <w:ind w:left="112" w:right="-30"/>
        <w:jc w:val="both"/>
      </w:pPr>
      <w:proofErr w:type="spellStart"/>
      <w:proofErr w:type="gramStart"/>
      <w:r>
        <w:t>isation</w:t>
      </w:r>
      <w:proofErr w:type="spellEnd"/>
      <w:proofErr w:type="gramEnd"/>
      <w:r>
        <w:rPr>
          <w:spacing w:val="5"/>
        </w:rPr>
        <w:t xml:space="preserve"> </w:t>
      </w:r>
      <w:r>
        <w:t>can</w:t>
      </w:r>
      <w:r>
        <w:rPr>
          <w:spacing w:val="7"/>
        </w:rPr>
        <w:t xml:space="preserve"> </w:t>
      </w:r>
      <w:r>
        <w:t>be</w:t>
      </w:r>
      <w:r>
        <w:rPr>
          <w:spacing w:val="8"/>
        </w:rPr>
        <w:t xml:space="preserve"> </w:t>
      </w:r>
      <w:r>
        <w:t>determined</w:t>
      </w:r>
      <w:r>
        <w:rPr>
          <w:spacing w:val="1"/>
        </w:rPr>
        <w:t xml:space="preserve"> </w:t>
      </w:r>
      <w:r>
        <w:t>and</w:t>
      </w:r>
      <w:r>
        <w:rPr>
          <w:spacing w:val="7"/>
        </w:rPr>
        <w:t xml:space="preserve"> </w:t>
      </w:r>
      <w:r>
        <w:t>the</w:t>
      </w:r>
      <w:r>
        <w:rPr>
          <w:spacing w:val="8"/>
        </w:rPr>
        <w:t xml:space="preserve"> </w:t>
      </w:r>
      <w:r>
        <w:rPr>
          <w:spacing w:val="-5"/>
        </w:rPr>
        <w:t>e</w:t>
      </w:r>
      <w:r>
        <w:rPr>
          <w:spacing w:val="-4"/>
        </w:rPr>
        <w:t>v</w:t>
      </w:r>
      <w:r>
        <w:t>olution</w:t>
      </w:r>
      <w:r>
        <w:rPr>
          <w:spacing w:val="2"/>
        </w:rPr>
        <w:t xml:space="preserve"> </w:t>
      </w:r>
      <w:r>
        <w:t>of</w:t>
      </w:r>
      <w:r>
        <w:rPr>
          <w:spacing w:val="8"/>
        </w:rPr>
        <w:t xml:space="preserve"> </w:t>
      </w:r>
      <w:r>
        <w:t>strain</w:t>
      </w:r>
      <w:r>
        <w:rPr>
          <w:spacing w:val="6"/>
        </w:rPr>
        <w:t xml:space="preserve"> </w:t>
      </w:r>
      <w:r>
        <w:t>is</w:t>
      </w:r>
      <w:r>
        <w:rPr>
          <w:spacing w:val="9"/>
        </w:rPr>
        <w:t xml:space="preserve"> </w:t>
      </w:r>
      <w:r>
        <w:t>within</w:t>
      </w:r>
    </w:p>
    <w:p w:rsidR="00731615" w:rsidRDefault="00EE1D9C">
      <w:pPr>
        <w:spacing w:before="9" w:line="249" w:lineRule="auto"/>
        <w:ind w:left="112" w:right="-34"/>
        <w:jc w:val="both"/>
      </w:pPr>
      <w:proofErr w:type="gramStart"/>
      <w:r>
        <w:t>order</w:t>
      </w:r>
      <w:proofErr w:type="gramEnd"/>
      <w:r>
        <w:rPr>
          <w:spacing w:val="6"/>
        </w:rPr>
        <w:t xml:space="preserve"> </w:t>
      </w:r>
      <w:r>
        <w:t>of</w:t>
      </w:r>
      <w:r>
        <w:rPr>
          <w:spacing w:val="8"/>
        </w:rPr>
        <w:t xml:space="preserve"> </w:t>
      </w:r>
      <w:r>
        <w:t>magnitude</w:t>
      </w:r>
      <w:r>
        <w:rPr>
          <w:spacing w:val="2"/>
        </w:rPr>
        <w:t xml:space="preserve"> </w:t>
      </w:r>
      <w:r>
        <w:t>and</w:t>
      </w:r>
      <w:r>
        <w:rPr>
          <w:spacing w:val="7"/>
        </w:rPr>
        <w:t xml:space="preserve"> </w:t>
      </w:r>
      <w:r>
        <w:t>close</w:t>
      </w:r>
      <w:r>
        <w:rPr>
          <w:spacing w:val="6"/>
        </w:rPr>
        <w:t xml:space="preserve"> </w:t>
      </w:r>
      <w:r>
        <w:t>to</w:t>
      </w:r>
      <w:r>
        <w:rPr>
          <w:spacing w:val="8"/>
        </w:rPr>
        <w:t xml:space="preserve"> </w:t>
      </w:r>
      <w:r>
        <w:rPr>
          <w:spacing w:val="-3"/>
        </w:rPr>
        <w:t>e</w:t>
      </w:r>
      <w:r>
        <w:t>xperimentally</w:t>
      </w:r>
      <w:r>
        <w:rPr>
          <w:spacing w:val="-2"/>
        </w:rPr>
        <w:t xml:space="preserve"> </w:t>
      </w:r>
      <w:r>
        <w:t>measured</w:t>
      </w:r>
      <w:r>
        <w:rPr>
          <w:spacing w:val="2"/>
        </w:rPr>
        <w:t xml:space="preserve"> </w:t>
      </w:r>
      <w:proofErr w:type="spellStart"/>
      <w:r>
        <w:rPr>
          <w:spacing w:val="-5"/>
        </w:rPr>
        <w:t>e</w:t>
      </w:r>
      <w:r>
        <w:t>vi</w:t>
      </w:r>
      <w:proofErr w:type="spellEnd"/>
      <w:r>
        <w:t xml:space="preserve">- </w:t>
      </w:r>
      <w:proofErr w:type="spellStart"/>
      <w:r>
        <w:t>dence</w:t>
      </w:r>
      <w:proofErr w:type="spellEnd"/>
      <w:r>
        <w:t>.</w:t>
      </w:r>
      <w:r>
        <w:rPr>
          <w:spacing w:val="46"/>
        </w:rPr>
        <w:t xml:space="preserve"> </w:t>
      </w:r>
      <w:r>
        <w:t>Implementing</w:t>
      </w:r>
      <w:r>
        <w:rPr>
          <w:spacing w:val="2"/>
        </w:rPr>
        <w:t xml:space="preserve"> </w:t>
      </w:r>
      <w:r>
        <w:t>a</w:t>
      </w:r>
      <w:r>
        <w:rPr>
          <w:spacing w:val="12"/>
        </w:rPr>
        <w:t xml:space="preserve"> </w:t>
      </w:r>
      <w:r>
        <w:rPr>
          <w:spacing w:val="-2"/>
        </w:rPr>
        <w:t>f</w:t>
      </w:r>
      <w:r>
        <w:t>ailure</w:t>
      </w:r>
      <w:r>
        <w:rPr>
          <w:spacing w:val="8"/>
        </w:rPr>
        <w:t xml:space="preserve"> </w:t>
      </w:r>
      <w:r>
        <w:t>model</w:t>
      </w:r>
      <w:r>
        <w:rPr>
          <w:spacing w:val="8"/>
        </w:rPr>
        <w:t xml:space="preserve"> </w:t>
      </w:r>
      <w:r>
        <w:t>lin</w:t>
      </w:r>
      <w:r>
        <w:rPr>
          <w:spacing w:val="-2"/>
        </w:rPr>
        <w:t>k</w:t>
      </w:r>
      <w:r>
        <w:t>ed</w:t>
      </w:r>
      <w:r>
        <w:rPr>
          <w:spacing w:val="8"/>
        </w:rPr>
        <w:t xml:space="preserve"> </w:t>
      </w:r>
      <w:r>
        <w:t>to</w:t>
      </w:r>
      <w:r>
        <w:rPr>
          <w:spacing w:val="11"/>
        </w:rPr>
        <w:t xml:space="preserve"> </w:t>
      </w:r>
      <w:r>
        <w:t>strain</w:t>
      </w:r>
      <w:r>
        <w:rPr>
          <w:spacing w:val="9"/>
        </w:rPr>
        <w:t xml:space="preserve"> </w:t>
      </w:r>
      <w:r>
        <w:t>is</w:t>
      </w:r>
      <w:r>
        <w:rPr>
          <w:spacing w:val="12"/>
        </w:rPr>
        <w:t xml:space="preserve"> </w:t>
      </w:r>
      <w:r>
        <w:t>li</w:t>
      </w:r>
      <w:r>
        <w:rPr>
          <w:spacing w:val="-2"/>
        </w:rPr>
        <w:t>k</w:t>
      </w:r>
      <w:r>
        <w:t>ely to</w:t>
      </w:r>
      <w:r>
        <w:rPr>
          <w:spacing w:val="-2"/>
        </w:rPr>
        <w:t xml:space="preserve"> </w:t>
      </w:r>
      <w:r>
        <w:t>match</w:t>
      </w:r>
      <w:r>
        <w:rPr>
          <w:spacing w:val="-5"/>
        </w:rPr>
        <w:t xml:space="preserve"> </w:t>
      </w:r>
      <w:r>
        <w:t>using</w:t>
      </w:r>
      <w:r>
        <w:rPr>
          <w:spacing w:val="-4"/>
        </w:rPr>
        <w:t xml:space="preserve"> </w:t>
      </w:r>
      <w:r>
        <w:t>the</w:t>
      </w:r>
      <w:r>
        <w:rPr>
          <w:spacing w:val="-2"/>
        </w:rPr>
        <w:t xml:space="preserve"> </w:t>
      </w:r>
      <w:r>
        <w:t>presented</w:t>
      </w:r>
      <w:r>
        <w:rPr>
          <w:spacing w:val="-8"/>
        </w:rPr>
        <w:t xml:space="preserve"> </w:t>
      </w:r>
      <w:r>
        <w:t>modelling</w:t>
      </w:r>
      <w:r>
        <w:rPr>
          <w:spacing w:val="-8"/>
        </w:rPr>
        <w:t xml:space="preserve"> </w:t>
      </w:r>
      <w:r>
        <w:t>method.</w:t>
      </w:r>
    </w:p>
    <w:p w:rsidR="00731615" w:rsidRDefault="00731615">
      <w:pPr>
        <w:spacing w:before="19" w:line="220" w:lineRule="exact"/>
        <w:rPr>
          <w:sz w:val="22"/>
          <w:szCs w:val="22"/>
        </w:rPr>
      </w:pPr>
    </w:p>
    <w:p w:rsidR="00731615" w:rsidRDefault="00EE1D9C">
      <w:pPr>
        <w:ind w:left="112" w:right="3469"/>
        <w:jc w:val="both"/>
      </w:pPr>
      <w:r>
        <w:t>4.2.</w:t>
      </w:r>
      <w:r>
        <w:rPr>
          <w:spacing w:val="47"/>
        </w:rPr>
        <w:t xml:space="preserve"> </w:t>
      </w:r>
      <w:r>
        <w:t>Blast</w:t>
      </w:r>
      <w:r>
        <w:rPr>
          <w:spacing w:val="-4"/>
        </w:rPr>
        <w:t xml:space="preserve"> </w:t>
      </w:r>
      <w:r>
        <w:t>Loading</w:t>
      </w:r>
    </w:p>
    <w:p w:rsidR="00731615" w:rsidRDefault="00EE1D9C">
      <w:pPr>
        <w:spacing w:before="69" w:line="249" w:lineRule="auto"/>
        <w:ind w:left="112" w:right="-34" w:firstLine="299"/>
        <w:jc w:val="both"/>
      </w:pPr>
      <w:r>
        <w:t>Figure</w:t>
      </w:r>
      <w:r>
        <w:rPr>
          <w:spacing w:val="-3"/>
        </w:rPr>
        <w:t xml:space="preserve"> </w:t>
      </w:r>
      <w:r>
        <w:t>6</w:t>
      </w:r>
      <w:r>
        <w:rPr>
          <w:spacing w:val="1"/>
        </w:rPr>
        <w:t xml:space="preserve"> </w:t>
      </w:r>
      <w:r>
        <w:t>depicts</w:t>
      </w:r>
      <w:r>
        <w:rPr>
          <w:spacing w:val="-4"/>
        </w:rPr>
        <w:t xml:space="preserve"> </w:t>
      </w:r>
      <w:r>
        <w:t>the axial</w:t>
      </w:r>
      <w:r>
        <w:rPr>
          <w:spacing w:val="-2"/>
        </w:rPr>
        <w:t xml:space="preserve"> </w:t>
      </w:r>
      <w:r>
        <w:t>strain</w:t>
      </w:r>
      <w:r>
        <w:rPr>
          <w:spacing w:val="-2"/>
        </w:rPr>
        <w:t xml:space="preserve"> </w:t>
      </w:r>
      <w:r>
        <w:t>distri</w:t>
      </w:r>
      <w:r>
        <w:rPr>
          <w:spacing w:val="-4"/>
        </w:rPr>
        <w:t>b</w:t>
      </w:r>
      <w:r>
        <w:t>ution</w:t>
      </w:r>
      <w:r>
        <w:rPr>
          <w:spacing w:val="-7"/>
        </w:rPr>
        <w:t xml:space="preserve"> </w:t>
      </w:r>
      <w:r>
        <w:t>across</w:t>
      </w:r>
      <w:r>
        <w:rPr>
          <w:spacing w:val="-3"/>
        </w:rPr>
        <w:t xml:space="preserve"> </w:t>
      </w:r>
      <w:r>
        <w:t xml:space="preserve">the </w:t>
      </w:r>
      <w:proofErr w:type="spellStart"/>
      <w:r>
        <w:t>cen</w:t>
      </w:r>
      <w:proofErr w:type="spellEnd"/>
      <w:r>
        <w:t xml:space="preserve">- </w:t>
      </w:r>
      <w:proofErr w:type="spellStart"/>
      <w:r>
        <w:t>tre</w:t>
      </w:r>
      <w:proofErr w:type="spellEnd"/>
      <w:r>
        <w:rPr>
          <w:spacing w:val="5"/>
        </w:rPr>
        <w:t xml:space="preserve"> </w:t>
      </w:r>
      <w:r>
        <w:t>of</w:t>
      </w:r>
      <w:r>
        <w:rPr>
          <w:spacing w:val="5"/>
        </w:rPr>
        <w:t xml:space="preserve"> </w:t>
      </w:r>
      <w:r>
        <w:t>the</w:t>
      </w:r>
      <w:r>
        <w:rPr>
          <w:spacing w:val="5"/>
        </w:rPr>
        <w:t xml:space="preserve"> </w:t>
      </w:r>
      <w:r>
        <w:t>top</w:t>
      </w:r>
      <w:r>
        <w:rPr>
          <w:spacing w:val="4"/>
        </w:rPr>
        <w:t xml:space="preserve"> </w:t>
      </w:r>
      <w:r>
        <w:t>sur</w:t>
      </w:r>
      <w:r>
        <w:rPr>
          <w:spacing w:val="-2"/>
        </w:rPr>
        <w:t>f</w:t>
      </w:r>
      <w:r>
        <w:t>ace</w:t>
      </w:r>
      <w:r>
        <w:rPr>
          <w:spacing w:val="1"/>
        </w:rPr>
        <w:t xml:space="preserve"> </w:t>
      </w:r>
      <w:r>
        <w:t>of</w:t>
      </w:r>
      <w:r>
        <w:rPr>
          <w:spacing w:val="5"/>
        </w:rPr>
        <w:t xml:space="preserve"> </w:t>
      </w:r>
      <w:r>
        <w:t>the</w:t>
      </w:r>
      <w:r>
        <w:rPr>
          <w:spacing w:val="5"/>
        </w:rPr>
        <w:t xml:space="preserve"> </w:t>
      </w:r>
      <w:r>
        <w:t>welded</w:t>
      </w:r>
      <w:r>
        <w:rPr>
          <w:spacing w:val="1"/>
        </w:rPr>
        <w:t xml:space="preserve"> </w:t>
      </w:r>
      <w:r>
        <w:t>plate.</w:t>
      </w:r>
      <w:r>
        <w:rPr>
          <w:spacing w:val="30"/>
        </w:rPr>
        <w:t xml:space="preserve"> </w:t>
      </w:r>
      <w:r>
        <w:t>The</w:t>
      </w:r>
      <w:r>
        <w:rPr>
          <w:spacing w:val="4"/>
        </w:rPr>
        <w:t xml:space="preserve"> </w:t>
      </w:r>
      <w:r>
        <w:t>predicted strain</w:t>
      </w:r>
    </w:p>
    <w:p w:rsidR="00731615" w:rsidRDefault="00EE1D9C">
      <w:pPr>
        <w:spacing w:line="260" w:lineRule="exact"/>
        <w:ind w:left="112" w:right="-39"/>
        <w:jc w:val="both"/>
      </w:pPr>
      <w:proofErr w:type="gramStart"/>
      <w:r>
        <w:rPr>
          <w:position w:val="3"/>
        </w:rPr>
        <w:t>response</w:t>
      </w:r>
      <w:proofErr w:type="gramEnd"/>
      <w:r>
        <w:rPr>
          <w:spacing w:val="8"/>
          <w:position w:val="3"/>
        </w:rPr>
        <w:t xml:space="preserve"> </w:t>
      </w:r>
      <w:r>
        <w:rPr>
          <w:position w:val="3"/>
        </w:rPr>
        <w:t>using</w:t>
      </w:r>
      <w:r>
        <w:rPr>
          <w:spacing w:val="11"/>
          <w:position w:val="3"/>
        </w:rPr>
        <w:t xml:space="preserve"> </w:t>
      </w:r>
      <w:r>
        <w:rPr>
          <w:position w:val="3"/>
        </w:rPr>
        <w:t>the</w:t>
      </w:r>
      <w:r>
        <w:rPr>
          <w:spacing w:val="13"/>
          <w:position w:val="3"/>
        </w:rPr>
        <w:t xml:space="preserve"> </w:t>
      </w:r>
      <w:r>
        <w:rPr>
          <w:position w:val="3"/>
        </w:rPr>
        <w:t>method</w:t>
      </w:r>
      <w:r>
        <w:rPr>
          <w:spacing w:val="9"/>
          <w:position w:val="3"/>
        </w:rPr>
        <w:t xml:space="preserve"> </w:t>
      </w:r>
      <w:r>
        <w:rPr>
          <w:position w:val="3"/>
        </w:rPr>
        <w:t>in</w:t>
      </w:r>
      <w:r>
        <w:rPr>
          <w:spacing w:val="13"/>
          <w:position w:val="3"/>
        </w:rPr>
        <w:t xml:space="preserve"> </w:t>
      </w:r>
      <w:r>
        <w:rPr>
          <w:rFonts w:ascii="Meiryo" w:eastAsia="Meiryo" w:hAnsi="Meiryo" w:cs="Meiryo"/>
          <w:w w:val="88"/>
          <w:position w:val="3"/>
        </w:rPr>
        <w:t>§</w:t>
      </w:r>
      <w:r>
        <w:rPr>
          <w:w w:val="88"/>
          <w:position w:val="3"/>
        </w:rPr>
        <w:t>2</w:t>
      </w:r>
      <w:r>
        <w:rPr>
          <w:spacing w:val="22"/>
          <w:w w:val="88"/>
          <w:position w:val="3"/>
        </w:rPr>
        <w:t xml:space="preserve"> </w:t>
      </w:r>
      <w:r>
        <w:rPr>
          <w:position w:val="3"/>
        </w:rPr>
        <w:t>sh</w:t>
      </w:r>
      <w:r>
        <w:rPr>
          <w:spacing w:val="-5"/>
          <w:position w:val="3"/>
        </w:rPr>
        <w:t>o</w:t>
      </w:r>
      <w:r>
        <w:rPr>
          <w:position w:val="3"/>
        </w:rPr>
        <w:t>ws</w:t>
      </w:r>
      <w:r>
        <w:rPr>
          <w:spacing w:val="10"/>
          <w:position w:val="3"/>
        </w:rPr>
        <w:t xml:space="preserve"> </w:t>
      </w:r>
      <w:r>
        <w:rPr>
          <w:position w:val="3"/>
        </w:rPr>
        <w:t>that,</w:t>
      </w:r>
      <w:r>
        <w:rPr>
          <w:spacing w:val="15"/>
          <w:position w:val="3"/>
        </w:rPr>
        <w:t xml:space="preserve"> </w:t>
      </w:r>
      <w:r>
        <w:rPr>
          <w:position w:val="3"/>
        </w:rPr>
        <w:t>as</w:t>
      </w:r>
      <w:r>
        <w:rPr>
          <w:spacing w:val="13"/>
          <w:position w:val="3"/>
        </w:rPr>
        <w:t xml:space="preserve"> </w:t>
      </w:r>
      <w:r>
        <w:rPr>
          <w:position w:val="3"/>
        </w:rPr>
        <w:t>in</w:t>
      </w:r>
      <w:r>
        <w:rPr>
          <w:spacing w:val="13"/>
          <w:position w:val="3"/>
        </w:rPr>
        <w:t xml:space="preserve"> </w:t>
      </w:r>
      <w:r>
        <w:rPr>
          <w:position w:val="3"/>
        </w:rPr>
        <w:t>the</w:t>
      </w:r>
      <w:r>
        <w:rPr>
          <w:spacing w:val="13"/>
          <w:position w:val="3"/>
        </w:rPr>
        <w:t xml:space="preserve"> </w:t>
      </w:r>
      <w:r>
        <w:rPr>
          <w:position w:val="3"/>
        </w:rPr>
        <w:t>case</w:t>
      </w:r>
      <w:r>
        <w:rPr>
          <w:spacing w:val="12"/>
          <w:position w:val="3"/>
        </w:rPr>
        <w:t xml:space="preserve"> </w:t>
      </w:r>
      <w:r>
        <w:rPr>
          <w:position w:val="3"/>
        </w:rPr>
        <w:t>of</w:t>
      </w:r>
    </w:p>
    <w:p w:rsidR="00731615" w:rsidRDefault="00EE1D9C">
      <w:pPr>
        <w:spacing w:line="180" w:lineRule="exact"/>
        <w:ind w:left="112" w:right="-30"/>
        <w:jc w:val="both"/>
      </w:pPr>
      <w:proofErr w:type="gramStart"/>
      <w:r>
        <w:t>uniaxial</w:t>
      </w:r>
      <w:proofErr w:type="gramEnd"/>
      <w:r>
        <w:rPr>
          <w:spacing w:val="11"/>
        </w:rPr>
        <w:t xml:space="preserve"> </w:t>
      </w:r>
      <w:r>
        <w:t>tension,</w:t>
      </w:r>
      <w:r>
        <w:rPr>
          <w:spacing w:val="16"/>
        </w:rPr>
        <w:t xml:space="preserve"> </w:t>
      </w:r>
      <w:r>
        <w:t>strain</w:t>
      </w:r>
      <w:r>
        <w:rPr>
          <w:spacing w:val="13"/>
        </w:rPr>
        <w:t xml:space="preserve"> </w:t>
      </w:r>
      <w:r>
        <w:t>initially</w:t>
      </w:r>
      <w:r>
        <w:rPr>
          <w:spacing w:val="12"/>
        </w:rPr>
        <w:t xml:space="preserve"> </w:t>
      </w:r>
      <w:r>
        <w:t>d</w:t>
      </w:r>
      <w:r>
        <w:rPr>
          <w:spacing w:val="-5"/>
        </w:rPr>
        <w:t>e</w:t>
      </w:r>
      <w:r>
        <w:rPr>
          <w:spacing w:val="-3"/>
        </w:rPr>
        <w:t>v</w:t>
      </w:r>
      <w:r>
        <w:t>elops</w:t>
      </w:r>
      <w:r>
        <w:rPr>
          <w:spacing w:val="10"/>
        </w:rPr>
        <w:t xml:space="preserve"> </w:t>
      </w:r>
      <w:r>
        <w:t>in</w:t>
      </w:r>
      <w:r>
        <w:rPr>
          <w:spacing w:val="15"/>
        </w:rPr>
        <w:t xml:space="preserve"> </w:t>
      </w:r>
      <w:r>
        <w:t>the</w:t>
      </w:r>
      <w:r>
        <w:rPr>
          <w:spacing w:val="16"/>
        </w:rPr>
        <w:t xml:space="preserve"> </w:t>
      </w:r>
      <w:r>
        <w:t>central</w:t>
      </w:r>
      <w:r>
        <w:rPr>
          <w:spacing w:val="12"/>
        </w:rPr>
        <w:t xml:space="preserve"> </w:t>
      </w:r>
      <w:r>
        <w:t>r</w:t>
      </w:r>
      <w:r>
        <w:rPr>
          <w:spacing w:val="-3"/>
        </w:rPr>
        <w:t>e</w:t>
      </w:r>
      <w:r>
        <w:t>gion</w:t>
      </w:r>
    </w:p>
    <w:p w:rsidR="00731615" w:rsidRDefault="00EE1D9C">
      <w:pPr>
        <w:spacing w:before="9" w:line="249" w:lineRule="auto"/>
        <w:ind w:left="112" w:right="-34"/>
        <w:jc w:val="both"/>
      </w:pPr>
      <w:proofErr w:type="gramStart"/>
      <w:r>
        <w:t>of</w:t>
      </w:r>
      <w:proofErr w:type="gramEnd"/>
      <w:r>
        <w:rPr>
          <w:spacing w:val="9"/>
        </w:rPr>
        <w:t xml:space="preserve"> </w:t>
      </w:r>
      <w:r>
        <w:t>the</w:t>
      </w:r>
      <w:r>
        <w:rPr>
          <w:spacing w:val="8"/>
        </w:rPr>
        <w:t xml:space="preserve"> </w:t>
      </w:r>
      <w:r>
        <w:t>weld,</w:t>
      </w:r>
      <w:r>
        <w:rPr>
          <w:spacing w:val="11"/>
        </w:rPr>
        <w:t xml:space="preserve"> </w:t>
      </w:r>
      <w:r>
        <w:t>and</w:t>
      </w:r>
      <w:r>
        <w:rPr>
          <w:spacing w:val="8"/>
        </w:rPr>
        <w:t xml:space="preserve"> </w:t>
      </w:r>
      <w:r>
        <w:t>particularly</w:t>
      </w:r>
      <w:r>
        <w:rPr>
          <w:spacing w:val="2"/>
        </w:rPr>
        <w:t xml:space="preserve"> </w:t>
      </w:r>
      <w:r>
        <w:t>the</w:t>
      </w:r>
      <w:r>
        <w:rPr>
          <w:spacing w:val="8"/>
        </w:rPr>
        <w:t xml:space="preserve"> </w:t>
      </w:r>
      <w:r>
        <w:t>nugget.  As</w:t>
      </w:r>
      <w:r>
        <w:rPr>
          <w:spacing w:val="9"/>
        </w:rPr>
        <w:t xml:space="preserve"> </w:t>
      </w:r>
      <w:r>
        <w:t>the</w:t>
      </w:r>
      <w:r>
        <w:rPr>
          <w:spacing w:val="8"/>
        </w:rPr>
        <w:t xml:space="preserve"> </w:t>
      </w:r>
      <w:r>
        <w:t>plate</w:t>
      </w:r>
      <w:r>
        <w:rPr>
          <w:spacing w:val="7"/>
        </w:rPr>
        <w:t xml:space="preserve"> </w:t>
      </w:r>
      <w:proofErr w:type="spellStart"/>
      <w:r>
        <w:t>contin</w:t>
      </w:r>
      <w:proofErr w:type="spellEnd"/>
      <w:r>
        <w:t xml:space="preserve">- </w:t>
      </w:r>
      <w:proofErr w:type="spellStart"/>
      <w:r>
        <w:t>ues</w:t>
      </w:r>
      <w:proofErr w:type="spellEnd"/>
      <w:r>
        <w:rPr>
          <w:spacing w:val="7"/>
        </w:rPr>
        <w:t xml:space="preserve"> </w:t>
      </w:r>
      <w:r>
        <w:t>to</w:t>
      </w:r>
      <w:r>
        <w:rPr>
          <w:spacing w:val="8"/>
        </w:rPr>
        <w:t xml:space="preserve"> </w:t>
      </w:r>
      <w:r>
        <w:t>deform,</w:t>
      </w:r>
      <w:r>
        <w:rPr>
          <w:spacing w:val="7"/>
        </w:rPr>
        <w:t xml:space="preserve"> </w:t>
      </w:r>
      <w:r>
        <w:t>the</w:t>
      </w:r>
      <w:r>
        <w:rPr>
          <w:spacing w:val="7"/>
        </w:rPr>
        <w:t xml:space="preserve"> </w:t>
      </w:r>
      <w:r>
        <w:t>surrounding material</w:t>
      </w:r>
      <w:r>
        <w:rPr>
          <w:spacing w:val="3"/>
        </w:rPr>
        <w:t xml:space="preserve"> </w:t>
      </w:r>
      <w:r>
        <w:t>in</w:t>
      </w:r>
      <w:r>
        <w:rPr>
          <w:spacing w:val="8"/>
        </w:rPr>
        <w:t xml:space="preserve"> </w:t>
      </w:r>
      <w:r>
        <w:t>the</w:t>
      </w:r>
      <w:r>
        <w:rPr>
          <w:spacing w:val="7"/>
        </w:rPr>
        <w:t xml:space="preserve"> </w:t>
      </w:r>
      <w:r>
        <w:t>TMAZ</w:t>
      </w:r>
      <w:r>
        <w:rPr>
          <w:spacing w:val="4"/>
        </w:rPr>
        <w:t xml:space="preserve"> </w:t>
      </w:r>
      <w:r>
        <w:t>and</w:t>
      </w:r>
      <w:r>
        <w:rPr>
          <w:spacing w:val="7"/>
        </w:rPr>
        <w:t xml:space="preserve"> </w:t>
      </w:r>
      <w:r>
        <w:t xml:space="preserve">in- </w:t>
      </w:r>
      <w:proofErr w:type="spellStart"/>
      <w:r>
        <w:t>ner</w:t>
      </w:r>
      <w:proofErr w:type="spellEnd"/>
      <w:r>
        <w:rPr>
          <w:spacing w:val="2"/>
        </w:rPr>
        <w:t xml:space="preserve"> </w:t>
      </w:r>
      <w:r>
        <w:t>HAZ b</w:t>
      </w:r>
      <w:r>
        <w:rPr>
          <w:spacing w:val="-3"/>
        </w:rPr>
        <w:t>e</w:t>
      </w:r>
      <w:r>
        <w:t>gin</w:t>
      </w:r>
      <w:r>
        <w:rPr>
          <w:spacing w:val="1"/>
        </w:rPr>
        <w:t xml:space="preserve"> </w:t>
      </w:r>
      <w:r>
        <w:t>to</w:t>
      </w:r>
      <w:r>
        <w:rPr>
          <w:spacing w:val="2"/>
        </w:rPr>
        <w:t xml:space="preserve"> </w:t>
      </w:r>
      <w:r>
        <w:t>d</w:t>
      </w:r>
      <w:r>
        <w:rPr>
          <w:spacing w:val="-5"/>
        </w:rPr>
        <w:t>e</w:t>
      </w:r>
      <w:r>
        <w:rPr>
          <w:spacing w:val="-3"/>
        </w:rPr>
        <w:t>v</w:t>
      </w:r>
      <w:r>
        <w:t>elop</w:t>
      </w:r>
      <w:r>
        <w:rPr>
          <w:spacing w:val="-1"/>
        </w:rPr>
        <w:t xml:space="preserve"> </w:t>
      </w:r>
      <w:r>
        <w:t>strain.</w:t>
      </w:r>
      <w:r>
        <w:rPr>
          <w:spacing w:val="21"/>
        </w:rPr>
        <w:t xml:space="preserve"> </w:t>
      </w:r>
      <w:r>
        <w:t>This increases</w:t>
      </w:r>
      <w:r>
        <w:rPr>
          <w:spacing w:val="-2"/>
        </w:rPr>
        <w:t xml:space="preserve"> </w:t>
      </w:r>
      <w:r>
        <w:t>until a</w:t>
      </w:r>
      <w:r>
        <w:rPr>
          <w:spacing w:val="4"/>
        </w:rPr>
        <w:t xml:space="preserve"> </w:t>
      </w:r>
      <w:r>
        <w:t>certain point</w:t>
      </w:r>
      <w:r>
        <w:rPr>
          <w:spacing w:val="25"/>
        </w:rPr>
        <w:t xml:space="preserve"> </w:t>
      </w:r>
      <w:r>
        <w:t>where</w:t>
      </w:r>
      <w:r>
        <w:rPr>
          <w:spacing w:val="24"/>
        </w:rPr>
        <w:t xml:space="preserve"> </w:t>
      </w:r>
      <w:r>
        <w:t>strain</w:t>
      </w:r>
      <w:r>
        <w:rPr>
          <w:spacing w:val="25"/>
        </w:rPr>
        <w:t xml:space="preserve"> </w:t>
      </w:r>
      <w:r>
        <w:t>b</w:t>
      </w:r>
      <w:r>
        <w:rPr>
          <w:spacing w:val="-3"/>
        </w:rPr>
        <w:t>e</w:t>
      </w:r>
      <w:r>
        <w:t>gins</w:t>
      </w:r>
      <w:r>
        <w:rPr>
          <w:spacing w:val="24"/>
        </w:rPr>
        <w:t xml:space="preserve"> </w:t>
      </w:r>
      <w:r>
        <w:t>to</w:t>
      </w:r>
      <w:r>
        <w:rPr>
          <w:spacing w:val="27"/>
        </w:rPr>
        <w:t xml:space="preserve"> </w:t>
      </w:r>
      <w:r>
        <w:t>become</w:t>
      </w:r>
      <w:r>
        <w:rPr>
          <w:spacing w:val="23"/>
        </w:rPr>
        <w:t xml:space="preserve"> </w:t>
      </w:r>
      <w:r>
        <w:t>more</w:t>
      </w:r>
      <w:r>
        <w:rPr>
          <w:spacing w:val="25"/>
        </w:rPr>
        <w:t xml:space="preserve"> </w:t>
      </w:r>
      <w:r>
        <w:t>prominent</w:t>
      </w:r>
      <w:r>
        <w:rPr>
          <w:spacing w:val="21"/>
        </w:rPr>
        <w:t xml:space="preserve"> </w:t>
      </w:r>
      <w:r>
        <w:t>in</w:t>
      </w:r>
      <w:r>
        <w:rPr>
          <w:spacing w:val="27"/>
        </w:rPr>
        <w:t xml:space="preserve"> </w:t>
      </w:r>
      <w:r>
        <w:t>t</w:t>
      </w:r>
      <w:r>
        <w:rPr>
          <w:spacing w:val="-2"/>
        </w:rPr>
        <w:t>w</w:t>
      </w:r>
      <w:r>
        <w:t>o</w:t>
      </w:r>
    </w:p>
    <w:p w:rsidR="00731615" w:rsidRDefault="00EE1D9C">
      <w:pPr>
        <w:spacing w:line="260" w:lineRule="exact"/>
        <w:ind w:left="112" w:right="-39"/>
        <w:jc w:val="both"/>
      </w:pPr>
      <w:proofErr w:type="gramStart"/>
      <w:r>
        <w:rPr>
          <w:position w:val="3"/>
        </w:rPr>
        <w:t>points</w:t>
      </w:r>
      <w:proofErr w:type="gramEnd"/>
      <w:r>
        <w:rPr>
          <w:spacing w:val="12"/>
          <w:position w:val="3"/>
        </w:rPr>
        <w:t xml:space="preserve"> </w:t>
      </w:r>
      <w:r>
        <w:rPr>
          <w:position w:val="3"/>
        </w:rPr>
        <w:t>either</w:t>
      </w:r>
      <w:r>
        <w:rPr>
          <w:spacing w:val="12"/>
          <w:position w:val="3"/>
        </w:rPr>
        <w:t xml:space="preserve"> </w:t>
      </w:r>
      <w:r>
        <w:rPr>
          <w:position w:val="3"/>
        </w:rPr>
        <w:t>side</w:t>
      </w:r>
      <w:r>
        <w:rPr>
          <w:spacing w:val="14"/>
          <w:position w:val="3"/>
        </w:rPr>
        <w:t xml:space="preserve"> </w:t>
      </w:r>
      <w:r>
        <w:rPr>
          <w:position w:val="3"/>
        </w:rPr>
        <w:t>of</w:t>
      </w:r>
      <w:r>
        <w:rPr>
          <w:spacing w:val="15"/>
          <w:position w:val="3"/>
        </w:rPr>
        <w:t xml:space="preserve"> </w:t>
      </w:r>
      <w:r>
        <w:rPr>
          <w:position w:val="3"/>
        </w:rPr>
        <w:t>the</w:t>
      </w:r>
      <w:r>
        <w:rPr>
          <w:spacing w:val="15"/>
          <w:position w:val="3"/>
        </w:rPr>
        <w:t xml:space="preserve"> </w:t>
      </w:r>
      <w:r>
        <w:rPr>
          <w:position w:val="3"/>
        </w:rPr>
        <w:t>weld</w:t>
      </w:r>
      <w:r>
        <w:rPr>
          <w:spacing w:val="13"/>
          <w:position w:val="3"/>
        </w:rPr>
        <w:t xml:space="preserve"> </w:t>
      </w:r>
      <w:proofErr w:type="spellStart"/>
      <w:r>
        <w:rPr>
          <w:position w:val="3"/>
        </w:rPr>
        <w:t>centreline</w:t>
      </w:r>
      <w:proofErr w:type="spellEnd"/>
      <w:r>
        <w:rPr>
          <w:spacing w:val="9"/>
          <w:position w:val="3"/>
        </w:rPr>
        <w:t xml:space="preserve"> </w:t>
      </w:r>
      <w:r>
        <w:rPr>
          <w:spacing w:val="10"/>
          <w:position w:val="3"/>
        </w:rPr>
        <w:t>(</w:t>
      </w:r>
      <w:r>
        <w:rPr>
          <w:position w:val="3"/>
        </w:rPr>
        <w:t>x</w:t>
      </w:r>
      <w:r>
        <w:rPr>
          <w:spacing w:val="25"/>
          <w:position w:val="3"/>
        </w:rPr>
        <w:t xml:space="preserve"> </w:t>
      </w:r>
      <w:r>
        <w:rPr>
          <w:position w:val="3"/>
        </w:rPr>
        <w:t xml:space="preserve">= </w:t>
      </w:r>
      <w:r>
        <w:rPr>
          <w:spacing w:val="1"/>
          <w:position w:val="3"/>
        </w:rPr>
        <w:t xml:space="preserve"> </w:t>
      </w:r>
      <w:r>
        <w:rPr>
          <w:rFonts w:ascii="Meiryo" w:eastAsia="Meiryo" w:hAnsi="Meiryo" w:cs="Meiryo"/>
          <w:w w:val="89"/>
          <w:position w:val="3"/>
        </w:rPr>
        <w:t>±</w:t>
      </w:r>
      <w:r>
        <w:rPr>
          <w:w w:val="89"/>
          <w:position w:val="3"/>
        </w:rPr>
        <w:t>12</w:t>
      </w:r>
      <w:r>
        <w:rPr>
          <w:spacing w:val="25"/>
          <w:w w:val="89"/>
          <w:position w:val="3"/>
        </w:rPr>
        <w:t xml:space="preserve"> </w:t>
      </w:r>
      <w:r>
        <w:rPr>
          <w:position w:val="3"/>
        </w:rPr>
        <w:t xml:space="preserve">mm). </w:t>
      </w:r>
      <w:r>
        <w:rPr>
          <w:spacing w:val="9"/>
          <w:position w:val="3"/>
        </w:rPr>
        <w:t xml:space="preserve"> </w:t>
      </w:r>
      <w:r>
        <w:rPr>
          <w:position w:val="3"/>
        </w:rPr>
        <w:t>The</w:t>
      </w:r>
    </w:p>
    <w:p w:rsidR="00731615" w:rsidRDefault="00EE1D9C">
      <w:pPr>
        <w:spacing w:line="180" w:lineRule="exact"/>
        <w:ind w:left="112" w:right="-30"/>
        <w:jc w:val="both"/>
      </w:pPr>
      <w:proofErr w:type="gramStart"/>
      <w:r>
        <w:t>peak</w:t>
      </w:r>
      <w:proofErr w:type="gramEnd"/>
      <w:r>
        <w:t xml:space="preserve"> strain</w:t>
      </w:r>
      <w:r>
        <w:rPr>
          <w:spacing w:val="-1"/>
        </w:rPr>
        <w:t xml:space="preserve"> </w:t>
      </w:r>
      <w:r>
        <w:t>predicted</w:t>
      </w:r>
      <w:r>
        <w:rPr>
          <w:spacing w:val="-3"/>
        </w:rPr>
        <w:t xml:space="preserve"> </w:t>
      </w:r>
      <w:r>
        <w:t>here</w:t>
      </w:r>
      <w:r>
        <w:rPr>
          <w:spacing w:val="1"/>
        </w:rPr>
        <w:t xml:space="preserve"> </w:t>
      </w:r>
      <w:r>
        <w:t>is</w:t>
      </w:r>
      <w:r>
        <w:rPr>
          <w:spacing w:val="3"/>
        </w:rPr>
        <w:t xml:space="preserve"> </w:t>
      </w:r>
      <w:r>
        <w:t>12%</w:t>
      </w:r>
      <w:r>
        <w:rPr>
          <w:spacing w:val="-1"/>
        </w:rPr>
        <w:t xml:space="preserve"> </w:t>
      </w:r>
      <w:r>
        <w:t>and</w:t>
      </w:r>
      <w:r>
        <w:rPr>
          <w:spacing w:val="1"/>
        </w:rPr>
        <w:t xml:space="preserve"> </w:t>
      </w:r>
      <w:r>
        <w:t>the</w:t>
      </w:r>
      <w:r>
        <w:rPr>
          <w:spacing w:val="2"/>
        </w:rPr>
        <w:t xml:space="preserve"> </w:t>
      </w:r>
      <w:r>
        <w:rPr>
          <w:spacing w:val="-4"/>
        </w:rPr>
        <w:t>a</w:t>
      </w:r>
      <w:r>
        <w:rPr>
          <w:spacing w:val="-3"/>
        </w:rPr>
        <w:t>v</w:t>
      </w:r>
      <w:r>
        <w:t>erage</w:t>
      </w:r>
      <w:r>
        <w:rPr>
          <w:spacing w:val="-3"/>
        </w:rPr>
        <w:t xml:space="preserve"> </w:t>
      </w:r>
      <w:r>
        <w:t>strain across</w:t>
      </w:r>
    </w:p>
    <w:p w:rsidR="00731615" w:rsidRDefault="00EE1D9C">
      <w:pPr>
        <w:spacing w:before="9" w:line="249" w:lineRule="auto"/>
        <w:ind w:left="112" w:right="-34"/>
        <w:jc w:val="both"/>
      </w:pPr>
      <w:proofErr w:type="gramStart"/>
      <w:r>
        <w:t>the</w:t>
      </w:r>
      <w:proofErr w:type="gramEnd"/>
      <w:r>
        <w:rPr>
          <w:spacing w:val="8"/>
        </w:rPr>
        <w:t xml:space="preserve"> </w:t>
      </w:r>
      <w:r>
        <w:t>weld</w:t>
      </w:r>
      <w:r>
        <w:rPr>
          <w:spacing w:val="6"/>
        </w:rPr>
        <w:t xml:space="preserve"> </w:t>
      </w:r>
      <w:r>
        <w:t>centre</w:t>
      </w:r>
      <w:r>
        <w:rPr>
          <w:spacing w:val="5"/>
        </w:rPr>
        <w:t xml:space="preserve"> </w:t>
      </w:r>
      <w:r>
        <w:t>is</w:t>
      </w:r>
      <w:r>
        <w:rPr>
          <w:spacing w:val="9"/>
        </w:rPr>
        <w:t xml:space="preserve"> </w:t>
      </w:r>
      <w:r>
        <w:t>8%.  Furthermore,</w:t>
      </w:r>
      <w:r>
        <w:rPr>
          <w:spacing w:val="4"/>
        </w:rPr>
        <w:t xml:space="preserve"> </w:t>
      </w:r>
      <w:r>
        <w:t>unli</w:t>
      </w:r>
      <w:r>
        <w:rPr>
          <w:spacing w:val="-2"/>
        </w:rPr>
        <w:t>k</w:t>
      </w:r>
      <w:r>
        <w:t>e</w:t>
      </w:r>
      <w:r>
        <w:rPr>
          <w:spacing w:val="5"/>
        </w:rPr>
        <w:t xml:space="preserve"> </w:t>
      </w:r>
      <w:r>
        <w:t>the</w:t>
      </w:r>
      <w:r>
        <w:rPr>
          <w:spacing w:val="8"/>
        </w:rPr>
        <w:t xml:space="preserve"> </w:t>
      </w:r>
      <w:r>
        <w:t>in</w:t>
      </w:r>
      <w:r>
        <w:rPr>
          <w:spacing w:val="9"/>
        </w:rPr>
        <w:t xml:space="preserve"> </w:t>
      </w:r>
      <w:r>
        <w:t>the</w:t>
      </w:r>
      <w:r>
        <w:rPr>
          <w:spacing w:val="8"/>
        </w:rPr>
        <w:t xml:space="preserve"> </w:t>
      </w:r>
      <w:r>
        <w:t>case</w:t>
      </w:r>
      <w:r>
        <w:rPr>
          <w:spacing w:val="7"/>
        </w:rPr>
        <w:t xml:space="preserve"> </w:t>
      </w:r>
      <w:r>
        <w:t>of uniaxial</w:t>
      </w:r>
      <w:r>
        <w:rPr>
          <w:spacing w:val="2"/>
        </w:rPr>
        <w:t xml:space="preserve"> </w:t>
      </w:r>
      <w:r>
        <w:t>loading,</w:t>
      </w:r>
      <w:r>
        <w:rPr>
          <w:spacing w:val="9"/>
        </w:rPr>
        <w:t xml:space="preserve"> </w:t>
      </w:r>
      <w:r>
        <w:t>the</w:t>
      </w:r>
      <w:r>
        <w:rPr>
          <w:spacing w:val="6"/>
        </w:rPr>
        <w:t xml:space="preserve"> </w:t>
      </w:r>
      <w:r>
        <w:t>prediction sh</w:t>
      </w:r>
      <w:r>
        <w:rPr>
          <w:spacing w:val="-5"/>
        </w:rPr>
        <w:t>o</w:t>
      </w:r>
      <w:r>
        <w:t>ws</w:t>
      </w:r>
      <w:r>
        <w:rPr>
          <w:spacing w:val="3"/>
        </w:rPr>
        <w:t xml:space="preserve"> </w:t>
      </w:r>
      <w:r>
        <w:t>3%</w:t>
      </w:r>
      <w:r>
        <w:rPr>
          <w:spacing w:val="5"/>
        </w:rPr>
        <w:t xml:space="preserve"> </w:t>
      </w:r>
      <w:r>
        <w:t>axial</w:t>
      </w:r>
      <w:r>
        <w:rPr>
          <w:spacing w:val="4"/>
        </w:rPr>
        <w:t xml:space="preserve"> </w:t>
      </w:r>
      <w:r>
        <w:t>strain</w:t>
      </w:r>
      <w:r>
        <w:rPr>
          <w:spacing w:val="4"/>
        </w:rPr>
        <w:t xml:space="preserve"> </w:t>
      </w:r>
      <w:r>
        <w:t>in</w:t>
      </w:r>
      <w:r>
        <w:rPr>
          <w:spacing w:val="7"/>
        </w:rPr>
        <w:t xml:space="preserve"> </w:t>
      </w:r>
      <w:r>
        <w:t>the outer</w:t>
      </w:r>
      <w:r>
        <w:rPr>
          <w:spacing w:val="21"/>
        </w:rPr>
        <w:t xml:space="preserve"> </w:t>
      </w:r>
      <w:r>
        <w:t>r</w:t>
      </w:r>
      <w:r>
        <w:rPr>
          <w:spacing w:val="-3"/>
        </w:rPr>
        <w:t>e</w:t>
      </w:r>
      <w:r>
        <w:t>gions</w:t>
      </w:r>
      <w:r>
        <w:rPr>
          <w:spacing w:val="19"/>
        </w:rPr>
        <w:t xml:space="preserve"> </w:t>
      </w:r>
      <w:r>
        <w:t>of</w:t>
      </w:r>
      <w:r>
        <w:rPr>
          <w:spacing w:val="23"/>
        </w:rPr>
        <w:t xml:space="preserve"> </w:t>
      </w:r>
      <w:r>
        <w:t>the</w:t>
      </w:r>
      <w:r>
        <w:rPr>
          <w:spacing w:val="23"/>
        </w:rPr>
        <w:t xml:space="preserve"> </w:t>
      </w:r>
      <w:r>
        <w:t>HAZ.</w:t>
      </w:r>
      <w:r>
        <w:rPr>
          <w:spacing w:val="20"/>
        </w:rPr>
        <w:t xml:space="preserve"> </w:t>
      </w:r>
      <w:r>
        <w:t>It</w:t>
      </w:r>
      <w:r>
        <w:rPr>
          <w:spacing w:val="24"/>
        </w:rPr>
        <w:t xml:space="preserve"> </w:t>
      </w:r>
      <w:r>
        <w:t>must</w:t>
      </w:r>
      <w:r>
        <w:rPr>
          <w:spacing w:val="21"/>
        </w:rPr>
        <w:t xml:space="preserve"> </w:t>
      </w:r>
      <w:r>
        <w:t>be</w:t>
      </w:r>
      <w:r>
        <w:rPr>
          <w:spacing w:val="23"/>
        </w:rPr>
        <w:t xml:space="preserve"> </w:t>
      </w:r>
      <w:r>
        <w:t>noted</w:t>
      </w:r>
      <w:r>
        <w:rPr>
          <w:spacing w:val="21"/>
        </w:rPr>
        <w:t xml:space="preserve"> </w:t>
      </w:r>
      <w:r>
        <w:t>that</w:t>
      </w:r>
      <w:r>
        <w:rPr>
          <w:spacing w:val="22"/>
        </w:rPr>
        <w:t xml:space="preserve"> </w:t>
      </w:r>
      <w:r>
        <w:t>only</w:t>
      </w:r>
      <w:r>
        <w:rPr>
          <w:spacing w:val="21"/>
        </w:rPr>
        <w:t xml:space="preserve"> </w:t>
      </w:r>
      <w:r>
        <w:t>the</w:t>
      </w:r>
      <w:r>
        <w:rPr>
          <w:spacing w:val="23"/>
        </w:rPr>
        <w:t xml:space="preserve"> </w:t>
      </w:r>
      <w:r>
        <w:t xml:space="preserve">in- </w:t>
      </w:r>
      <w:proofErr w:type="spellStart"/>
      <w:r>
        <w:t>tial</w:t>
      </w:r>
      <w:proofErr w:type="spellEnd"/>
      <w:r>
        <w:rPr>
          <w:spacing w:val="7"/>
        </w:rPr>
        <w:t xml:space="preserve"> </w:t>
      </w:r>
      <w:r>
        <w:t>4</w:t>
      </w:r>
      <w:r>
        <w:rPr>
          <w:spacing w:val="9"/>
        </w:rPr>
        <w:t xml:space="preserve"> </w:t>
      </w:r>
      <w:r>
        <w:t>µs were</w:t>
      </w:r>
      <w:r>
        <w:rPr>
          <w:spacing w:val="6"/>
        </w:rPr>
        <w:t xml:space="preserve"> </w:t>
      </w:r>
      <w:r>
        <w:t>simulated</w:t>
      </w:r>
      <w:r>
        <w:rPr>
          <w:spacing w:val="2"/>
        </w:rPr>
        <w:t xml:space="preserve"> </w:t>
      </w:r>
      <w:r>
        <w:t>during</w:t>
      </w:r>
      <w:r>
        <w:rPr>
          <w:spacing w:val="5"/>
        </w:rPr>
        <w:t xml:space="preserve"> </w:t>
      </w:r>
      <w:r>
        <w:t>the</w:t>
      </w:r>
      <w:r>
        <w:rPr>
          <w:spacing w:val="8"/>
        </w:rPr>
        <w:t xml:space="preserve"> </w:t>
      </w:r>
      <w:r>
        <w:t>prediction</w:t>
      </w:r>
      <w:r>
        <w:rPr>
          <w:spacing w:val="2"/>
        </w:rPr>
        <w:t xml:space="preserve"> </w:t>
      </w:r>
      <w:r>
        <w:t>due</w:t>
      </w:r>
      <w:r>
        <w:rPr>
          <w:spacing w:val="7"/>
        </w:rPr>
        <w:t xml:space="preserve"> </w:t>
      </w:r>
      <w:r>
        <w:t>to</w:t>
      </w:r>
      <w:r>
        <w:rPr>
          <w:spacing w:val="8"/>
        </w:rPr>
        <w:t xml:space="preserve"> </w:t>
      </w:r>
      <w:r>
        <w:t>the</w:t>
      </w:r>
      <w:r>
        <w:rPr>
          <w:spacing w:val="8"/>
        </w:rPr>
        <w:t xml:space="preserve"> </w:t>
      </w:r>
      <w:r>
        <w:t>la</w:t>
      </w:r>
      <w:r>
        <w:rPr>
          <w:spacing w:val="-4"/>
        </w:rPr>
        <w:t>r</w:t>
      </w:r>
      <w:r>
        <w:t>ge computational</w:t>
      </w:r>
      <w:r>
        <w:rPr>
          <w:spacing w:val="-7"/>
        </w:rPr>
        <w:t xml:space="preserve"> </w:t>
      </w:r>
      <w:r>
        <w:t>times</w:t>
      </w:r>
      <w:r>
        <w:rPr>
          <w:spacing w:val="-1"/>
        </w:rPr>
        <w:t xml:space="preserve"> </w:t>
      </w:r>
      <w:r>
        <w:t>required.</w:t>
      </w:r>
      <w:r>
        <w:rPr>
          <w:spacing w:val="16"/>
        </w:rPr>
        <w:t xml:space="preserve"> </w:t>
      </w:r>
      <w:r>
        <w:t>Hence,</w:t>
      </w:r>
      <w:r>
        <w:rPr>
          <w:spacing w:val="-2"/>
        </w:rPr>
        <w:t xml:space="preserve"> </w:t>
      </w:r>
      <w:r>
        <w:t>the</w:t>
      </w:r>
      <w:r>
        <w:rPr>
          <w:spacing w:val="2"/>
        </w:rPr>
        <w:t xml:space="preserve"> </w:t>
      </w:r>
      <w:r>
        <w:t>predicted</w:t>
      </w:r>
      <w:r>
        <w:rPr>
          <w:spacing w:val="-4"/>
        </w:rPr>
        <w:t xml:space="preserve"> </w:t>
      </w:r>
      <w:r>
        <w:t>strain only c</w:t>
      </w:r>
      <w:r>
        <w:rPr>
          <w:spacing w:val="-3"/>
        </w:rPr>
        <w:t>ov</w:t>
      </w:r>
      <w:r>
        <w:t xml:space="preserve">ers </w:t>
      </w:r>
      <w:proofErr w:type="spellStart"/>
      <w:r>
        <w:t>intial</w:t>
      </w:r>
      <w:proofErr w:type="spellEnd"/>
      <w:r>
        <w:rPr>
          <w:spacing w:val="1"/>
        </w:rPr>
        <w:t xml:space="preserve"> </w:t>
      </w:r>
      <w:r>
        <w:t>deformation</w:t>
      </w:r>
      <w:r>
        <w:rPr>
          <w:spacing w:val="-5"/>
        </w:rPr>
        <w:t xml:space="preserve"> </w:t>
      </w:r>
      <w:r>
        <w:t>due</w:t>
      </w:r>
      <w:r>
        <w:rPr>
          <w:spacing w:val="2"/>
        </w:rPr>
        <w:t xml:space="preserve"> </w:t>
      </w:r>
      <w:r>
        <w:t>to</w:t>
      </w:r>
      <w:r>
        <w:rPr>
          <w:spacing w:val="3"/>
        </w:rPr>
        <w:t xml:space="preserve"> </w:t>
      </w:r>
      <w:r>
        <w:t>the</w:t>
      </w:r>
      <w:r>
        <w:rPr>
          <w:spacing w:val="3"/>
        </w:rPr>
        <w:t xml:space="preserve"> </w:t>
      </w:r>
      <w:r>
        <w:t>shock loading.</w:t>
      </w:r>
      <w:r>
        <w:rPr>
          <w:spacing w:val="21"/>
        </w:rPr>
        <w:t xml:space="preserve"> </w:t>
      </w:r>
      <w:r>
        <w:t xml:space="preserve">Other </w:t>
      </w:r>
      <w:proofErr w:type="spellStart"/>
      <w:r>
        <w:t>sim</w:t>
      </w:r>
      <w:proofErr w:type="spellEnd"/>
      <w:r>
        <w:t xml:space="preserve">- </w:t>
      </w:r>
      <w:proofErr w:type="spellStart"/>
      <w:r>
        <w:t>ulations</w:t>
      </w:r>
      <w:proofErr w:type="spellEnd"/>
      <w:r>
        <w:rPr>
          <w:spacing w:val="-10"/>
        </w:rPr>
        <w:t xml:space="preserve"> </w:t>
      </w:r>
      <w:r>
        <w:t>h</w:t>
      </w:r>
      <w:r>
        <w:rPr>
          <w:spacing w:val="-4"/>
        </w:rPr>
        <w:t>a</w:t>
      </w:r>
      <w:r>
        <w:rPr>
          <w:spacing w:val="-3"/>
        </w:rPr>
        <w:t>v</w:t>
      </w:r>
      <w:r>
        <w:t>e</w:t>
      </w:r>
      <w:r>
        <w:rPr>
          <w:spacing w:val="-8"/>
        </w:rPr>
        <w:t xml:space="preserve"> </w:t>
      </w:r>
      <w:r>
        <w:t>indicated</w:t>
      </w:r>
      <w:r>
        <w:rPr>
          <w:spacing w:val="-11"/>
        </w:rPr>
        <w:t xml:space="preserve"> </w:t>
      </w:r>
      <w:r>
        <w:t>that</w:t>
      </w:r>
      <w:r>
        <w:rPr>
          <w:spacing w:val="-7"/>
        </w:rPr>
        <w:t xml:space="preserve"> </w:t>
      </w:r>
      <w:r>
        <w:t>the</w:t>
      </w:r>
      <w:r>
        <w:rPr>
          <w:spacing w:val="-6"/>
        </w:rPr>
        <w:t xml:space="preserve"> </w:t>
      </w:r>
      <w:r>
        <w:t>deformed</w:t>
      </w:r>
      <w:r>
        <w:rPr>
          <w:spacing w:val="-12"/>
        </w:rPr>
        <w:t xml:space="preserve"> </w:t>
      </w:r>
      <w:r>
        <w:t>panel</w:t>
      </w:r>
      <w:r>
        <w:rPr>
          <w:spacing w:val="-8"/>
        </w:rPr>
        <w:t xml:space="preserve"> </w:t>
      </w:r>
      <w:r>
        <w:rPr>
          <w:spacing w:val="-2"/>
        </w:rPr>
        <w:t>w</w:t>
      </w:r>
      <w:r>
        <w:t>ould</w:t>
      </w:r>
      <w:r>
        <w:rPr>
          <w:spacing w:val="-9"/>
        </w:rPr>
        <w:t xml:space="preserve"> </w:t>
      </w:r>
      <w:r>
        <w:t>continue</w:t>
      </w:r>
    </w:p>
    <w:p w:rsidR="00731615" w:rsidRDefault="00EE1D9C">
      <w:pPr>
        <w:spacing w:before="7" w:line="100" w:lineRule="exact"/>
        <w:rPr>
          <w:sz w:val="10"/>
          <w:szCs w:val="10"/>
        </w:rPr>
      </w:pPr>
      <w:r>
        <w:br w:type="column"/>
      </w:r>
    </w:p>
    <w:p w:rsidR="00731615" w:rsidRDefault="00F2310E">
      <w:r>
        <w:pict>
          <v:shape id="_x0000_i1029" type="#_x0000_t75" style="width:251.25pt;height:311.15pt">
            <v:imagedata r:id="rId14" o:title=""/>
          </v:shape>
        </w:pict>
      </w:r>
    </w:p>
    <w:p w:rsidR="00731615" w:rsidRDefault="00731615">
      <w:pPr>
        <w:spacing w:before="2" w:line="240" w:lineRule="exact"/>
        <w:rPr>
          <w:sz w:val="24"/>
          <w:szCs w:val="24"/>
        </w:rPr>
      </w:pPr>
    </w:p>
    <w:p w:rsidR="00731615" w:rsidRDefault="00EE1D9C">
      <w:pPr>
        <w:spacing w:line="146" w:lineRule="auto"/>
        <w:ind w:right="66"/>
        <w:jc w:val="both"/>
        <w:rPr>
          <w:sz w:val="16"/>
          <w:szCs w:val="16"/>
        </w:rPr>
      </w:pPr>
      <w:r>
        <w:rPr>
          <w:sz w:val="16"/>
          <w:szCs w:val="16"/>
        </w:rPr>
        <w:t>Figure</w:t>
      </w:r>
      <w:r>
        <w:rPr>
          <w:spacing w:val="2"/>
          <w:sz w:val="16"/>
          <w:szCs w:val="16"/>
        </w:rPr>
        <w:t xml:space="preserve"> </w:t>
      </w:r>
      <w:r>
        <w:rPr>
          <w:sz w:val="16"/>
          <w:szCs w:val="16"/>
        </w:rPr>
        <w:t>5:</w:t>
      </w:r>
      <w:r>
        <w:rPr>
          <w:spacing w:val="21"/>
          <w:sz w:val="16"/>
          <w:szCs w:val="16"/>
        </w:rPr>
        <w:t xml:space="preserve"> </w:t>
      </w:r>
      <w:r>
        <w:rPr>
          <w:sz w:val="16"/>
          <w:szCs w:val="16"/>
        </w:rPr>
        <w:t>a)</w:t>
      </w:r>
      <w:r>
        <w:rPr>
          <w:spacing w:val="5"/>
          <w:sz w:val="16"/>
          <w:szCs w:val="16"/>
        </w:rPr>
        <w:t xml:space="preserve"> </w:t>
      </w:r>
      <w:commentRangeStart w:id="63"/>
      <w:r>
        <w:rPr>
          <w:sz w:val="16"/>
          <w:szCs w:val="16"/>
        </w:rPr>
        <w:t>Predicted strain</w:t>
      </w:r>
      <w:r>
        <w:rPr>
          <w:spacing w:val="2"/>
          <w:sz w:val="16"/>
          <w:szCs w:val="16"/>
        </w:rPr>
        <w:t xml:space="preserve"> </w:t>
      </w:r>
      <w:r>
        <w:rPr>
          <w:spacing w:val="-4"/>
          <w:sz w:val="16"/>
          <w:szCs w:val="16"/>
        </w:rPr>
        <w:t>e</w:t>
      </w:r>
      <w:r>
        <w:rPr>
          <w:spacing w:val="-3"/>
          <w:sz w:val="16"/>
          <w:szCs w:val="16"/>
        </w:rPr>
        <w:t>v</w:t>
      </w:r>
      <w:r>
        <w:rPr>
          <w:sz w:val="16"/>
          <w:szCs w:val="16"/>
        </w:rPr>
        <w:t>olution using</w:t>
      </w:r>
      <w:r>
        <w:rPr>
          <w:spacing w:val="3"/>
          <w:sz w:val="16"/>
          <w:szCs w:val="16"/>
        </w:rPr>
        <w:t xml:space="preserve"> </w:t>
      </w:r>
      <w:r>
        <w:rPr>
          <w:sz w:val="16"/>
          <w:szCs w:val="16"/>
        </w:rPr>
        <w:t>method</w:t>
      </w:r>
      <w:r>
        <w:rPr>
          <w:spacing w:val="1"/>
          <w:sz w:val="16"/>
          <w:szCs w:val="16"/>
        </w:rPr>
        <w:t xml:space="preserve"> </w:t>
      </w:r>
      <w:r>
        <w:rPr>
          <w:sz w:val="16"/>
          <w:szCs w:val="16"/>
        </w:rPr>
        <w:t>in</w:t>
      </w:r>
      <w:r>
        <w:rPr>
          <w:spacing w:val="5"/>
          <w:sz w:val="16"/>
          <w:szCs w:val="16"/>
        </w:rPr>
        <w:t xml:space="preserve"> </w:t>
      </w:r>
      <w:r>
        <w:rPr>
          <w:rFonts w:ascii="Meiryo" w:eastAsia="Meiryo" w:hAnsi="Meiryo" w:cs="Meiryo"/>
          <w:w w:val="90"/>
          <w:sz w:val="16"/>
          <w:szCs w:val="16"/>
        </w:rPr>
        <w:t>§</w:t>
      </w:r>
      <w:r>
        <w:rPr>
          <w:w w:val="90"/>
          <w:sz w:val="16"/>
          <w:szCs w:val="16"/>
        </w:rPr>
        <w:t>2</w:t>
      </w:r>
      <w:commentRangeEnd w:id="63"/>
      <w:r w:rsidR="002A2E35">
        <w:rPr>
          <w:rStyle w:val="CommentReference"/>
        </w:rPr>
        <w:commentReference w:id="63"/>
      </w:r>
      <w:r>
        <w:rPr>
          <w:w w:val="90"/>
          <w:sz w:val="16"/>
          <w:szCs w:val="16"/>
        </w:rPr>
        <w:t>.</w:t>
      </w:r>
      <w:r>
        <w:rPr>
          <w:spacing w:val="33"/>
          <w:w w:val="90"/>
          <w:sz w:val="16"/>
          <w:szCs w:val="16"/>
        </w:rPr>
        <w:t xml:space="preserve"> </w:t>
      </w:r>
      <w:r>
        <w:rPr>
          <w:sz w:val="16"/>
          <w:szCs w:val="16"/>
        </w:rPr>
        <w:t>b)</w:t>
      </w:r>
      <w:r>
        <w:rPr>
          <w:spacing w:val="5"/>
          <w:sz w:val="16"/>
          <w:szCs w:val="16"/>
        </w:rPr>
        <w:t xml:space="preserve"> </w:t>
      </w:r>
      <w:r>
        <w:rPr>
          <w:sz w:val="16"/>
          <w:szCs w:val="16"/>
        </w:rPr>
        <w:t>Experimentally measured</w:t>
      </w:r>
      <w:r>
        <w:rPr>
          <w:spacing w:val="6"/>
          <w:sz w:val="16"/>
          <w:szCs w:val="16"/>
        </w:rPr>
        <w:t xml:space="preserve"> </w:t>
      </w:r>
      <w:r>
        <w:rPr>
          <w:sz w:val="16"/>
          <w:szCs w:val="16"/>
        </w:rPr>
        <w:t>strain</w:t>
      </w:r>
      <w:r>
        <w:rPr>
          <w:spacing w:val="8"/>
          <w:sz w:val="16"/>
          <w:szCs w:val="16"/>
        </w:rPr>
        <w:t xml:space="preserve"> </w:t>
      </w:r>
      <w:r>
        <w:rPr>
          <w:spacing w:val="-4"/>
          <w:sz w:val="16"/>
          <w:szCs w:val="16"/>
        </w:rPr>
        <w:t>e</w:t>
      </w:r>
      <w:r>
        <w:rPr>
          <w:spacing w:val="-3"/>
          <w:sz w:val="16"/>
          <w:szCs w:val="16"/>
        </w:rPr>
        <w:t>v</w:t>
      </w:r>
      <w:r>
        <w:rPr>
          <w:sz w:val="16"/>
          <w:szCs w:val="16"/>
        </w:rPr>
        <w:t>olution</w:t>
      </w:r>
      <w:r>
        <w:rPr>
          <w:spacing w:val="6"/>
          <w:sz w:val="16"/>
          <w:szCs w:val="16"/>
        </w:rPr>
        <w:t xml:space="preserve"> </w:t>
      </w:r>
      <w:r>
        <w:rPr>
          <w:sz w:val="16"/>
          <w:szCs w:val="16"/>
        </w:rPr>
        <w:t>using</w:t>
      </w:r>
      <w:r>
        <w:rPr>
          <w:spacing w:val="9"/>
          <w:sz w:val="16"/>
          <w:szCs w:val="16"/>
        </w:rPr>
        <w:t xml:space="preserve"> </w:t>
      </w:r>
      <w:r>
        <w:rPr>
          <w:sz w:val="16"/>
          <w:szCs w:val="16"/>
        </w:rPr>
        <w:t>method</w:t>
      </w:r>
      <w:r>
        <w:rPr>
          <w:spacing w:val="7"/>
          <w:sz w:val="16"/>
          <w:szCs w:val="16"/>
        </w:rPr>
        <w:t xml:space="preserve"> </w:t>
      </w:r>
      <w:r>
        <w:rPr>
          <w:sz w:val="16"/>
          <w:szCs w:val="16"/>
        </w:rPr>
        <w:t>in</w:t>
      </w:r>
      <w:r>
        <w:rPr>
          <w:spacing w:val="11"/>
          <w:sz w:val="16"/>
          <w:szCs w:val="16"/>
        </w:rPr>
        <w:t xml:space="preserve"> </w:t>
      </w:r>
      <w:r>
        <w:rPr>
          <w:rFonts w:ascii="Meiryo" w:eastAsia="Meiryo" w:hAnsi="Meiryo" w:cs="Meiryo"/>
          <w:w w:val="94"/>
          <w:sz w:val="16"/>
          <w:szCs w:val="16"/>
        </w:rPr>
        <w:t>§</w:t>
      </w:r>
      <w:r>
        <w:rPr>
          <w:w w:val="94"/>
          <w:sz w:val="16"/>
          <w:szCs w:val="16"/>
        </w:rPr>
        <w:t xml:space="preserve">3.1.2. </w:t>
      </w:r>
      <w:r>
        <w:rPr>
          <w:spacing w:val="15"/>
          <w:w w:val="94"/>
          <w:sz w:val="16"/>
          <w:szCs w:val="16"/>
        </w:rPr>
        <w:t xml:space="preserve"> </w:t>
      </w:r>
      <w:r>
        <w:rPr>
          <w:sz w:val="16"/>
          <w:szCs w:val="16"/>
        </w:rPr>
        <w:t>In</w:t>
      </w:r>
      <w:r>
        <w:rPr>
          <w:spacing w:val="11"/>
          <w:sz w:val="16"/>
          <w:szCs w:val="16"/>
        </w:rPr>
        <w:t xml:space="preserve"> </w:t>
      </w:r>
      <w:r>
        <w:rPr>
          <w:sz w:val="16"/>
          <w:szCs w:val="16"/>
        </w:rPr>
        <w:t>both</w:t>
      </w:r>
      <w:r>
        <w:rPr>
          <w:spacing w:val="9"/>
          <w:sz w:val="16"/>
          <w:szCs w:val="16"/>
        </w:rPr>
        <w:t xml:space="preserve"> </w:t>
      </w:r>
      <w:r>
        <w:rPr>
          <w:sz w:val="16"/>
          <w:szCs w:val="16"/>
        </w:rPr>
        <w:t>figures, the</w:t>
      </w:r>
      <w:r>
        <w:rPr>
          <w:spacing w:val="10"/>
          <w:sz w:val="16"/>
          <w:szCs w:val="16"/>
        </w:rPr>
        <w:t xml:space="preserve"> </w:t>
      </w:r>
      <w:r>
        <w:rPr>
          <w:sz w:val="16"/>
          <w:szCs w:val="16"/>
        </w:rPr>
        <w:t>cross-</w:t>
      </w:r>
    </w:p>
    <w:p w:rsidR="00731615" w:rsidRDefault="00EE1D9C">
      <w:pPr>
        <w:spacing w:line="180" w:lineRule="exact"/>
        <w:ind w:right="88"/>
        <w:jc w:val="both"/>
        <w:rPr>
          <w:sz w:val="16"/>
          <w:szCs w:val="16"/>
        </w:rPr>
      </w:pPr>
      <w:proofErr w:type="gramStart"/>
      <w:r>
        <w:rPr>
          <w:sz w:val="16"/>
          <w:szCs w:val="16"/>
        </w:rPr>
        <w:t>weld</w:t>
      </w:r>
      <w:proofErr w:type="gramEnd"/>
      <w:r>
        <w:rPr>
          <w:spacing w:val="-4"/>
          <w:sz w:val="16"/>
          <w:szCs w:val="16"/>
        </w:rPr>
        <w:t xml:space="preserve"> </w:t>
      </w:r>
      <w:r>
        <w:rPr>
          <w:w w:val="97"/>
          <w:sz w:val="16"/>
          <w:szCs w:val="16"/>
        </w:rPr>
        <w:t>(x-direction)</w:t>
      </w:r>
      <w:r>
        <w:rPr>
          <w:spacing w:val="8"/>
          <w:w w:val="97"/>
          <w:sz w:val="16"/>
          <w:szCs w:val="16"/>
        </w:rPr>
        <w:t xml:space="preserve"> </w:t>
      </w:r>
      <w:r>
        <w:rPr>
          <w:sz w:val="16"/>
          <w:szCs w:val="16"/>
        </w:rPr>
        <w:t>strain</w:t>
      </w:r>
      <w:r>
        <w:rPr>
          <w:spacing w:val="-5"/>
          <w:sz w:val="16"/>
          <w:szCs w:val="16"/>
        </w:rPr>
        <w:t xml:space="preserve"> </w:t>
      </w:r>
      <w:r>
        <w:rPr>
          <w:sz w:val="16"/>
          <w:szCs w:val="16"/>
        </w:rPr>
        <w:t>is</w:t>
      </w:r>
      <w:r>
        <w:rPr>
          <w:spacing w:val="-2"/>
          <w:sz w:val="16"/>
          <w:szCs w:val="16"/>
        </w:rPr>
        <w:t xml:space="preserve"> </w:t>
      </w:r>
      <w:r>
        <w:rPr>
          <w:sz w:val="16"/>
          <w:szCs w:val="16"/>
        </w:rPr>
        <w:t>plotted</w:t>
      </w:r>
      <w:r>
        <w:rPr>
          <w:spacing w:val="-5"/>
          <w:sz w:val="16"/>
          <w:szCs w:val="16"/>
        </w:rPr>
        <w:t xml:space="preserve"> </w:t>
      </w:r>
      <w:r>
        <w:rPr>
          <w:sz w:val="16"/>
          <w:szCs w:val="16"/>
        </w:rPr>
        <w:t>for</w:t>
      </w:r>
      <w:r>
        <w:rPr>
          <w:spacing w:val="-3"/>
          <w:sz w:val="16"/>
          <w:szCs w:val="16"/>
        </w:rPr>
        <w:t xml:space="preserve"> </w:t>
      </w:r>
      <w:r>
        <w:rPr>
          <w:sz w:val="16"/>
          <w:szCs w:val="16"/>
        </w:rPr>
        <w:t>the</w:t>
      </w:r>
      <w:r>
        <w:rPr>
          <w:spacing w:val="-3"/>
          <w:sz w:val="16"/>
          <w:szCs w:val="16"/>
        </w:rPr>
        <w:t xml:space="preserve"> </w:t>
      </w:r>
      <w:r>
        <w:rPr>
          <w:sz w:val="16"/>
          <w:szCs w:val="16"/>
        </w:rPr>
        <w:t>mid</w:t>
      </w:r>
      <w:r>
        <w:rPr>
          <w:spacing w:val="-3"/>
          <w:sz w:val="16"/>
          <w:szCs w:val="16"/>
        </w:rPr>
        <w:t xml:space="preserve"> </w:t>
      </w:r>
      <w:r>
        <w:rPr>
          <w:sz w:val="16"/>
          <w:szCs w:val="16"/>
        </w:rPr>
        <w:t>thickness</w:t>
      </w:r>
      <w:r>
        <w:rPr>
          <w:spacing w:val="-7"/>
          <w:sz w:val="16"/>
          <w:szCs w:val="16"/>
        </w:rPr>
        <w:t xml:space="preserve"> </w:t>
      </w:r>
      <w:r>
        <w:rPr>
          <w:sz w:val="16"/>
          <w:szCs w:val="16"/>
        </w:rPr>
        <w:t>of</w:t>
      </w:r>
      <w:r>
        <w:rPr>
          <w:spacing w:val="-2"/>
          <w:sz w:val="16"/>
          <w:szCs w:val="16"/>
        </w:rPr>
        <w:t xml:space="preserve"> </w:t>
      </w:r>
      <w:r>
        <w:rPr>
          <w:sz w:val="16"/>
          <w:szCs w:val="16"/>
        </w:rPr>
        <w:t>the</w:t>
      </w:r>
      <w:r>
        <w:rPr>
          <w:spacing w:val="-3"/>
          <w:sz w:val="16"/>
          <w:szCs w:val="16"/>
        </w:rPr>
        <w:t xml:space="preserve"> </w:t>
      </w:r>
      <w:r>
        <w:rPr>
          <w:sz w:val="16"/>
          <w:szCs w:val="16"/>
        </w:rPr>
        <w:t>welded</w:t>
      </w:r>
      <w:r>
        <w:rPr>
          <w:spacing w:val="-6"/>
          <w:sz w:val="16"/>
          <w:szCs w:val="16"/>
        </w:rPr>
        <w:t xml:space="preserve"> </w:t>
      </w:r>
      <w:r>
        <w:rPr>
          <w:sz w:val="16"/>
          <w:szCs w:val="16"/>
        </w:rPr>
        <w:t>plate.</w:t>
      </w:r>
      <w:r>
        <w:rPr>
          <w:spacing w:val="5"/>
          <w:sz w:val="16"/>
          <w:szCs w:val="16"/>
        </w:rPr>
        <w:t xml:space="preserve"> </w:t>
      </w:r>
      <w:r>
        <w:rPr>
          <w:sz w:val="16"/>
          <w:szCs w:val="16"/>
        </w:rPr>
        <w:t>In</w:t>
      </w:r>
    </w:p>
    <w:p w:rsidR="00731615" w:rsidRDefault="00EE1D9C">
      <w:pPr>
        <w:spacing w:before="5" w:line="246" w:lineRule="auto"/>
        <w:ind w:right="85"/>
        <w:jc w:val="both"/>
        <w:rPr>
          <w:sz w:val="16"/>
          <w:szCs w:val="16"/>
        </w:rPr>
      </w:pPr>
      <w:proofErr w:type="gramStart"/>
      <w:r>
        <w:rPr>
          <w:sz w:val="16"/>
          <w:szCs w:val="16"/>
        </w:rPr>
        <w:t>addition</w:t>
      </w:r>
      <w:proofErr w:type="gramEnd"/>
      <w:r>
        <w:rPr>
          <w:sz w:val="16"/>
          <w:szCs w:val="16"/>
        </w:rPr>
        <w:t>,</w:t>
      </w:r>
      <w:r>
        <w:rPr>
          <w:spacing w:val="-8"/>
          <w:sz w:val="16"/>
          <w:szCs w:val="16"/>
        </w:rPr>
        <w:t xml:space="preserve"> </w:t>
      </w:r>
      <w:r>
        <w:rPr>
          <w:sz w:val="16"/>
          <w:szCs w:val="16"/>
        </w:rPr>
        <w:t>the</w:t>
      </w:r>
      <w:r>
        <w:rPr>
          <w:spacing w:val="-4"/>
          <w:sz w:val="16"/>
          <w:szCs w:val="16"/>
        </w:rPr>
        <w:t xml:space="preserve"> </w:t>
      </w:r>
      <w:proofErr w:type="spellStart"/>
      <w:r>
        <w:rPr>
          <w:sz w:val="16"/>
          <w:szCs w:val="16"/>
        </w:rPr>
        <w:t>colour</w:t>
      </w:r>
      <w:proofErr w:type="spellEnd"/>
      <w:r>
        <w:rPr>
          <w:spacing w:val="-6"/>
          <w:sz w:val="16"/>
          <w:szCs w:val="16"/>
        </w:rPr>
        <w:t xml:space="preserve"> </w:t>
      </w:r>
      <w:r>
        <w:rPr>
          <w:sz w:val="16"/>
          <w:szCs w:val="16"/>
        </w:rPr>
        <w:t>transitions</w:t>
      </w:r>
      <w:r>
        <w:rPr>
          <w:spacing w:val="-9"/>
          <w:sz w:val="16"/>
          <w:szCs w:val="16"/>
        </w:rPr>
        <w:t xml:space="preserve"> </w:t>
      </w:r>
      <w:r>
        <w:rPr>
          <w:sz w:val="16"/>
          <w:szCs w:val="16"/>
        </w:rPr>
        <w:t>from</w:t>
      </w:r>
      <w:r>
        <w:rPr>
          <w:spacing w:val="-5"/>
          <w:sz w:val="16"/>
          <w:szCs w:val="16"/>
        </w:rPr>
        <w:t xml:space="preserve"> </w:t>
      </w:r>
      <w:r>
        <w:rPr>
          <w:sz w:val="16"/>
          <w:szCs w:val="16"/>
        </w:rPr>
        <w:t>blue</w:t>
      </w:r>
      <w:r>
        <w:rPr>
          <w:spacing w:val="-5"/>
          <w:sz w:val="16"/>
          <w:szCs w:val="16"/>
        </w:rPr>
        <w:t xml:space="preserve"> </w:t>
      </w:r>
      <w:r>
        <w:rPr>
          <w:sz w:val="16"/>
          <w:szCs w:val="16"/>
        </w:rPr>
        <w:t>at</w:t>
      </w:r>
      <w:r>
        <w:rPr>
          <w:spacing w:val="-3"/>
          <w:sz w:val="16"/>
          <w:szCs w:val="16"/>
        </w:rPr>
        <w:t xml:space="preserve"> </w:t>
      </w:r>
      <w:r>
        <w:rPr>
          <w:sz w:val="16"/>
          <w:szCs w:val="16"/>
        </w:rPr>
        <w:t>the</w:t>
      </w:r>
      <w:r>
        <w:rPr>
          <w:spacing w:val="-4"/>
          <w:sz w:val="16"/>
          <w:szCs w:val="16"/>
        </w:rPr>
        <w:t xml:space="preserve"> </w:t>
      </w:r>
      <w:r>
        <w:rPr>
          <w:sz w:val="16"/>
          <w:szCs w:val="16"/>
        </w:rPr>
        <w:t>start</w:t>
      </w:r>
      <w:r>
        <w:rPr>
          <w:spacing w:val="-5"/>
          <w:sz w:val="16"/>
          <w:szCs w:val="16"/>
        </w:rPr>
        <w:t xml:space="preserve"> </w:t>
      </w:r>
      <w:r>
        <w:rPr>
          <w:sz w:val="16"/>
          <w:szCs w:val="16"/>
        </w:rPr>
        <w:t>of</w:t>
      </w:r>
      <w:r>
        <w:rPr>
          <w:spacing w:val="-3"/>
          <w:sz w:val="16"/>
          <w:szCs w:val="16"/>
        </w:rPr>
        <w:t xml:space="preserve"> </w:t>
      </w:r>
      <w:r>
        <w:rPr>
          <w:sz w:val="16"/>
          <w:szCs w:val="16"/>
        </w:rPr>
        <w:t>the</w:t>
      </w:r>
      <w:r>
        <w:rPr>
          <w:spacing w:val="-4"/>
          <w:sz w:val="16"/>
          <w:szCs w:val="16"/>
        </w:rPr>
        <w:t xml:space="preserve"> </w:t>
      </w:r>
      <w:r>
        <w:rPr>
          <w:sz w:val="16"/>
          <w:szCs w:val="16"/>
        </w:rPr>
        <w:t>test</w:t>
      </w:r>
      <w:r>
        <w:rPr>
          <w:spacing w:val="-4"/>
          <w:sz w:val="16"/>
          <w:szCs w:val="16"/>
        </w:rPr>
        <w:t xml:space="preserve"> </w:t>
      </w:r>
      <w:r>
        <w:rPr>
          <w:sz w:val="16"/>
          <w:szCs w:val="16"/>
        </w:rPr>
        <w:t>to</w:t>
      </w:r>
      <w:r>
        <w:rPr>
          <w:spacing w:val="-3"/>
          <w:sz w:val="16"/>
          <w:szCs w:val="16"/>
        </w:rPr>
        <w:t xml:space="preserve"> </w:t>
      </w:r>
      <w:r>
        <w:rPr>
          <w:sz w:val="16"/>
          <w:szCs w:val="16"/>
        </w:rPr>
        <w:t>red</w:t>
      </w:r>
      <w:r>
        <w:rPr>
          <w:spacing w:val="-4"/>
          <w:sz w:val="16"/>
          <w:szCs w:val="16"/>
        </w:rPr>
        <w:t xml:space="preserve"> </w:t>
      </w:r>
      <w:r>
        <w:rPr>
          <w:sz w:val="16"/>
          <w:szCs w:val="16"/>
        </w:rPr>
        <w:t>at</w:t>
      </w:r>
      <w:r>
        <w:rPr>
          <w:spacing w:val="-3"/>
          <w:sz w:val="16"/>
          <w:szCs w:val="16"/>
        </w:rPr>
        <w:t xml:space="preserve"> </w:t>
      </w:r>
      <w:r>
        <w:rPr>
          <w:sz w:val="16"/>
          <w:szCs w:val="16"/>
        </w:rPr>
        <w:t>the</w:t>
      </w:r>
      <w:r>
        <w:rPr>
          <w:spacing w:val="-4"/>
          <w:sz w:val="16"/>
          <w:szCs w:val="16"/>
        </w:rPr>
        <w:t xml:space="preserve"> </w:t>
      </w:r>
      <w:r>
        <w:rPr>
          <w:sz w:val="16"/>
          <w:szCs w:val="16"/>
        </w:rPr>
        <w:t>end of</w:t>
      </w:r>
      <w:r>
        <w:rPr>
          <w:spacing w:val="6"/>
          <w:sz w:val="16"/>
          <w:szCs w:val="16"/>
        </w:rPr>
        <w:t xml:space="preserve"> </w:t>
      </w:r>
      <w:r>
        <w:rPr>
          <w:sz w:val="16"/>
          <w:szCs w:val="16"/>
        </w:rPr>
        <w:t>the</w:t>
      </w:r>
      <w:r>
        <w:rPr>
          <w:spacing w:val="4"/>
          <w:sz w:val="16"/>
          <w:szCs w:val="16"/>
        </w:rPr>
        <w:t xml:space="preserve"> </w:t>
      </w:r>
      <w:r>
        <w:rPr>
          <w:sz w:val="16"/>
          <w:szCs w:val="16"/>
        </w:rPr>
        <w:t>test;</w:t>
      </w:r>
      <w:r>
        <w:rPr>
          <w:spacing w:val="7"/>
          <w:sz w:val="16"/>
          <w:szCs w:val="16"/>
        </w:rPr>
        <w:t xml:space="preserve"> </w:t>
      </w:r>
      <w:r>
        <w:rPr>
          <w:sz w:val="16"/>
          <w:szCs w:val="16"/>
        </w:rPr>
        <w:t>each</w:t>
      </w:r>
      <w:r>
        <w:rPr>
          <w:spacing w:val="4"/>
          <w:sz w:val="16"/>
          <w:szCs w:val="16"/>
        </w:rPr>
        <w:t xml:space="preserve"> </w:t>
      </w:r>
      <w:r>
        <w:rPr>
          <w:sz w:val="16"/>
          <w:szCs w:val="16"/>
        </w:rPr>
        <w:t>plot</w:t>
      </w:r>
      <w:r>
        <w:rPr>
          <w:spacing w:val="4"/>
          <w:sz w:val="16"/>
          <w:szCs w:val="16"/>
        </w:rPr>
        <w:t xml:space="preserve"> </w:t>
      </w:r>
      <w:r>
        <w:rPr>
          <w:sz w:val="16"/>
          <w:szCs w:val="16"/>
        </w:rPr>
        <w:t>line</w:t>
      </w:r>
      <w:r>
        <w:rPr>
          <w:spacing w:val="4"/>
          <w:sz w:val="16"/>
          <w:szCs w:val="16"/>
        </w:rPr>
        <w:t xml:space="preserve"> </w:t>
      </w:r>
      <w:r>
        <w:rPr>
          <w:sz w:val="16"/>
          <w:szCs w:val="16"/>
        </w:rPr>
        <w:t>is</w:t>
      </w:r>
      <w:r>
        <w:rPr>
          <w:spacing w:val="6"/>
          <w:sz w:val="16"/>
          <w:szCs w:val="16"/>
        </w:rPr>
        <w:t xml:space="preserve"> </w:t>
      </w:r>
      <w:r>
        <w:rPr>
          <w:sz w:val="16"/>
          <w:szCs w:val="16"/>
        </w:rPr>
        <w:t>for</w:t>
      </w:r>
      <w:r>
        <w:rPr>
          <w:spacing w:val="4"/>
          <w:sz w:val="16"/>
          <w:szCs w:val="16"/>
        </w:rPr>
        <w:t xml:space="preserve"> </w:t>
      </w:r>
      <w:r>
        <w:rPr>
          <w:sz w:val="16"/>
          <w:szCs w:val="16"/>
        </w:rPr>
        <w:t>a</w:t>
      </w:r>
      <w:r>
        <w:rPr>
          <w:spacing w:val="6"/>
          <w:sz w:val="16"/>
          <w:szCs w:val="16"/>
        </w:rPr>
        <w:t xml:space="preserve"> </w:t>
      </w:r>
      <w:r>
        <w:rPr>
          <w:sz w:val="16"/>
          <w:szCs w:val="16"/>
        </w:rPr>
        <w:t>global</w:t>
      </w:r>
      <w:r>
        <w:rPr>
          <w:spacing w:val="2"/>
          <w:sz w:val="16"/>
          <w:szCs w:val="16"/>
        </w:rPr>
        <w:t xml:space="preserve"> </w:t>
      </w:r>
      <w:r>
        <w:rPr>
          <w:sz w:val="16"/>
          <w:szCs w:val="16"/>
        </w:rPr>
        <w:t>displacement</w:t>
      </w:r>
      <w:r>
        <w:rPr>
          <w:spacing w:val="-1"/>
          <w:sz w:val="16"/>
          <w:szCs w:val="16"/>
        </w:rPr>
        <w:t xml:space="preserve"> </w:t>
      </w:r>
      <w:r>
        <w:rPr>
          <w:sz w:val="16"/>
          <w:szCs w:val="16"/>
        </w:rPr>
        <w:t>between</w:t>
      </w:r>
      <w:r>
        <w:rPr>
          <w:spacing w:val="1"/>
          <w:sz w:val="16"/>
          <w:szCs w:val="16"/>
        </w:rPr>
        <w:t xml:space="preserve"> </w:t>
      </w:r>
      <w:r>
        <w:rPr>
          <w:sz w:val="16"/>
          <w:szCs w:val="16"/>
        </w:rPr>
        <w:t>the</w:t>
      </w:r>
      <w:r>
        <w:rPr>
          <w:spacing w:val="5"/>
          <w:sz w:val="16"/>
          <w:szCs w:val="16"/>
        </w:rPr>
        <w:t xml:space="preserve"> </w:t>
      </w:r>
      <w:r>
        <w:rPr>
          <w:sz w:val="16"/>
          <w:szCs w:val="16"/>
        </w:rPr>
        <w:t>ends</w:t>
      </w:r>
      <w:r>
        <w:rPr>
          <w:spacing w:val="3"/>
          <w:sz w:val="16"/>
          <w:szCs w:val="16"/>
        </w:rPr>
        <w:t xml:space="preserve"> </w:t>
      </w:r>
      <w:r>
        <w:rPr>
          <w:sz w:val="16"/>
          <w:szCs w:val="16"/>
        </w:rPr>
        <w:t>of</w:t>
      </w:r>
      <w:r>
        <w:rPr>
          <w:spacing w:val="6"/>
          <w:sz w:val="16"/>
          <w:szCs w:val="16"/>
        </w:rPr>
        <w:t xml:space="preserve"> </w:t>
      </w:r>
      <w:r>
        <w:rPr>
          <w:sz w:val="16"/>
          <w:szCs w:val="16"/>
        </w:rPr>
        <w:t>the sample</w:t>
      </w:r>
      <w:r>
        <w:rPr>
          <w:spacing w:val="-5"/>
          <w:sz w:val="16"/>
          <w:szCs w:val="16"/>
        </w:rPr>
        <w:t xml:space="preserve"> </w:t>
      </w:r>
      <w:r>
        <w:rPr>
          <w:sz w:val="16"/>
          <w:szCs w:val="16"/>
        </w:rPr>
        <w:t>of</w:t>
      </w:r>
      <w:r>
        <w:rPr>
          <w:spacing w:val="-1"/>
          <w:sz w:val="16"/>
          <w:szCs w:val="16"/>
        </w:rPr>
        <w:t xml:space="preserve"> </w:t>
      </w:r>
      <w:r>
        <w:rPr>
          <w:sz w:val="16"/>
          <w:szCs w:val="16"/>
        </w:rPr>
        <w:t>0.1</w:t>
      </w:r>
      <w:r>
        <w:rPr>
          <w:spacing w:val="-2"/>
          <w:sz w:val="16"/>
          <w:szCs w:val="16"/>
        </w:rPr>
        <w:t xml:space="preserve"> </w:t>
      </w:r>
      <w:r>
        <w:rPr>
          <w:sz w:val="16"/>
          <w:szCs w:val="16"/>
        </w:rPr>
        <w:t>mm.</w:t>
      </w:r>
    </w:p>
    <w:p w:rsidR="00731615" w:rsidRDefault="00731615">
      <w:pPr>
        <w:spacing w:line="200" w:lineRule="exact"/>
      </w:pPr>
    </w:p>
    <w:p w:rsidR="00731615" w:rsidRDefault="00731615">
      <w:pPr>
        <w:spacing w:before="6" w:line="200" w:lineRule="exact"/>
      </w:pPr>
    </w:p>
    <w:p w:rsidR="00731615" w:rsidRDefault="00EE1D9C">
      <w:pPr>
        <w:spacing w:line="249" w:lineRule="auto"/>
        <w:ind w:right="78"/>
        <w:jc w:val="both"/>
      </w:pPr>
      <w:proofErr w:type="gramStart"/>
      <w:r>
        <w:t>to</w:t>
      </w:r>
      <w:proofErr w:type="gramEnd"/>
      <w:r>
        <w:rPr>
          <w:spacing w:val="-2"/>
        </w:rPr>
        <w:t xml:space="preserve"> </w:t>
      </w:r>
      <w:r>
        <w:t>vibrate</w:t>
      </w:r>
      <w:r>
        <w:rPr>
          <w:spacing w:val="-6"/>
        </w:rPr>
        <w:t xml:space="preserve"> </w:t>
      </w:r>
      <w:r>
        <w:t>and</w:t>
      </w:r>
      <w:r>
        <w:rPr>
          <w:spacing w:val="-3"/>
        </w:rPr>
        <w:t xml:space="preserve"> </w:t>
      </w:r>
      <w:r>
        <w:t>ma</w:t>
      </w:r>
      <w:r>
        <w:rPr>
          <w:spacing w:val="-13"/>
        </w:rPr>
        <w:t>y</w:t>
      </w:r>
      <w:r>
        <w:t>,</w:t>
      </w:r>
      <w:r>
        <w:rPr>
          <w:spacing w:val="-3"/>
        </w:rPr>
        <w:t xml:space="preserve"> </w:t>
      </w:r>
      <w:r>
        <w:t>therefore,</w:t>
      </w:r>
      <w:r>
        <w:rPr>
          <w:spacing w:val="-7"/>
        </w:rPr>
        <w:t xml:space="preserve"> </w:t>
      </w:r>
      <w:r>
        <w:t>unde</w:t>
      </w:r>
      <w:r>
        <w:rPr>
          <w:spacing w:val="-4"/>
        </w:rPr>
        <w:t>r</w:t>
      </w:r>
      <w:r>
        <w:t>go</w:t>
      </w:r>
      <w:r>
        <w:rPr>
          <w:spacing w:val="-7"/>
        </w:rPr>
        <w:t xml:space="preserve"> </w:t>
      </w:r>
      <w:r>
        <w:t>deformation</w:t>
      </w:r>
      <w:r>
        <w:rPr>
          <w:spacing w:val="-10"/>
        </w:rPr>
        <w:t xml:space="preserve"> </w:t>
      </w:r>
      <w:r>
        <w:t>from</w:t>
      </w:r>
      <w:r>
        <w:rPr>
          <w:spacing w:val="-4"/>
        </w:rPr>
        <w:t xml:space="preserve"> </w:t>
      </w:r>
      <w:proofErr w:type="spellStart"/>
      <w:r>
        <w:t>fl</w:t>
      </w:r>
      <w:r>
        <w:rPr>
          <w:spacing w:val="-3"/>
        </w:rPr>
        <w:t>e</w:t>
      </w:r>
      <w:r>
        <w:t>xu</w:t>
      </w:r>
      <w:proofErr w:type="spellEnd"/>
      <w:r>
        <w:t xml:space="preserve">- </w:t>
      </w:r>
      <w:proofErr w:type="spellStart"/>
      <w:r>
        <w:t>ral</w:t>
      </w:r>
      <w:proofErr w:type="spellEnd"/>
      <w:r>
        <w:rPr>
          <w:spacing w:val="4"/>
        </w:rPr>
        <w:t xml:space="preserve"> </w:t>
      </w:r>
      <w:r>
        <w:t>and</w:t>
      </w:r>
      <w:r>
        <w:rPr>
          <w:spacing w:val="3"/>
        </w:rPr>
        <w:t xml:space="preserve"> </w:t>
      </w:r>
      <w:proofErr w:type="spellStart"/>
      <w:r>
        <w:t>vibrational</w:t>
      </w:r>
      <w:proofErr w:type="spellEnd"/>
      <w:r>
        <w:rPr>
          <w:spacing w:val="-3"/>
        </w:rPr>
        <w:t xml:space="preserve"> </w:t>
      </w:r>
      <w:r>
        <w:t>modes</w:t>
      </w:r>
      <w:r>
        <w:rPr>
          <w:spacing w:val="1"/>
        </w:rPr>
        <w:t xml:space="preserve"> </w:t>
      </w:r>
      <w:r>
        <w:rPr>
          <w:spacing w:val="-3"/>
        </w:rPr>
        <w:t>ov</w:t>
      </w:r>
      <w:r>
        <w:t>er</w:t>
      </w:r>
      <w:r>
        <w:rPr>
          <w:spacing w:val="2"/>
        </w:rPr>
        <w:t xml:space="preserve"> </w:t>
      </w:r>
      <w:r>
        <w:t>la</w:t>
      </w:r>
      <w:r>
        <w:rPr>
          <w:spacing w:val="-4"/>
        </w:rPr>
        <w:t>r</w:t>
      </w:r>
      <w:r>
        <w:t>ge</w:t>
      </w:r>
      <w:r>
        <w:rPr>
          <w:spacing w:val="2"/>
        </w:rPr>
        <w:t xml:space="preserve"> </w:t>
      </w:r>
      <w:r>
        <w:t>time</w:t>
      </w:r>
      <w:r>
        <w:rPr>
          <w:spacing w:val="2"/>
        </w:rPr>
        <w:t xml:space="preserve"> </w:t>
      </w:r>
      <w:r>
        <w:t>periods [4,</w:t>
      </w:r>
      <w:r>
        <w:rPr>
          <w:spacing w:val="4"/>
        </w:rPr>
        <w:t xml:space="preserve"> </w:t>
      </w:r>
      <w:r>
        <w:t>32].</w:t>
      </w:r>
      <w:r>
        <w:rPr>
          <w:spacing w:val="27"/>
        </w:rPr>
        <w:t xml:space="preserve"> </w:t>
      </w:r>
      <w:r>
        <w:t>A</w:t>
      </w:r>
      <w:r>
        <w:rPr>
          <w:spacing w:val="-3"/>
        </w:rPr>
        <w:t>n</w:t>
      </w:r>
      <w:r>
        <w:t>y strain</w:t>
      </w:r>
      <w:r>
        <w:rPr>
          <w:spacing w:val="5"/>
        </w:rPr>
        <w:t xml:space="preserve"> </w:t>
      </w:r>
      <w:r>
        <w:t>induced</w:t>
      </w:r>
      <w:r>
        <w:rPr>
          <w:spacing w:val="3"/>
        </w:rPr>
        <w:t xml:space="preserve"> </w:t>
      </w:r>
      <w:r>
        <w:t>by</w:t>
      </w:r>
      <w:r>
        <w:rPr>
          <w:spacing w:val="8"/>
        </w:rPr>
        <w:t xml:space="preserve"> </w:t>
      </w:r>
      <w:r>
        <w:t>this</w:t>
      </w:r>
      <w:r>
        <w:rPr>
          <w:spacing w:val="7"/>
        </w:rPr>
        <w:t xml:space="preserve"> </w:t>
      </w:r>
      <w:r>
        <w:t>latter</w:t>
      </w:r>
      <w:r>
        <w:rPr>
          <w:spacing w:val="6"/>
        </w:rPr>
        <w:t xml:space="preserve"> </w:t>
      </w:r>
      <w:r>
        <w:t>stage</w:t>
      </w:r>
      <w:r>
        <w:rPr>
          <w:spacing w:val="6"/>
        </w:rPr>
        <w:t xml:space="preserve"> </w:t>
      </w:r>
      <w:r>
        <w:t>deformation is</w:t>
      </w:r>
      <w:r>
        <w:rPr>
          <w:spacing w:val="8"/>
        </w:rPr>
        <w:t xml:space="preserve"> </w:t>
      </w:r>
      <w:r>
        <w:t>not</w:t>
      </w:r>
      <w:r>
        <w:rPr>
          <w:spacing w:val="7"/>
        </w:rPr>
        <w:t xml:space="preserve"> </w:t>
      </w:r>
      <w:r>
        <w:t>captured by</w:t>
      </w:r>
      <w:r>
        <w:rPr>
          <w:spacing w:val="7"/>
        </w:rPr>
        <w:t xml:space="preserve"> </w:t>
      </w:r>
      <w:r>
        <w:t>the</w:t>
      </w:r>
      <w:r>
        <w:rPr>
          <w:spacing w:val="6"/>
        </w:rPr>
        <w:t xml:space="preserve"> </w:t>
      </w:r>
      <w:r>
        <w:t>model</w:t>
      </w:r>
      <w:r>
        <w:rPr>
          <w:spacing w:val="4"/>
        </w:rPr>
        <w:t xml:space="preserve"> </w:t>
      </w:r>
      <w:r>
        <w:t>and</w:t>
      </w:r>
      <w:r>
        <w:rPr>
          <w:spacing w:val="6"/>
        </w:rPr>
        <w:t xml:space="preserve"> </w:t>
      </w:r>
      <w:r>
        <w:t>could</w:t>
      </w:r>
      <w:r>
        <w:rPr>
          <w:spacing w:val="4"/>
        </w:rPr>
        <w:t xml:space="preserve"> </w:t>
      </w:r>
      <w:r>
        <w:t>lead</w:t>
      </w:r>
      <w:r>
        <w:rPr>
          <w:spacing w:val="5"/>
        </w:rPr>
        <w:t xml:space="preserve"> </w:t>
      </w:r>
      <w:r>
        <w:t>to</w:t>
      </w:r>
      <w:r>
        <w:rPr>
          <w:spacing w:val="7"/>
        </w:rPr>
        <w:t xml:space="preserve"> </w:t>
      </w:r>
      <w:r>
        <w:t>errors</w:t>
      </w:r>
      <w:r>
        <w:rPr>
          <w:spacing w:val="4"/>
        </w:rPr>
        <w:t xml:space="preserve"> </w:t>
      </w:r>
      <w:r>
        <w:t>when</w:t>
      </w:r>
      <w:r>
        <w:rPr>
          <w:spacing w:val="4"/>
        </w:rPr>
        <w:t xml:space="preserve"> </w:t>
      </w:r>
      <w:r>
        <w:t>comparing to</w:t>
      </w:r>
      <w:r>
        <w:rPr>
          <w:spacing w:val="7"/>
        </w:rPr>
        <w:t xml:space="preserve"> </w:t>
      </w:r>
      <w:r>
        <w:t xml:space="preserve">the </w:t>
      </w:r>
      <w:r>
        <w:rPr>
          <w:spacing w:val="-3"/>
        </w:rPr>
        <w:t>e</w:t>
      </w:r>
      <w:r>
        <w:t>xperimental</w:t>
      </w:r>
      <w:r>
        <w:rPr>
          <w:spacing w:val="-10"/>
        </w:rPr>
        <w:t xml:space="preserve"> </w:t>
      </w:r>
      <w:r>
        <w:rPr>
          <w:spacing w:val="-5"/>
        </w:rPr>
        <w:t>e</w:t>
      </w:r>
      <w:r>
        <w:t>vidence.</w:t>
      </w:r>
    </w:p>
    <w:p w:rsidR="00731615" w:rsidRDefault="00EE1D9C">
      <w:pPr>
        <w:spacing w:line="249" w:lineRule="auto"/>
        <w:ind w:right="78" w:firstLine="299"/>
        <w:jc w:val="both"/>
      </w:pPr>
      <w:r>
        <w:t>The</w:t>
      </w:r>
      <w:r>
        <w:rPr>
          <w:spacing w:val="5"/>
        </w:rPr>
        <w:t xml:space="preserve"> </w:t>
      </w:r>
      <w:r>
        <w:t>measured axial</w:t>
      </w:r>
      <w:r>
        <w:rPr>
          <w:spacing w:val="4"/>
        </w:rPr>
        <w:t xml:space="preserve"> </w:t>
      </w:r>
      <w:r>
        <w:t>strain</w:t>
      </w:r>
      <w:r>
        <w:rPr>
          <w:spacing w:val="3"/>
        </w:rPr>
        <w:t xml:space="preserve"> </w:t>
      </w:r>
      <w:r>
        <w:t>is</w:t>
      </w:r>
      <w:r>
        <w:rPr>
          <w:spacing w:val="6"/>
        </w:rPr>
        <w:t xml:space="preserve"> </w:t>
      </w:r>
      <w:r>
        <w:t>ta</w:t>
      </w:r>
      <w:r>
        <w:rPr>
          <w:spacing w:val="-2"/>
        </w:rPr>
        <w:t>k</w:t>
      </w:r>
      <w:r>
        <w:t>en</w:t>
      </w:r>
      <w:r>
        <w:rPr>
          <w:spacing w:val="3"/>
        </w:rPr>
        <w:t xml:space="preserve"> </w:t>
      </w:r>
      <w:r>
        <w:t>from</w:t>
      </w:r>
      <w:r>
        <w:rPr>
          <w:spacing w:val="4"/>
        </w:rPr>
        <w:t xml:space="preserve"> </w:t>
      </w:r>
      <w:r>
        <w:t>the</w:t>
      </w:r>
      <w:r>
        <w:rPr>
          <w:spacing w:val="5"/>
        </w:rPr>
        <w:t xml:space="preserve"> </w:t>
      </w:r>
      <w:r>
        <w:t>end</w:t>
      </w:r>
      <w:r>
        <w:rPr>
          <w:spacing w:val="5"/>
        </w:rPr>
        <w:t xml:space="preserve"> </w:t>
      </w:r>
      <w:r>
        <w:t>of</w:t>
      </w:r>
      <w:r>
        <w:rPr>
          <w:spacing w:val="6"/>
        </w:rPr>
        <w:t xml:space="preserve"> </w:t>
      </w:r>
      <w:r>
        <w:t>the</w:t>
      </w:r>
      <w:r>
        <w:rPr>
          <w:spacing w:val="5"/>
        </w:rPr>
        <w:t xml:space="preserve"> </w:t>
      </w:r>
      <w:r>
        <w:t>test and,</w:t>
      </w:r>
      <w:r>
        <w:rPr>
          <w:spacing w:val="-8"/>
        </w:rPr>
        <w:t xml:space="preserve"> </w:t>
      </w:r>
      <w:r>
        <w:t>therefore,</w:t>
      </w:r>
      <w:r>
        <w:rPr>
          <w:spacing w:val="-13"/>
        </w:rPr>
        <w:t xml:space="preserve"> </w:t>
      </w:r>
      <w:r>
        <w:t>a</w:t>
      </w:r>
      <w:r>
        <w:rPr>
          <w:spacing w:val="-3"/>
        </w:rPr>
        <w:t>n</w:t>
      </w:r>
      <w:r>
        <w:t>y</w:t>
      </w:r>
      <w:r>
        <w:rPr>
          <w:spacing w:val="-9"/>
        </w:rPr>
        <w:t xml:space="preserve"> </w:t>
      </w:r>
      <w:r>
        <w:t>measurement</w:t>
      </w:r>
      <w:r>
        <w:rPr>
          <w:spacing w:val="-17"/>
        </w:rPr>
        <w:t xml:space="preserve"> </w:t>
      </w:r>
      <w:r>
        <w:t>of</w:t>
      </w:r>
      <w:r>
        <w:rPr>
          <w:spacing w:val="-8"/>
        </w:rPr>
        <w:t xml:space="preserve"> </w:t>
      </w:r>
      <w:r>
        <w:t>strain</w:t>
      </w:r>
      <w:r>
        <w:rPr>
          <w:spacing w:val="-10"/>
        </w:rPr>
        <w:t xml:space="preserve"> </w:t>
      </w:r>
      <w:r>
        <w:t>will</w:t>
      </w:r>
      <w:r>
        <w:rPr>
          <w:spacing w:val="-9"/>
        </w:rPr>
        <w:t xml:space="preserve"> </w:t>
      </w:r>
      <w:r>
        <w:t>incorporate</w:t>
      </w:r>
      <w:r>
        <w:rPr>
          <w:spacing w:val="-15"/>
        </w:rPr>
        <w:t xml:space="preserve"> </w:t>
      </w:r>
      <w:proofErr w:type="spellStart"/>
      <w:r>
        <w:t>plas</w:t>
      </w:r>
      <w:proofErr w:type="spellEnd"/>
      <w:r>
        <w:t>- tic</w:t>
      </w:r>
      <w:r>
        <w:rPr>
          <w:spacing w:val="8"/>
        </w:rPr>
        <w:t xml:space="preserve"> </w:t>
      </w:r>
      <w:r>
        <w:t>strain</w:t>
      </w:r>
      <w:r>
        <w:rPr>
          <w:spacing w:val="5"/>
        </w:rPr>
        <w:t xml:space="preserve"> </w:t>
      </w:r>
      <w:r>
        <w:t>due</w:t>
      </w:r>
      <w:r>
        <w:rPr>
          <w:spacing w:val="7"/>
        </w:rPr>
        <w:t xml:space="preserve"> </w:t>
      </w:r>
      <w:r>
        <w:t>to</w:t>
      </w:r>
      <w:r>
        <w:rPr>
          <w:spacing w:val="8"/>
        </w:rPr>
        <w:t xml:space="preserve"> </w:t>
      </w:r>
      <w:r>
        <w:t>initial</w:t>
      </w:r>
      <w:r>
        <w:rPr>
          <w:spacing w:val="5"/>
        </w:rPr>
        <w:t xml:space="preserve"> </w:t>
      </w:r>
      <w:r>
        <w:t>deformation and</w:t>
      </w:r>
      <w:r>
        <w:rPr>
          <w:spacing w:val="7"/>
        </w:rPr>
        <w:t xml:space="preserve"> </w:t>
      </w:r>
      <w:r>
        <w:t>a</w:t>
      </w:r>
      <w:r>
        <w:rPr>
          <w:spacing w:val="-3"/>
        </w:rPr>
        <w:t>n</w:t>
      </w:r>
      <w:r>
        <w:t>y</w:t>
      </w:r>
      <w:r>
        <w:rPr>
          <w:spacing w:val="7"/>
        </w:rPr>
        <w:t xml:space="preserve"> </w:t>
      </w:r>
      <w:r>
        <w:t xml:space="preserve">deformation from </w:t>
      </w:r>
      <w:r>
        <w:rPr>
          <w:w w:val="97"/>
        </w:rPr>
        <w:t>fl</w:t>
      </w:r>
      <w:r>
        <w:rPr>
          <w:spacing w:val="-3"/>
          <w:w w:val="97"/>
        </w:rPr>
        <w:t>e</w:t>
      </w:r>
      <w:r>
        <w:rPr>
          <w:w w:val="97"/>
        </w:rPr>
        <w:t>xural</w:t>
      </w:r>
      <w:r>
        <w:rPr>
          <w:spacing w:val="-7"/>
          <w:w w:val="97"/>
        </w:rPr>
        <w:t xml:space="preserve"> </w:t>
      </w:r>
      <w:r>
        <w:t>and</w:t>
      </w:r>
      <w:r>
        <w:rPr>
          <w:spacing w:val="-13"/>
        </w:rPr>
        <w:t xml:space="preserve"> </w:t>
      </w:r>
      <w:r>
        <w:t>vibrational</w:t>
      </w:r>
      <w:r>
        <w:rPr>
          <w:spacing w:val="-19"/>
        </w:rPr>
        <w:t xml:space="preserve"> </w:t>
      </w:r>
      <w:r>
        <w:t>modes.</w:t>
      </w:r>
      <w:r>
        <w:rPr>
          <w:spacing w:val="2"/>
        </w:rPr>
        <w:t xml:space="preserve"> </w:t>
      </w:r>
      <w:r>
        <w:t>In</w:t>
      </w:r>
      <w:r>
        <w:rPr>
          <w:spacing w:val="-12"/>
        </w:rPr>
        <w:t xml:space="preserve"> </w:t>
      </w:r>
      <w:r>
        <w:t>addition,</w:t>
      </w:r>
      <w:r>
        <w:rPr>
          <w:spacing w:val="-15"/>
        </w:rPr>
        <w:t xml:space="preserve"> </w:t>
      </w:r>
      <w:r>
        <w:rPr>
          <w:w w:val="99"/>
        </w:rPr>
        <w:t>measurements</w:t>
      </w:r>
      <w:r>
        <w:rPr>
          <w:spacing w:val="-9"/>
          <w:w w:val="99"/>
        </w:rPr>
        <w:t xml:space="preserve"> </w:t>
      </w:r>
      <w:r>
        <w:t>were also</w:t>
      </w:r>
      <w:r>
        <w:rPr>
          <w:spacing w:val="4"/>
        </w:rPr>
        <w:t xml:space="preserve"> </w:t>
      </w:r>
      <w:r>
        <w:t>ta</w:t>
      </w:r>
      <w:r>
        <w:rPr>
          <w:spacing w:val="-2"/>
        </w:rPr>
        <w:t>k</w:t>
      </w:r>
      <w:r>
        <w:t>en</w:t>
      </w:r>
      <w:r>
        <w:rPr>
          <w:spacing w:val="3"/>
        </w:rPr>
        <w:t xml:space="preserve"> </w:t>
      </w:r>
      <w:r>
        <w:t>after</w:t>
      </w:r>
      <w:r>
        <w:rPr>
          <w:spacing w:val="4"/>
        </w:rPr>
        <w:t xml:space="preserve"> </w:t>
      </w:r>
      <w:r>
        <w:t>the</w:t>
      </w:r>
      <w:r>
        <w:rPr>
          <w:spacing w:val="5"/>
        </w:rPr>
        <w:t xml:space="preserve"> </w:t>
      </w:r>
      <w:r>
        <w:t>plate</w:t>
      </w:r>
      <w:r>
        <w:rPr>
          <w:spacing w:val="4"/>
        </w:rPr>
        <w:t xml:space="preserve"> </w:t>
      </w:r>
      <w:r>
        <w:rPr>
          <w:spacing w:val="-2"/>
        </w:rPr>
        <w:t>w</w:t>
      </w:r>
      <w:r>
        <w:t>as</w:t>
      </w:r>
      <w:r>
        <w:rPr>
          <w:spacing w:val="4"/>
        </w:rPr>
        <w:t xml:space="preserve"> </w:t>
      </w:r>
      <w:r>
        <w:t>rem</w:t>
      </w:r>
      <w:r>
        <w:rPr>
          <w:spacing w:val="-3"/>
        </w:rPr>
        <w:t>ov</w:t>
      </w:r>
      <w:r>
        <w:t>ed from</w:t>
      </w:r>
      <w:r>
        <w:rPr>
          <w:spacing w:val="4"/>
        </w:rPr>
        <w:t xml:space="preserve"> </w:t>
      </w:r>
      <w:r>
        <w:t>the</w:t>
      </w:r>
      <w:r>
        <w:rPr>
          <w:spacing w:val="5"/>
        </w:rPr>
        <w:t xml:space="preserve"> </w:t>
      </w:r>
      <w:r>
        <w:t xml:space="preserve">clamping </w:t>
      </w:r>
      <w:proofErr w:type="gramStart"/>
      <w:r>
        <w:t>rig,</w:t>
      </w:r>
      <w:proofErr w:type="gramEnd"/>
      <w:r>
        <w:t xml:space="preserve"> hence,</w:t>
      </w:r>
      <w:r>
        <w:rPr>
          <w:spacing w:val="8"/>
        </w:rPr>
        <w:t xml:space="preserve"> </w:t>
      </w:r>
      <w:r>
        <w:t>spring-back</w:t>
      </w:r>
      <w:r>
        <w:rPr>
          <w:spacing w:val="1"/>
        </w:rPr>
        <w:t xml:space="preserve"> </w:t>
      </w:r>
      <w:r>
        <w:t>[25]</w:t>
      </w:r>
      <w:r>
        <w:rPr>
          <w:spacing w:val="7"/>
        </w:rPr>
        <w:t xml:space="preserve"> </w:t>
      </w:r>
      <w:r>
        <w:t>is</w:t>
      </w:r>
      <w:r>
        <w:rPr>
          <w:spacing w:val="9"/>
        </w:rPr>
        <w:t xml:space="preserve"> </w:t>
      </w:r>
      <w:r>
        <w:t>incorporated in</w:t>
      </w:r>
      <w:r>
        <w:rPr>
          <w:spacing w:val="9"/>
        </w:rPr>
        <w:t xml:space="preserve"> </w:t>
      </w:r>
      <w:r>
        <w:t>the</w:t>
      </w:r>
      <w:r>
        <w:rPr>
          <w:spacing w:val="8"/>
        </w:rPr>
        <w:t xml:space="preserve"> </w:t>
      </w:r>
      <w:r>
        <w:t>measured</w:t>
      </w:r>
      <w:r>
        <w:rPr>
          <w:spacing w:val="2"/>
        </w:rPr>
        <w:t xml:space="preserve"> </w:t>
      </w:r>
      <w:r>
        <w:rPr>
          <w:spacing w:val="-5"/>
        </w:rPr>
        <w:t>v</w:t>
      </w:r>
      <w:r>
        <w:t>alue of</w:t>
      </w:r>
      <w:r>
        <w:rPr>
          <w:spacing w:val="9"/>
        </w:rPr>
        <w:t xml:space="preserve"> </w:t>
      </w:r>
      <w:r>
        <w:t xml:space="preserve">strain. </w:t>
      </w:r>
      <w:r>
        <w:rPr>
          <w:spacing w:val="1"/>
        </w:rPr>
        <w:t xml:space="preserve"> </w:t>
      </w:r>
      <w:r>
        <w:t>Whilst</w:t>
      </w:r>
      <w:r>
        <w:rPr>
          <w:spacing w:val="5"/>
        </w:rPr>
        <w:t xml:space="preserve"> </w:t>
      </w:r>
      <w:r>
        <w:t>this</w:t>
      </w:r>
      <w:r>
        <w:rPr>
          <w:spacing w:val="7"/>
        </w:rPr>
        <w:t xml:space="preserve"> </w:t>
      </w:r>
      <w:r>
        <w:t>“residual</w:t>
      </w:r>
      <w:r>
        <w:rPr>
          <w:spacing w:val="3"/>
        </w:rPr>
        <w:t xml:space="preserve"> </w:t>
      </w:r>
      <w:r>
        <w:t>plastic</w:t>
      </w:r>
      <w:r>
        <w:rPr>
          <w:spacing w:val="5"/>
        </w:rPr>
        <w:t xml:space="preserve"> </w:t>
      </w:r>
      <w:r>
        <w:t>strain”</w:t>
      </w:r>
      <w:r>
        <w:rPr>
          <w:spacing w:val="4"/>
        </w:rPr>
        <w:t xml:space="preserve"> </w:t>
      </w:r>
      <w:r>
        <w:t>measurement is not</w:t>
      </w:r>
      <w:r>
        <w:rPr>
          <w:spacing w:val="7"/>
        </w:rPr>
        <w:t xml:space="preserve"> </w:t>
      </w:r>
      <w:r>
        <w:t>directly</w:t>
      </w:r>
      <w:r>
        <w:rPr>
          <w:spacing w:val="3"/>
        </w:rPr>
        <w:t xml:space="preserve"> </w:t>
      </w:r>
      <w:r>
        <w:t>comparable to</w:t>
      </w:r>
      <w:r>
        <w:rPr>
          <w:spacing w:val="8"/>
        </w:rPr>
        <w:t xml:space="preserve"> </w:t>
      </w:r>
      <w:r>
        <w:t>the</w:t>
      </w:r>
      <w:r>
        <w:rPr>
          <w:spacing w:val="7"/>
        </w:rPr>
        <w:t xml:space="preserve"> </w:t>
      </w:r>
      <w:r>
        <w:t>predicted</w:t>
      </w:r>
      <w:r>
        <w:rPr>
          <w:spacing w:val="2"/>
        </w:rPr>
        <w:t xml:space="preserve"> </w:t>
      </w:r>
      <w:r>
        <w:t>strain</w:t>
      </w:r>
      <w:r>
        <w:rPr>
          <w:spacing w:val="5"/>
        </w:rPr>
        <w:t xml:space="preserve"> </w:t>
      </w:r>
      <w:r>
        <w:t>response,</w:t>
      </w:r>
      <w:r>
        <w:rPr>
          <w:spacing w:val="10"/>
        </w:rPr>
        <w:t xml:space="preserve"> </w:t>
      </w:r>
      <w:r>
        <w:t>the contri</w:t>
      </w:r>
      <w:r>
        <w:rPr>
          <w:spacing w:val="-4"/>
        </w:rPr>
        <w:t>b</w:t>
      </w:r>
      <w:r>
        <w:t>ution</w:t>
      </w:r>
      <w:r>
        <w:rPr>
          <w:spacing w:val="15"/>
        </w:rPr>
        <w:t xml:space="preserve"> </w:t>
      </w:r>
      <w:r>
        <w:t>from</w:t>
      </w:r>
      <w:r>
        <w:rPr>
          <w:spacing w:val="21"/>
        </w:rPr>
        <w:t xml:space="preserve"> </w:t>
      </w:r>
      <w:r>
        <w:t>the</w:t>
      </w:r>
      <w:r>
        <w:rPr>
          <w:spacing w:val="23"/>
        </w:rPr>
        <w:t xml:space="preserve"> </w:t>
      </w:r>
      <w:r>
        <w:t>additional</w:t>
      </w:r>
      <w:r>
        <w:rPr>
          <w:spacing w:val="17"/>
        </w:rPr>
        <w:t xml:space="preserve"> </w:t>
      </w:r>
      <w:r>
        <w:t>sources</w:t>
      </w:r>
      <w:r>
        <w:rPr>
          <w:spacing w:val="19"/>
        </w:rPr>
        <w:t xml:space="preserve"> </w:t>
      </w:r>
      <w:r>
        <w:t>of</w:t>
      </w:r>
      <w:r>
        <w:rPr>
          <w:spacing w:val="23"/>
        </w:rPr>
        <w:t xml:space="preserve"> </w:t>
      </w:r>
      <w:r>
        <w:t>strain</w:t>
      </w:r>
      <w:r>
        <w:rPr>
          <w:spacing w:val="21"/>
        </w:rPr>
        <w:t xml:space="preserve"> </w:t>
      </w:r>
      <w:r>
        <w:t>is</w:t>
      </w:r>
      <w:r>
        <w:rPr>
          <w:spacing w:val="24"/>
        </w:rPr>
        <w:t xml:space="preserve"> </w:t>
      </w:r>
      <w:r>
        <w:t>assumed to</w:t>
      </w:r>
      <w:r>
        <w:rPr>
          <w:spacing w:val="4"/>
        </w:rPr>
        <w:t xml:space="preserve"> </w:t>
      </w:r>
      <w:r>
        <w:t>be</w:t>
      </w:r>
      <w:r>
        <w:rPr>
          <w:spacing w:val="4"/>
        </w:rPr>
        <w:t xml:space="preserve"> </w:t>
      </w:r>
      <w:r>
        <w:t>small</w:t>
      </w:r>
      <w:r>
        <w:rPr>
          <w:spacing w:val="2"/>
        </w:rPr>
        <w:t xml:space="preserve"> </w:t>
      </w:r>
      <w:r>
        <w:t>(</w:t>
      </w:r>
      <w:r>
        <w:rPr>
          <w:spacing w:val="-4"/>
        </w:rPr>
        <w:t>b</w:t>
      </w:r>
      <w:r>
        <w:t>ut</w:t>
      </w:r>
      <w:r>
        <w:rPr>
          <w:spacing w:val="3"/>
        </w:rPr>
        <w:t xml:space="preserve"> </w:t>
      </w:r>
      <w:r>
        <w:t>not</w:t>
      </w:r>
      <w:r>
        <w:rPr>
          <w:spacing w:val="3"/>
        </w:rPr>
        <w:t xml:space="preserve"> </w:t>
      </w:r>
      <w:r>
        <w:t>n</w:t>
      </w:r>
      <w:r>
        <w:rPr>
          <w:spacing w:val="-3"/>
        </w:rPr>
        <w:t>e</w:t>
      </w:r>
      <w:r>
        <w:t>gligible)</w:t>
      </w:r>
      <w:r>
        <w:rPr>
          <w:spacing w:val="-3"/>
        </w:rPr>
        <w:t xml:space="preserve"> </w:t>
      </w:r>
      <w:r>
        <w:t>and</w:t>
      </w:r>
      <w:r>
        <w:rPr>
          <w:spacing w:val="3"/>
        </w:rPr>
        <w:t xml:space="preserve"> </w:t>
      </w:r>
      <w:r>
        <w:t>therefore</w:t>
      </w:r>
      <w:r>
        <w:rPr>
          <w:spacing w:val="-1"/>
        </w:rPr>
        <w:t xml:space="preserve"> </w:t>
      </w:r>
      <w:r>
        <w:t>the</w:t>
      </w:r>
      <w:r>
        <w:rPr>
          <w:spacing w:val="4"/>
        </w:rPr>
        <w:t xml:space="preserve"> </w:t>
      </w:r>
      <w:r>
        <w:t>measurement should,</w:t>
      </w:r>
      <w:r>
        <w:rPr>
          <w:spacing w:val="-3"/>
        </w:rPr>
        <w:t xml:space="preserve"> </w:t>
      </w:r>
      <w:r>
        <w:t>theoreticall</w:t>
      </w:r>
      <w:r>
        <w:rPr>
          <w:spacing w:val="-13"/>
        </w:rPr>
        <w:t>y</w:t>
      </w:r>
      <w:r>
        <w:t>,</w:t>
      </w:r>
      <w:r>
        <w:rPr>
          <w:spacing w:val="-7"/>
        </w:rPr>
        <w:t xml:space="preserve"> </w:t>
      </w:r>
      <w:r>
        <w:t>be close</w:t>
      </w:r>
      <w:r>
        <w:rPr>
          <w:spacing w:val="-2"/>
        </w:rPr>
        <w:t xml:space="preserve"> </w:t>
      </w:r>
      <w:r>
        <w:t>to the prediction.</w:t>
      </w:r>
      <w:r>
        <w:rPr>
          <w:spacing w:val="11"/>
        </w:rPr>
        <w:t xml:space="preserve"> </w:t>
      </w:r>
      <w:r>
        <w:rPr>
          <w:spacing w:val="-3"/>
        </w:rPr>
        <w:t>F</w:t>
      </w:r>
      <w:r>
        <w:t>or</w:t>
      </w:r>
      <w:r>
        <w:rPr>
          <w:spacing w:val="-1"/>
        </w:rPr>
        <w:t xml:space="preserve"> </w:t>
      </w:r>
      <w:r>
        <w:t>clarit</w:t>
      </w:r>
      <w:r>
        <w:rPr>
          <w:spacing w:val="-13"/>
        </w:rPr>
        <w:t>y</w:t>
      </w:r>
      <w:r>
        <w:t>,</w:t>
      </w:r>
      <w:r>
        <w:rPr>
          <w:spacing w:val="-3"/>
        </w:rPr>
        <w:t xml:space="preserve"> </w:t>
      </w:r>
      <w:r>
        <w:t>the discussion</w:t>
      </w:r>
      <w:r>
        <w:rPr>
          <w:spacing w:val="-2"/>
        </w:rPr>
        <w:t xml:space="preserve"> </w:t>
      </w:r>
      <w:r>
        <w:t>of</w:t>
      </w:r>
      <w:r>
        <w:rPr>
          <w:spacing w:val="4"/>
        </w:rPr>
        <w:t xml:space="preserve"> </w:t>
      </w:r>
      <w:r>
        <w:t>the</w:t>
      </w:r>
      <w:r>
        <w:rPr>
          <w:spacing w:val="4"/>
        </w:rPr>
        <w:t xml:space="preserve"> </w:t>
      </w:r>
      <w:r>
        <w:t>results</w:t>
      </w:r>
      <w:r>
        <w:rPr>
          <w:spacing w:val="1"/>
        </w:rPr>
        <w:t xml:space="preserve"> </w:t>
      </w:r>
      <w:r>
        <w:t>is</w:t>
      </w:r>
      <w:r>
        <w:rPr>
          <w:spacing w:val="5"/>
        </w:rPr>
        <w:t xml:space="preserve"> </w:t>
      </w:r>
      <w:r>
        <w:t>based</w:t>
      </w:r>
      <w:r>
        <w:rPr>
          <w:spacing w:val="1"/>
        </w:rPr>
        <w:t xml:space="preserve"> </w:t>
      </w:r>
      <w:r>
        <w:t>on</w:t>
      </w:r>
      <w:r>
        <w:rPr>
          <w:spacing w:val="4"/>
        </w:rPr>
        <w:t xml:space="preserve"> </w:t>
      </w:r>
      <w:r>
        <w:t>the</w:t>
      </w:r>
      <w:r>
        <w:rPr>
          <w:spacing w:val="4"/>
        </w:rPr>
        <w:t xml:space="preserve"> </w:t>
      </w:r>
      <w:r>
        <w:t>trend</w:t>
      </w:r>
      <w:r>
        <w:rPr>
          <w:spacing w:val="2"/>
        </w:rPr>
        <w:t xml:space="preserve"> </w:t>
      </w:r>
      <w:r>
        <w:t>described</w:t>
      </w:r>
      <w:r>
        <w:rPr>
          <w:spacing w:val="-2"/>
        </w:rPr>
        <w:t xml:space="preserve"> </w:t>
      </w:r>
      <w:r>
        <w:t>by</w:t>
      </w:r>
      <w:r>
        <w:rPr>
          <w:spacing w:val="4"/>
        </w:rPr>
        <w:t xml:space="preserve"> </w:t>
      </w:r>
      <w:r>
        <w:t>the</w:t>
      </w:r>
    </w:p>
    <w:p w:rsidR="00731615" w:rsidRDefault="00EE1D9C">
      <w:pPr>
        <w:spacing w:before="84" w:line="131" w:lineRule="auto"/>
        <w:ind w:right="54"/>
        <w:jc w:val="both"/>
      </w:pPr>
      <w:proofErr w:type="gramStart"/>
      <w:r>
        <w:t>4-point</w:t>
      </w:r>
      <w:r>
        <w:rPr>
          <w:spacing w:val="3"/>
        </w:rPr>
        <w:t xml:space="preserve"> </w:t>
      </w:r>
      <w:r>
        <w:t>m</w:t>
      </w:r>
      <w:r>
        <w:rPr>
          <w:spacing w:val="-3"/>
        </w:rPr>
        <w:t>o</w:t>
      </w:r>
      <w:r>
        <w:t>ving</w:t>
      </w:r>
      <w:r>
        <w:rPr>
          <w:spacing w:val="3"/>
        </w:rPr>
        <w:t xml:space="preserve"> </w:t>
      </w:r>
      <w:r>
        <w:rPr>
          <w:spacing w:val="-4"/>
        </w:rPr>
        <w:t>a</w:t>
      </w:r>
      <w:r>
        <w:rPr>
          <w:spacing w:val="-3"/>
        </w:rPr>
        <w:t>v</w:t>
      </w:r>
      <w:r>
        <w:t>erage.</w:t>
      </w:r>
      <w:proofErr w:type="gramEnd"/>
      <w:r>
        <w:t xml:space="preserve"> </w:t>
      </w:r>
      <w:r>
        <w:rPr>
          <w:spacing w:val="5"/>
        </w:rPr>
        <w:t xml:space="preserve"> </w:t>
      </w:r>
      <w:r>
        <w:t>The</w:t>
      </w:r>
      <w:r>
        <w:rPr>
          <w:spacing w:val="6"/>
        </w:rPr>
        <w:t xml:space="preserve"> </w:t>
      </w:r>
      <w:r>
        <w:t>geometric</w:t>
      </w:r>
      <w:r>
        <w:rPr>
          <w:spacing w:val="1"/>
        </w:rPr>
        <w:t xml:space="preserve"> </w:t>
      </w:r>
      <w:r>
        <w:t>distri</w:t>
      </w:r>
      <w:r>
        <w:rPr>
          <w:spacing w:val="-4"/>
        </w:rPr>
        <w:t>b</w:t>
      </w:r>
      <w:r>
        <w:t>ution of</w:t>
      </w:r>
      <w:r>
        <w:rPr>
          <w:spacing w:val="8"/>
        </w:rPr>
        <w:t xml:space="preserve"> </w:t>
      </w:r>
      <w:r>
        <w:t>strain appears</w:t>
      </w:r>
      <w:r>
        <w:rPr>
          <w:spacing w:val="3"/>
        </w:rPr>
        <w:t xml:space="preserve"> </w:t>
      </w:r>
      <w:r>
        <w:t>to</w:t>
      </w:r>
      <w:r>
        <w:rPr>
          <w:spacing w:val="7"/>
        </w:rPr>
        <w:t xml:space="preserve"> </w:t>
      </w:r>
      <w:r>
        <w:t>be</w:t>
      </w:r>
      <w:r>
        <w:rPr>
          <w:spacing w:val="7"/>
        </w:rPr>
        <w:t xml:space="preserve"> </w:t>
      </w:r>
      <w:r>
        <w:t>confined</w:t>
      </w:r>
      <w:r>
        <w:rPr>
          <w:spacing w:val="-5"/>
        </w:rPr>
        <w:t xml:space="preserve"> </w:t>
      </w:r>
      <w:r>
        <w:t>mainly</w:t>
      </w:r>
      <w:r>
        <w:rPr>
          <w:spacing w:val="3"/>
        </w:rPr>
        <w:t xml:space="preserve"> </w:t>
      </w:r>
      <w:r>
        <w:t>within</w:t>
      </w:r>
      <w:r>
        <w:rPr>
          <w:spacing w:val="3"/>
        </w:rPr>
        <w:t xml:space="preserve"> </w:t>
      </w:r>
      <w:r>
        <w:rPr>
          <w:rFonts w:ascii="Meiryo" w:eastAsia="Meiryo" w:hAnsi="Meiryo" w:cs="Meiryo"/>
          <w:w w:val="89"/>
        </w:rPr>
        <w:t>±</w:t>
      </w:r>
      <w:r>
        <w:rPr>
          <w:w w:val="89"/>
        </w:rPr>
        <w:t>20</w:t>
      </w:r>
      <w:r>
        <w:rPr>
          <w:spacing w:val="17"/>
          <w:w w:val="89"/>
        </w:rPr>
        <w:t xml:space="preserve"> </w:t>
      </w:r>
      <w:r>
        <w:t>mm</w:t>
      </w:r>
      <w:r>
        <w:rPr>
          <w:spacing w:val="6"/>
        </w:rPr>
        <w:t xml:space="preserve"> </w:t>
      </w:r>
      <w:r>
        <w:t>of</w:t>
      </w:r>
      <w:r>
        <w:rPr>
          <w:spacing w:val="7"/>
        </w:rPr>
        <w:t xml:space="preserve"> </w:t>
      </w:r>
      <w:r>
        <w:t>the</w:t>
      </w:r>
      <w:r>
        <w:rPr>
          <w:spacing w:val="7"/>
        </w:rPr>
        <w:t xml:space="preserve"> </w:t>
      </w:r>
      <w:proofErr w:type="spellStart"/>
      <w:r>
        <w:t>the</w:t>
      </w:r>
      <w:proofErr w:type="spellEnd"/>
      <w:r>
        <w:rPr>
          <w:spacing w:val="7"/>
        </w:rPr>
        <w:t xml:space="preserve"> </w:t>
      </w:r>
      <w:r>
        <w:t>weld</w:t>
      </w:r>
    </w:p>
    <w:p w:rsidR="00731615" w:rsidRDefault="00EE1D9C">
      <w:pPr>
        <w:spacing w:before="4" w:line="249" w:lineRule="auto"/>
        <w:ind w:right="78"/>
        <w:jc w:val="both"/>
        <w:sectPr w:rsidR="00731615">
          <w:pgSz w:w="11920" w:h="16840"/>
          <w:pgMar w:top="1500" w:right="640" w:bottom="280" w:left="640" w:header="0" w:footer="1079" w:gutter="0"/>
          <w:cols w:num="2" w:space="720" w:equalWidth="0">
            <w:col w:w="5134" w:space="358"/>
            <w:col w:w="5148"/>
          </w:cols>
        </w:sectPr>
      </w:pPr>
      <w:proofErr w:type="spellStart"/>
      <w:proofErr w:type="gramStart"/>
      <w:r>
        <w:t>centreline</w:t>
      </w:r>
      <w:proofErr w:type="spellEnd"/>
      <w:proofErr w:type="gramEnd"/>
      <w:r>
        <w:t xml:space="preserve">. </w:t>
      </w:r>
      <w:r>
        <w:rPr>
          <w:spacing w:val="21"/>
        </w:rPr>
        <w:t xml:space="preserve"> </w:t>
      </w:r>
      <w:r>
        <w:t>This</w:t>
      </w:r>
      <w:r>
        <w:rPr>
          <w:spacing w:val="4"/>
        </w:rPr>
        <w:t xml:space="preserve"> </w:t>
      </w:r>
      <w:r>
        <w:t>correlates well</w:t>
      </w:r>
      <w:r>
        <w:rPr>
          <w:spacing w:val="4"/>
        </w:rPr>
        <w:t xml:space="preserve"> </w:t>
      </w:r>
      <w:r>
        <w:t>with</w:t>
      </w:r>
      <w:r>
        <w:rPr>
          <w:spacing w:val="4"/>
        </w:rPr>
        <w:t xml:space="preserve"> </w:t>
      </w:r>
      <w:r>
        <w:t>the</w:t>
      </w:r>
      <w:r>
        <w:rPr>
          <w:spacing w:val="5"/>
        </w:rPr>
        <w:t xml:space="preserve"> </w:t>
      </w:r>
      <w:r>
        <w:t>predicted strain</w:t>
      </w:r>
      <w:r>
        <w:rPr>
          <w:spacing w:val="3"/>
        </w:rPr>
        <w:t xml:space="preserve"> </w:t>
      </w:r>
      <w:r>
        <w:t xml:space="preserve">re- </w:t>
      </w:r>
      <w:proofErr w:type="spellStart"/>
      <w:r>
        <w:t>sponse</w:t>
      </w:r>
      <w:proofErr w:type="spellEnd"/>
      <w:r>
        <w:t xml:space="preserve">. </w:t>
      </w:r>
      <w:r>
        <w:rPr>
          <w:spacing w:val="6"/>
        </w:rPr>
        <w:t xml:space="preserve"> </w:t>
      </w:r>
      <w:r>
        <w:t>The</w:t>
      </w:r>
      <w:r>
        <w:rPr>
          <w:spacing w:val="8"/>
        </w:rPr>
        <w:t xml:space="preserve"> </w:t>
      </w:r>
      <w:r>
        <w:t>peak</w:t>
      </w:r>
      <w:r>
        <w:rPr>
          <w:spacing w:val="8"/>
        </w:rPr>
        <w:t xml:space="preserve"> </w:t>
      </w:r>
      <w:r>
        <w:t>strain</w:t>
      </w:r>
      <w:r>
        <w:rPr>
          <w:spacing w:val="7"/>
        </w:rPr>
        <w:t xml:space="preserve"> </w:t>
      </w:r>
      <w:r>
        <w:t>measured</w:t>
      </w:r>
      <w:r>
        <w:rPr>
          <w:spacing w:val="4"/>
        </w:rPr>
        <w:t xml:space="preserve"> </w:t>
      </w:r>
      <w:r>
        <w:t>is</w:t>
      </w:r>
      <w:r>
        <w:rPr>
          <w:spacing w:val="10"/>
        </w:rPr>
        <w:t xml:space="preserve"> </w:t>
      </w:r>
      <w:r>
        <w:t>approximately 20%</w:t>
      </w:r>
      <w:r>
        <w:rPr>
          <w:spacing w:val="8"/>
        </w:rPr>
        <w:t xml:space="preserve"> </w:t>
      </w:r>
      <w:r>
        <w:t>and there</w:t>
      </w:r>
      <w:r>
        <w:rPr>
          <w:spacing w:val="-6"/>
        </w:rPr>
        <w:t xml:space="preserve"> </w:t>
      </w:r>
      <w:r>
        <w:t>appears</w:t>
      </w:r>
      <w:r>
        <w:rPr>
          <w:spacing w:val="-8"/>
        </w:rPr>
        <w:t xml:space="preserve"> </w:t>
      </w:r>
      <w:r>
        <w:t>to</w:t>
      </w:r>
      <w:r>
        <w:rPr>
          <w:spacing w:val="-4"/>
        </w:rPr>
        <w:t xml:space="preserve"> </w:t>
      </w:r>
      <w:r>
        <w:t>be</w:t>
      </w:r>
      <w:r>
        <w:rPr>
          <w:spacing w:val="-4"/>
        </w:rPr>
        <w:t xml:space="preserve"> </w:t>
      </w:r>
      <w:r>
        <w:t>t</w:t>
      </w:r>
      <w:r>
        <w:rPr>
          <w:spacing w:val="-2"/>
        </w:rPr>
        <w:t>w</w:t>
      </w:r>
      <w:r>
        <w:t>o</w:t>
      </w:r>
      <w:r>
        <w:rPr>
          <w:spacing w:val="-5"/>
        </w:rPr>
        <w:t xml:space="preserve"> </w:t>
      </w:r>
      <w:r>
        <w:t>points</w:t>
      </w:r>
      <w:r>
        <w:rPr>
          <w:spacing w:val="-7"/>
        </w:rPr>
        <w:t xml:space="preserve"> </w:t>
      </w:r>
      <w:r>
        <w:t>either</w:t>
      </w:r>
      <w:r>
        <w:rPr>
          <w:spacing w:val="-7"/>
        </w:rPr>
        <w:t xml:space="preserve"> </w:t>
      </w:r>
      <w:r>
        <w:t>side</w:t>
      </w:r>
      <w:r>
        <w:rPr>
          <w:spacing w:val="-5"/>
        </w:rPr>
        <w:t xml:space="preserve"> </w:t>
      </w:r>
      <w:r>
        <w:t>of</w:t>
      </w:r>
      <w:r>
        <w:rPr>
          <w:spacing w:val="-4"/>
        </w:rPr>
        <w:t xml:space="preserve"> </w:t>
      </w:r>
      <w:r>
        <w:t>the</w:t>
      </w:r>
      <w:r>
        <w:rPr>
          <w:spacing w:val="-4"/>
        </w:rPr>
        <w:t xml:space="preserve"> </w:t>
      </w:r>
      <w:r>
        <w:t>weld</w:t>
      </w:r>
      <w:r>
        <w:rPr>
          <w:spacing w:val="-6"/>
        </w:rPr>
        <w:t xml:space="preserve"> </w:t>
      </w:r>
      <w:proofErr w:type="spellStart"/>
      <w:r>
        <w:t>centreline</w:t>
      </w:r>
      <w:proofErr w:type="spellEnd"/>
      <w:r>
        <w:t xml:space="preserve"> where</w:t>
      </w:r>
      <w:r>
        <w:rPr>
          <w:spacing w:val="-7"/>
        </w:rPr>
        <w:t xml:space="preserve"> </w:t>
      </w:r>
      <w:r>
        <w:t>this</w:t>
      </w:r>
      <w:r>
        <w:rPr>
          <w:spacing w:val="-5"/>
        </w:rPr>
        <w:t xml:space="preserve"> </w:t>
      </w:r>
      <w:r>
        <w:t>occurs</w:t>
      </w:r>
      <w:r>
        <w:rPr>
          <w:spacing w:val="-7"/>
        </w:rPr>
        <w:t xml:space="preserve"> </w:t>
      </w:r>
      <w:r>
        <w:t>(-12</w:t>
      </w:r>
      <w:r>
        <w:rPr>
          <w:spacing w:val="-5"/>
        </w:rPr>
        <w:t xml:space="preserve"> </w:t>
      </w:r>
      <w:r>
        <w:t>mm</w:t>
      </w:r>
      <w:r>
        <w:rPr>
          <w:spacing w:val="-5"/>
        </w:rPr>
        <w:t xml:space="preserve"> </w:t>
      </w:r>
      <w:r>
        <w:t>and</w:t>
      </w:r>
      <w:r>
        <w:rPr>
          <w:spacing w:val="-5"/>
        </w:rPr>
        <w:t xml:space="preserve"> </w:t>
      </w:r>
      <w:r>
        <w:t>6</w:t>
      </w:r>
      <w:r>
        <w:rPr>
          <w:spacing w:val="-3"/>
        </w:rPr>
        <w:t xml:space="preserve"> </w:t>
      </w:r>
      <w:r>
        <w:t>mm).</w:t>
      </w:r>
      <w:r>
        <w:rPr>
          <w:spacing w:val="7"/>
        </w:rPr>
        <w:t xml:space="preserve"> </w:t>
      </w:r>
      <w:r>
        <w:t>On</w:t>
      </w:r>
      <w:r>
        <w:rPr>
          <w:spacing w:val="-4"/>
        </w:rPr>
        <w:t xml:space="preserve"> a</w:t>
      </w:r>
      <w:r>
        <w:rPr>
          <w:spacing w:val="-3"/>
        </w:rPr>
        <w:t>v</w:t>
      </w:r>
      <w:r>
        <w:t>erage,</w:t>
      </w:r>
      <w:r>
        <w:rPr>
          <w:spacing w:val="-9"/>
        </w:rPr>
        <w:t xml:space="preserve"> </w:t>
      </w:r>
      <w:r>
        <w:t>throughout</w:t>
      </w:r>
    </w:p>
    <w:p w:rsidR="00731615" w:rsidRDefault="00EE1D9C">
      <w:pPr>
        <w:spacing w:before="59"/>
        <w:ind w:left="112" w:right="35"/>
        <w:jc w:val="both"/>
      </w:pPr>
      <w:proofErr w:type="gramStart"/>
      <w:r>
        <w:lastRenderedPageBreak/>
        <w:t>the</w:t>
      </w:r>
      <w:proofErr w:type="gramEnd"/>
      <w:r>
        <w:rPr>
          <w:spacing w:val="6"/>
        </w:rPr>
        <w:t xml:space="preserve"> </w:t>
      </w:r>
      <w:r>
        <w:t>inner</w:t>
      </w:r>
      <w:r>
        <w:rPr>
          <w:spacing w:val="4"/>
        </w:rPr>
        <w:t xml:space="preserve"> </w:t>
      </w:r>
      <w:r>
        <w:t>r</w:t>
      </w:r>
      <w:r>
        <w:rPr>
          <w:spacing w:val="-3"/>
        </w:rPr>
        <w:t>e</w:t>
      </w:r>
      <w:r>
        <w:t>gions</w:t>
      </w:r>
      <w:r>
        <w:rPr>
          <w:spacing w:val="2"/>
        </w:rPr>
        <w:t xml:space="preserve"> </w:t>
      </w:r>
      <w:r>
        <w:t>of</w:t>
      </w:r>
      <w:r>
        <w:rPr>
          <w:spacing w:val="6"/>
        </w:rPr>
        <w:t xml:space="preserve"> </w:t>
      </w:r>
      <w:r>
        <w:t>the</w:t>
      </w:r>
      <w:r>
        <w:rPr>
          <w:spacing w:val="6"/>
        </w:rPr>
        <w:t xml:space="preserve"> </w:t>
      </w:r>
      <w:r>
        <w:t>weld,</w:t>
      </w:r>
      <w:r>
        <w:rPr>
          <w:spacing w:val="6"/>
        </w:rPr>
        <w:t xml:space="preserve"> </w:t>
      </w:r>
      <w:r>
        <w:t>the</w:t>
      </w:r>
      <w:r>
        <w:rPr>
          <w:spacing w:val="6"/>
        </w:rPr>
        <w:t xml:space="preserve"> </w:t>
      </w:r>
      <w:r>
        <w:t>axial</w:t>
      </w:r>
      <w:r>
        <w:rPr>
          <w:spacing w:val="4"/>
        </w:rPr>
        <w:t xml:space="preserve"> </w:t>
      </w:r>
      <w:r>
        <w:t>strain</w:t>
      </w:r>
      <w:r>
        <w:rPr>
          <w:spacing w:val="4"/>
        </w:rPr>
        <w:t xml:space="preserve"> </w:t>
      </w:r>
      <w:r>
        <w:t>is</w:t>
      </w:r>
      <w:r>
        <w:rPr>
          <w:spacing w:val="7"/>
        </w:rPr>
        <w:t xml:space="preserve"> </w:t>
      </w:r>
      <w:r>
        <w:t>approximately</w:t>
      </w:r>
    </w:p>
    <w:p w:rsidR="00731615" w:rsidRDefault="00EE1D9C">
      <w:pPr>
        <w:spacing w:before="9" w:line="249" w:lineRule="auto"/>
        <w:ind w:left="112" w:right="30"/>
        <w:jc w:val="both"/>
      </w:pPr>
      <w:r>
        <w:t>15%.</w:t>
      </w:r>
      <w:r>
        <w:rPr>
          <w:spacing w:val="22"/>
        </w:rPr>
        <w:t xml:space="preserve"> </w:t>
      </w:r>
      <w:r>
        <w:t>In</w:t>
      </w:r>
      <w:r>
        <w:rPr>
          <w:spacing w:val="2"/>
        </w:rPr>
        <w:t xml:space="preserve"> </w:t>
      </w:r>
      <w:r>
        <w:t>the</w:t>
      </w:r>
      <w:r>
        <w:rPr>
          <w:spacing w:val="2"/>
        </w:rPr>
        <w:t xml:space="preserve"> </w:t>
      </w:r>
      <w:r>
        <w:t>outer r</w:t>
      </w:r>
      <w:r>
        <w:rPr>
          <w:spacing w:val="-3"/>
        </w:rPr>
        <w:t>e</w:t>
      </w:r>
      <w:r>
        <w:t>gions</w:t>
      </w:r>
      <w:r>
        <w:rPr>
          <w:spacing w:val="-2"/>
        </w:rPr>
        <w:t xml:space="preserve"> </w:t>
      </w:r>
      <w:r>
        <w:t>of</w:t>
      </w:r>
      <w:r>
        <w:rPr>
          <w:spacing w:val="2"/>
        </w:rPr>
        <w:t xml:space="preserve"> </w:t>
      </w:r>
      <w:r>
        <w:t>the</w:t>
      </w:r>
      <w:r>
        <w:rPr>
          <w:spacing w:val="2"/>
        </w:rPr>
        <w:t xml:space="preserve"> </w:t>
      </w:r>
      <w:r>
        <w:t>HAZ,</w:t>
      </w:r>
      <w:r>
        <w:rPr>
          <w:spacing w:val="-1"/>
        </w:rPr>
        <w:t xml:space="preserve"> </w:t>
      </w:r>
      <w:r>
        <w:t>the</w:t>
      </w:r>
      <w:r>
        <w:rPr>
          <w:spacing w:val="2"/>
        </w:rPr>
        <w:t xml:space="preserve"> </w:t>
      </w:r>
      <w:r>
        <w:t>residual</w:t>
      </w:r>
      <w:r>
        <w:rPr>
          <w:spacing w:val="-2"/>
        </w:rPr>
        <w:t xml:space="preserve"> </w:t>
      </w:r>
      <w:r>
        <w:t xml:space="preserve">strain mea- </w:t>
      </w:r>
      <w:proofErr w:type="spellStart"/>
      <w:r>
        <w:t>sures</w:t>
      </w:r>
      <w:proofErr w:type="spellEnd"/>
      <w:r>
        <w:rPr>
          <w:spacing w:val="-3"/>
        </w:rPr>
        <w:t xml:space="preserve"> </w:t>
      </w:r>
      <w:r>
        <w:t>approximately</w:t>
      </w:r>
      <w:r>
        <w:rPr>
          <w:spacing w:val="-11"/>
        </w:rPr>
        <w:t xml:space="preserve"> </w:t>
      </w:r>
      <w:r>
        <w:t>5%.</w:t>
      </w:r>
      <w:r>
        <w:rPr>
          <w:spacing w:val="12"/>
        </w:rPr>
        <w:t xml:space="preserve"> </w:t>
      </w:r>
      <w:r>
        <w:t>Whilst</w:t>
      </w:r>
      <w:r>
        <w:rPr>
          <w:spacing w:val="-4"/>
        </w:rPr>
        <w:t xml:space="preserve"> </w:t>
      </w:r>
      <w:r>
        <w:t>the</w:t>
      </w:r>
      <w:r>
        <w:rPr>
          <w:spacing w:val="-1"/>
        </w:rPr>
        <w:t xml:space="preserve"> </w:t>
      </w:r>
      <w:r>
        <w:t>geometric</w:t>
      </w:r>
      <w:r>
        <w:rPr>
          <w:spacing w:val="-7"/>
        </w:rPr>
        <w:t xml:space="preserve"> </w:t>
      </w:r>
      <w:r>
        <w:t>distri</w:t>
      </w:r>
      <w:r>
        <w:rPr>
          <w:spacing w:val="-4"/>
        </w:rPr>
        <w:t>b</w:t>
      </w:r>
      <w:r>
        <w:t>ution</w:t>
      </w:r>
      <w:r>
        <w:rPr>
          <w:spacing w:val="-8"/>
        </w:rPr>
        <w:t xml:space="preserve"> </w:t>
      </w:r>
      <w:r>
        <w:t xml:space="preserve">and absolute </w:t>
      </w:r>
      <w:r>
        <w:rPr>
          <w:spacing w:val="-5"/>
        </w:rPr>
        <w:t>v</w:t>
      </w:r>
      <w:r>
        <w:t>alues</w:t>
      </w:r>
      <w:r>
        <w:rPr>
          <w:spacing w:val="2"/>
        </w:rPr>
        <w:t xml:space="preserve"> </w:t>
      </w:r>
      <w:r>
        <w:t>of</w:t>
      </w:r>
      <w:r>
        <w:rPr>
          <w:spacing w:val="5"/>
        </w:rPr>
        <w:t xml:space="preserve"> </w:t>
      </w:r>
      <w:r>
        <w:t>axial</w:t>
      </w:r>
      <w:r>
        <w:rPr>
          <w:spacing w:val="3"/>
        </w:rPr>
        <w:t xml:space="preserve"> </w:t>
      </w:r>
      <w:r>
        <w:t>strain</w:t>
      </w:r>
      <w:r>
        <w:rPr>
          <w:spacing w:val="3"/>
        </w:rPr>
        <w:t xml:space="preserve"> </w:t>
      </w:r>
      <w:r>
        <w:t>correlate closel</w:t>
      </w:r>
      <w:r>
        <w:rPr>
          <w:spacing w:val="-13"/>
        </w:rPr>
        <w:t>y</w:t>
      </w:r>
      <w:r>
        <w:t>,</w:t>
      </w:r>
      <w:r>
        <w:rPr>
          <w:spacing w:val="5"/>
        </w:rPr>
        <w:t xml:space="preserve"> </w:t>
      </w:r>
      <w:r>
        <w:t>both</w:t>
      </w:r>
      <w:r>
        <w:rPr>
          <w:spacing w:val="3"/>
        </w:rPr>
        <w:t xml:space="preserve"> </w:t>
      </w:r>
      <w:r>
        <w:t>the</w:t>
      </w:r>
      <w:r>
        <w:rPr>
          <w:spacing w:val="5"/>
        </w:rPr>
        <w:t xml:space="preserve"> </w:t>
      </w:r>
      <w:r>
        <w:t>local axial</w:t>
      </w:r>
      <w:r>
        <w:rPr>
          <w:spacing w:val="-3"/>
        </w:rPr>
        <w:t xml:space="preserve"> </w:t>
      </w:r>
      <w:r>
        <w:t>strain</w:t>
      </w:r>
      <w:r>
        <w:rPr>
          <w:spacing w:val="-3"/>
        </w:rPr>
        <w:t xml:space="preserve"> </w:t>
      </w:r>
      <w:r>
        <w:t>prediction</w:t>
      </w:r>
      <w:r>
        <w:rPr>
          <w:spacing w:val="-7"/>
        </w:rPr>
        <w:t xml:space="preserve"> </w:t>
      </w:r>
      <w:r>
        <w:t>and</w:t>
      </w:r>
      <w:r>
        <w:rPr>
          <w:spacing w:val="-2"/>
        </w:rPr>
        <w:t xml:space="preserve"> </w:t>
      </w:r>
      <w:r>
        <w:t>measurement</w:t>
      </w:r>
      <w:r>
        <w:rPr>
          <w:spacing w:val="-10"/>
        </w:rPr>
        <w:t xml:space="preserve"> </w:t>
      </w:r>
      <w:r>
        <w:t>do</w:t>
      </w:r>
      <w:r>
        <w:rPr>
          <w:spacing w:val="-1"/>
        </w:rPr>
        <w:t xml:space="preserve"> </w:t>
      </w:r>
      <w:r>
        <w:t>not</w:t>
      </w:r>
      <w:r>
        <w:rPr>
          <w:spacing w:val="-2"/>
        </w:rPr>
        <w:t xml:space="preserve"> </w:t>
      </w:r>
      <w:r>
        <w:t>clearly</w:t>
      </w:r>
      <w:r>
        <w:rPr>
          <w:spacing w:val="-4"/>
        </w:rPr>
        <w:t xml:space="preserve"> </w:t>
      </w:r>
      <w:r>
        <w:t>indicate the</w:t>
      </w:r>
      <w:r>
        <w:rPr>
          <w:spacing w:val="-2"/>
        </w:rPr>
        <w:t xml:space="preserve"> </w:t>
      </w:r>
      <w:r>
        <w:t>double</w:t>
      </w:r>
      <w:r>
        <w:rPr>
          <w:spacing w:val="-5"/>
        </w:rPr>
        <w:t xml:space="preserve"> </w:t>
      </w:r>
      <w:r>
        <w:t>strain</w:t>
      </w:r>
      <w:r>
        <w:rPr>
          <w:spacing w:val="-4"/>
        </w:rPr>
        <w:t xml:space="preserve"> </w:t>
      </w:r>
      <w:proofErr w:type="spellStart"/>
      <w:r>
        <w:t>localisation</w:t>
      </w:r>
      <w:proofErr w:type="spellEnd"/>
      <w:r>
        <w:rPr>
          <w:spacing w:val="-9"/>
        </w:rPr>
        <w:t xml:space="preserve"> </w:t>
      </w:r>
      <w:r>
        <w:t>effect.</w:t>
      </w:r>
    </w:p>
    <w:p w:rsidR="00731615" w:rsidRDefault="00EE1D9C">
      <w:pPr>
        <w:spacing w:line="249" w:lineRule="auto"/>
        <w:ind w:left="112" w:right="30" w:firstLine="299"/>
        <w:jc w:val="both"/>
      </w:pPr>
      <w:r>
        <w:t>Figure</w:t>
      </w:r>
      <w:r>
        <w:rPr>
          <w:spacing w:val="-6"/>
        </w:rPr>
        <w:t xml:space="preserve"> </w:t>
      </w:r>
      <w:r>
        <w:t>7</w:t>
      </w:r>
      <w:r>
        <w:rPr>
          <w:spacing w:val="-2"/>
        </w:rPr>
        <w:t xml:space="preserve"> </w:t>
      </w:r>
      <w:r>
        <w:t>sh</w:t>
      </w:r>
      <w:r>
        <w:rPr>
          <w:spacing w:val="-5"/>
        </w:rPr>
        <w:t>o</w:t>
      </w:r>
      <w:r>
        <w:t>ws</w:t>
      </w:r>
      <w:r>
        <w:rPr>
          <w:spacing w:val="-6"/>
        </w:rPr>
        <w:t xml:space="preserve"> </w:t>
      </w:r>
      <w:r>
        <w:t>the</w:t>
      </w:r>
      <w:r>
        <w:rPr>
          <w:spacing w:val="-3"/>
        </w:rPr>
        <w:t xml:space="preserve"> </w:t>
      </w:r>
      <w:proofErr w:type="spellStart"/>
      <w:r>
        <w:t>normalised</w:t>
      </w:r>
      <w:proofErr w:type="spellEnd"/>
      <w:r>
        <w:rPr>
          <w:spacing w:val="-10"/>
        </w:rPr>
        <w:t xml:space="preserve"> </w:t>
      </w:r>
      <w:r>
        <w:rPr>
          <w:w w:val="97"/>
        </w:rPr>
        <w:t>effect</w:t>
      </w:r>
      <w:r>
        <w:rPr>
          <w:spacing w:val="-5"/>
          <w:w w:val="97"/>
        </w:rPr>
        <w:t>i</w:t>
      </w:r>
      <w:r>
        <w:rPr>
          <w:spacing w:val="-3"/>
          <w:w w:val="97"/>
        </w:rPr>
        <w:t>v</w:t>
      </w:r>
      <w:r>
        <w:rPr>
          <w:w w:val="97"/>
        </w:rPr>
        <w:t>e</w:t>
      </w:r>
      <w:r>
        <w:rPr>
          <w:spacing w:val="1"/>
          <w:w w:val="97"/>
        </w:rPr>
        <w:t xml:space="preserve"> </w:t>
      </w:r>
      <w:r>
        <w:t>plastic</w:t>
      </w:r>
      <w:r>
        <w:rPr>
          <w:spacing w:val="-6"/>
        </w:rPr>
        <w:t xml:space="preserve"> </w:t>
      </w:r>
      <w:r>
        <w:t>strain</w:t>
      </w:r>
      <w:r>
        <w:rPr>
          <w:spacing w:val="-5"/>
        </w:rPr>
        <w:t xml:space="preserve"> </w:t>
      </w:r>
      <w:r>
        <w:t>in</w:t>
      </w:r>
      <w:r>
        <w:rPr>
          <w:spacing w:val="-3"/>
        </w:rPr>
        <w:t xml:space="preserve"> </w:t>
      </w:r>
      <w:r>
        <w:t>the plate</w:t>
      </w:r>
      <w:r>
        <w:rPr>
          <w:spacing w:val="-5"/>
        </w:rPr>
        <w:t xml:space="preserve"> </w:t>
      </w:r>
      <w:r>
        <w:t>during</w:t>
      </w:r>
      <w:r>
        <w:rPr>
          <w:spacing w:val="-6"/>
        </w:rPr>
        <w:t xml:space="preserve"> </w:t>
      </w:r>
      <w:r>
        <w:t>the</w:t>
      </w:r>
      <w:r>
        <w:rPr>
          <w:spacing w:val="-3"/>
        </w:rPr>
        <w:t xml:space="preserve"> </w:t>
      </w:r>
      <w:r>
        <w:t>initial</w:t>
      </w:r>
      <w:r>
        <w:rPr>
          <w:spacing w:val="-6"/>
        </w:rPr>
        <w:t xml:space="preserve"> </w:t>
      </w:r>
      <w:r>
        <w:t>stages</w:t>
      </w:r>
      <w:r>
        <w:rPr>
          <w:spacing w:val="-6"/>
        </w:rPr>
        <w:t xml:space="preserve"> </w:t>
      </w:r>
      <w:r>
        <w:t>of</w:t>
      </w:r>
      <w:r>
        <w:rPr>
          <w:spacing w:val="-3"/>
        </w:rPr>
        <w:t xml:space="preserve"> </w:t>
      </w:r>
      <w:r>
        <w:t>blast</w:t>
      </w:r>
      <w:r>
        <w:rPr>
          <w:spacing w:val="-5"/>
        </w:rPr>
        <w:t xml:space="preserve"> </w:t>
      </w:r>
      <w:r>
        <w:t>loading;</w:t>
      </w:r>
      <w:r>
        <w:rPr>
          <w:spacing w:val="-8"/>
        </w:rPr>
        <w:t xml:space="preserve"> </w:t>
      </w:r>
      <w:r>
        <w:t>the</w:t>
      </w:r>
      <w:r>
        <w:rPr>
          <w:spacing w:val="-3"/>
        </w:rPr>
        <w:t xml:space="preserve"> </w:t>
      </w:r>
      <w:r>
        <w:t>double</w:t>
      </w:r>
      <w:r>
        <w:rPr>
          <w:spacing w:val="-6"/>
        </w:rPr>
        <w:t xml:space="preserve"> </w:t>
      </w:r>
      <w:r>
        <w:t xml:space="preserve">strain </w:t>
      </w:r>
      <w:proofErr w:type="spellStart"/>
      <w:r>
        <w:t>localisation</w:t>
      </w:r>
      <w:proofErr w:type="spellEnd"/>
      <w:r>
        <w:rPr>
          <w:spacing w:val="-6"/>
        </w:rPr>
        <w:t xml:space="preserve"> </w:t>
      </w:r>
      <w:r>
        <w:t>effect</w:t>
      </w:r>
      <w:r>
        <w:rPr>
          <w:spacing w:val="-15"/>
        </w:rPr>
        <w:t xml:space="preserve"> </w:t>
      </w:r>
      <w:r>
        <w:t>appears</w:t>
      </w:r>
      <w:r>
        <w:rPr>
          <w:spacing w:val="-3"/>
        </w:rPr>
        <w:t xml:space="preserve"> </w:t>
      </w:r>
      <w:r>
        <w:t>more</w:t>
      </w:r>
      <w:r>
        <w:rPr>
          <w:spacing w:val="-1"/>
        </w:rPr>
        <w:t xml:space="preserve"> </w:t>
      </w:r>
      <w:r>
        <w:t>clearly</w:t>
      </w:r>
      <w:r>
        <w:rPr>
          <w:spacing w:val="-2"/>
        </w:rPr>
        <w:t xml:space="preserve"> </w:t>
      </w:r>
      <w:r>
        <w:t>in</w:t>
      </w:r>
      <w:r>
        <w:rPr>
          <w:spacing w:val="1"/>
        </w:rPr>
        <w:t xml:space="preserve"> </w:t>
      </w:r>
      <w:r>
        <w:t>this case.</w:t>
      </w:r>
      <w:r>
        <w:rPr>
          <w:spacing w:val="16"/>
        </w:rPr>
        <w:t xml:space="preserve"> </w:t>
      </w:r>
      <w:r>
        <w:t>The figure</w:t>
      </w:r>
    </w:p>
    <w:p w:rsidR="00731615" w:rsidRDefault="00EE1D9C">
      <w:pPr>
        <w:spacing w:line="260" w:lineRule="exact"/>
        <w:ind w:left="112" w:right="26"/>
        <w:jc w:val="both"/>
      </w:pPr>
      <w:proofErr w:type="gramStart"/>
      <w:r>
        <w:rPr>
          <w:position w:val="3"/>
        </w:rPr>
        <w:t>also</w:t>
      </w:r>
      <w:proofErr w:type="gramEnd"/>
      <w:r>
        <w:rPr>
          <w:spacing w:val="5"/>
          <w:position w:val="3"/>
        </w:rPr>
        <w:t xml:space="preserve"> </w:t>
      </w:r>
      <w:r>
        <w:rPr>
          <w:position w:val="3"/>
        </w:rPr>
        <w:t>sh</w:t>
      </w:r>
      <w:r>
        <w:rPr>
          <w:spacing w:val="-5"/>
          <w:position w:val="3"/>
        </w:rPr>
        <w:t>o</w:t>
      </w:r>
      <w:r>
        <w:rPr>
          <w:position w:val="3"/>
        </w:rPr>
        <w:t>ws</w:t>
      </w:r>
      <w:r>
        <w:rPr>
          <w:spacing w:val="3"/>
          <w:position w:val="3"/>
        </w:rPr>
        <w:t xml:space="preserve"> </w:t>
      </w:r>
      <w:r>
        <w:rPr>
          <w:position w:val="3"/>
        </w:rPr>
        <w:t>a</w:t>
      </w:r>
      <w:r>
        <w:rPr>
          <w:spacing w:val="7"/>
          <w:position w:val="3"/>
        </w:rPr>
        <w:t xml:space="preserve"> </w:t>
      </w:r>
      <w:r>
        <w:rPr>
          <w:position w:val="3"/>
        </w:rPr>
        <w:t>sample</w:t>
      </w:r>
      <w:r>
        <w:rPr>
          <w:spacing w:val="2"/>
          <w:position w:val="3"/>
        </w:rPr>
        <w:t xml:space="preserve"> </w:t>
      </w:r>
      <w:r>
        <w:rPr>
          <w:position w:val="3"/>
        </w:rPr>
        <w:t>welded</w:t>
      </w:r>
      <w:r>
        <w:rPr>
          <w:spacing w:val="2"/>
          <w:position w:val="3"/>
        </w:rPr>
        <w:t xml:space="preserve"> </w:t>
      </w:r>
      <w:r>
        <w:rPr>
          <w:position w:val="3"/>
        </w:rPr>
        <w:t>plate</w:t>
      </w:r>
      <w:r>
        <w:rPr>
          <w:spacing w:val="4"/>
          <w:position w:val="3"/>
        </w:rPr>
        <w:t xml:space="preserve"> </w:t>
      </w:r>
      <w:r>
        <w:rPr>
          <w:position w:val="3"/>
        </w:rPr>
        <w:t>tested</w:t>
      </w:r>
      <w:r>
        <w:rPr>
          <w:spacing w:val="3"/>
          <w:position w:val="3"/>
        </w:rPr>
        <w:t xml:space="preserve"> </w:t>
      </w:r>
      <w:r>
        <w:rPr>
          <w:position w:val="3"/>
        </w:rPr>
        <w:t>with</w:t>
      </w:r>
      <w:r>
        <w:rPr>
          <w:spacing w:val="4"/>
          <w:position w:val="3"/>
        </w:rPr>
        <w:t xml:space="preserve"> </w:t>
      </w:r>
      <w:r>
        <w:rPr>
          <w:position w:val="3"/>
        </w:rPr>
        <w:t>Z</w:t>
      </w:r>
      <w:r>
        <w:rPr>
          <w:spacing w:val="19"/>
          <w:position w:val="3"/>
        </w:rPr>
        <w:t xml:space="preserve"> </w:t>
      </w:r>
      <w:r>
        <w:rPr>
          <w:rFonts w:ascii="Meiryo" w:eastAsia="Meiryo" w:hAnsi="Meiryo" w:cs="Meiryo"/>
          <w:w w:val="78"/>
          <w:position w:val="3"/>
        </w:rPr>
        <w:t>≤</w:t>
      </w:r>
      <w:r>
        <w:rPr>
          <w:rFonts w:ascii="Meiryo" w:eastAsia="Meiryo" w:hAnsi="Meiryo" w:cs="Meiryo"/>
          <w:spacing w:val="18"/>
          <w:w w:val="78"/>
          <w:position w:val="3"/>
        </w:rPr>
        <w:t xml:space="preserve"> </w:t>
      </w:r>
      <w:r>
        <w:rPr>
          <w:position w:val="3"/>
        </w:rPr>
        <w:t>0.2.</w:t>
      </w:r>
      <w:r>
        <w:rPr>
          <w:spacing w:val="34"/>
          <w:position w:val="3"/>
        </w:rPr>
        <w:t xml:space="preserve"> </w:t>
      </w:r>
      <w:r>
        <w:rPr>
          <w:position w:val="3"/>
        </w:rPr>
        <w:t>Whilst</w:t>
      </w:r>
    </w:p>
    <w:p w:rsidR="00731615" w:rsidRDefault="00EE1D9C">
      <w:pPr>
        <w:spacing w:line="180" w:lineRule="exact"/>
        <w:ind w:left="112" w:right="34"/>
        <w:jc w:val="both"/>
      </w:pPr>
      <w:proofErr w:type="gramStart"/>
      <w:r>
        <w:t>the</w:t>
      </w:r>
      <w:proofErr w:type="gramEnd"/>
      <w:r>
        <w:rPr>
          <w:spacing w:val="-9"/>
        </w:rPr>
        <w:t xml:space="preserve"> </w:t>
      </w:r>
      <w:r>
        <w:t>test</w:t>
      </w:r>
      <w:r>
        <w:rPr>
          <w:spacing w:val="-10"/>
        </w:rPr>
        <w:t xml:space="preserve"> </w:t>
      </w:r>
      <w:r>
        <w:t>point</w:t>
      </w:r>
      <w:r>
        <w:rPr>
          <w:spacing w:val="-11"/>
        </w:rPr>
        <w:t xml:space="preserve"> </w:t>
      </w:r>
      <w:r>
        <w:t>occurred</w:t>
      </w:r>
      <w:r>
        <w:rPr>
          <w:spacing w:val="-14"/>
        </w:rPr>
        <w:t xml:space="preserve"> </w:t>
      </w:r>
      <w:r>
        <w:t>at</w:t>
      </w:r>
      <w:r>
        <w:rPr>
          <w:spacing w:val="-8"/>
        </w:rPr>
        <w:t xml:space="preserve"> </w:t>
      </w:r>
      <w:r>
        <w:t>a</w:t>
      </w:r>
      <w:r>
        <w:rPr>
          <w:spacing w:val="-8"/>
        </w:rPr>
        <w:t xml:space="preserve"> </w:t>
      </w:r>
      <w:r>
        <w:rPr>
          <w:w w:val="97"/>
        </w:rPr>
        <w:t>stand-off</w:t>
      </w:r>
      <w:r>
        <w:rPr>
          <w:spacing w:val="-4"/>
          <w:w w:val="97"/>
        </w:rPr>
        <w:t xml:space="preserve"> </w:t>
      </w:r>
      <w:r>
        <w:t>distance</w:t>
      </w:r>
      <w:r>
        <w:rPr>
          <w:spacing w:val="-14"/>
        </w:rPr>
        <w:t xml:space="preserve"> </w:t>
      </w:r>
      <w:r>
        <w:t>which</w:t>
      </w:r>
      <w:r>
        <w:rPr>
          <w:spacing w:val="-12"/>
        </w:rPr>
        <w:t xml:space="preserve"> </w:t>
      </w:r>
      <w:r>
        <w:t>is</w:t>
      </w:r>
      <w:r>
        <w:rPr>
          <w:spacing w:val="-8"/>
        </w:rPr>
        <w:t xml:space="preserve"> </w:t>
      </w:r>
      <w:r>
        <w:t>out</w:t>
      </w:r>
      <w:r>
        <w:rPr>
          <w:spacing w:val="-10"/>
        </w:rPr>
        <w:t xml:space="preserve"> </w:t>
      </w:r>
      <w:r>
        <w:t>of</w:t>
      </w:r>
      <w:r>
        <w:rPr>
          <w:spacing w:val="-9"/>
        </w:rPr>
        <w:t xml:space="preserve"> </w:t>
      </w:r>
      <w:r>
        <w:t>the</w:t>
      </w:r>
    </w:p>
    <w:p w:rsidR="00731615" w:rsidRDefault="00EE1D9C">
      <w:pPr>
        <w:spacing w:before="9" w:line="249" w:lineRule="auto"/>
        <w:ind w:left="112" w:right="30"/>
        <w:jc w:val="both"/>
      </w:pPr>
      <w:proofErr w:type="gramStart"/>
      <w:r>
        <w:rPr>
          <w:spacing w:val="-5"/>
        </w:rPr>
        <w:t>v</w:t>
      </w:r>
      <w:r>
        <w:t>alid</w:t>
      </w:r>
      <w:proofErr w:type="gramEnd"/>
      <w:r>
        <w:rPr>
          <w:spacing w:val="-16"/>
        </w:rPr>
        <w:t xml:space="preserve"> </w:t>
      </w:r>
      <w:r>
        <w:t>domain</w:t>
      </w:r>
      <w:r>
        <w:rPr>
          <w:spacing w:val="-18"/>
        </w:rPr>
        <w:t xml:space="preserve"> </w:t>
      </w:r>
      <w:r>
        <w:t>of</w:t>
      </w:r>
      <w:r>
        <w:rPr>
          <w:spacing w:val="-14"/>
        </w:rPr>
        <w:t xml:space="preserve"> </w:t>
      </w:r>
      <w:r>
        <w:t>the</w:t>
      </w:r>
      <w:r>
        <w:rPr>
          <w:spacing w:val="-14"/>
        </w:rPr>
        <w:t xml:space="preserve"> </w:t>
      </w:r>
      <w:r>
        <w:rPr>
          <w:w w:val="99"/>
        </w:rPr>
        <w:t>CONWEP</w:t>
      </w:r>
      <w:r>
        <w:rPr>
          <w:spacing w:val="-11"/>
          <w:w w:val="99"/>
        </w:rPr>
        <w:t xml:space="preserve"> </w:t>
      </w:r>
      <w:r>
        <w:t>model</w:t>
      </w:r>
      <w:r>
        <w:rPr>
          <w:spacing w:val="-17"/>
        </w:rPr>
        <w:t xml:space="preserve"> </w:t>
      </w:r>
      <w:r>
        <w:t>applied</w:t>
      </w:r>
      <w:r>
        <w:rPr>
          <w:spacing w:val="-18"/>
        </w:rPr>
        <w:t xml:space="preserve"> </w:t>
      </w:r>
      <w:r>
        <w:t>in</w:t>
      </w:r>
      <w:r>
        <w:rPr>
          <w:spacing w:val="-14"/>
        </w:rPr>
        <w:t xml:space="preserve"> </w:t>
      </w:r>
      <w:r>
        <w:rPr>
          <w:w w:val="98"/>
        </w:rPr>
        <w:t>LS-</w:t>
      </w:r>
      <w:r>
        <w:rPr>
          <w:spacing w:val="-11"/>
          <w:w w:val="98"/>
        </w:rPr>
        <w:t>D</w:t>
      </w:r>
      <w:r>
        <w:rPr>
          <w:w w:val="98"/>
        </w:rPr>
        <w:t>Y</w:t>
      </w:r>
      <w:r>
        <w:rPr>
          <w:spacing w:val="-7"/>
          <w:w w:val="98"/>
        </w:rPr>
        <w:t>N</w:t>
      </w:r>
      <w:r>
        <w:rPr>
          <w:w w:val="98"/>
        </w:rPr>
        <w:t>A,</w:t>
      </w:r>
      <w:r>
        <w:rPr>
          <w:spacing w:val="-2"/>
          <w:w w:val="98"/>
        </w:rPr>
        <w:t xml:space="preserve"> </w:t>
      </w:r>
      <w:r>
        <w:t>and hence</w:t>
      </w:r>
      <w:r>
        <w:rPr>
          <w:spacing w:val="8"/>
        </w:rPr>
        <w:t xml:space="preserve"> </w:t>
      </w:r>
      <w:r>
        <w:t>the</w:t>
      </w:r>
      <w:r>
        <w:rPr>
          <w:spacing w:val="12"/>
        </w:rPr>
        <w:t xml:space="preserve"> </w:t>
      </w:r>
      <w:r>
        <w:t>measured</w:t>
      </w:r>
      <w:r>
        <w:rPr>
          <w:spacing w:val="5"/>
        </w:rPr>
        <w:t xml:space="preserve"> </w:t>
      </w:r>
      <w:r>
        <w:rPr>
          <w:spacing w:val="-5"/>
        </w:rPr>
        <w:t>v</w:t>
      </w:r>
      <w:r>
        <w:t>alues</w:t>
      </w:r>
      <w:r>
        <w:rPr>
          <w:spacing w:val="8"/>
        </w:rPr>
        <w:t xml:space="preserve"> </w:t>
      </w:r>
      <w:r>
        <w:t>of</w:t>
      </w:r>
      <w:r>
        <w:rPr>
          <w:spacing w:val="11"/>
        </w:rPr>
        <w:t xml:space="preserve"> </w:t>
      </w:r>
      <w:r>
        <w:t>strain</w:t>
      </w:r>
      <w:r>
        <w:rPr>
          <w:spacing w:val="10"/>
        </w:rPr>
        <w:t xml:space="preserve"> </w:t>
      </w:r>
      <w:r>
        <w:t>are</w:t>
      </w:r>
      <w:r>
        <w:rPr>
          <w:spacing w:val="11"/>
        </w:rPr>
        <w:t xml:space="preserve"> </w:t>
      </w:r>
      <w:r>
        <w:t>non-comparable and therefore</w:t>
      </w:r>
      <w:r>
        <w:rPr>
          <w:spacing w:val="21"/>
        </w:rPr>
        <w:t xml:space="preserve"> </w:t>
      </w:r>
      <w:r>
        <w:t>omitted,</w:t>
      </w:r>
      <w:r>
        <w:rPr>
          <w:spacing w:val="28"/>
        </w:rPr>
        <w:t xml:space="preserve"> </w:t>
      </w:r>
      <w:r>
        <w:t>the</w:t>
      </w:r>
      <w:r>
        <w:rPr>
          <w:spacing w:val="26"/>
        </w:rPr>
        <w:t xml:space="preserve"> </w:t>
      </w:r>
      <w:r>
        <w:t>test</w:t>
      </w:r>
      <w:r>
        <w:rPr>
          <w:spacing w:val="25"/>
        </w:rPr>
        <w:t xml:space="preserve"> </w:t>
      </w:r>
      <w:r>
        <w:t>does</w:t>
      </w:r>
      <w:r>
        <w:rPr>
          <w:spacing w:val="24"/>
        </w:rPr>
        <w:t xml:space="preserve"> </w:t>
      </w:r>
      <w:r>
        <w:t>pr</w:t>
      </w:r>
      <w:r>
        <w:rPr>
          <w:spacing w:val="-3"/>
        </w:rPr>
        <w:t>o</w:t>
      </w:r>
      <w:r>
        <w:t>vide</w:t>
      </w:r>
      <w:r>
        <w:rPr>
          <w:spacing w:val="22"/>
        </w:rPr>
        <w:t xml:space="preserve"> </w:t>
      </w:r>
      <w:r>
        <w:t>compelling</w:t>
      </w:r>
      <w:r>
        <w:rPr>
          <w:spacing w:val="19"/>
        </w:rPr>
        <w:t xml:space="preserve"> </w:t>
      </w:r>
      <w:r>
        <w:rPr>
          <w:spacing w:val="-5"/>
        </w:rPr>
        <w:t>e</w:t>
      </w:r>
      <w:r>
        <w:t>vidence in</w:t>
      </w:r>
      <w:r>
        <w:rPr>
          <w:spacing w:val="24"/>
        </w:rPr>
        <w:t xml:space="preserve"> </w:t>
      </w:r>
      <w:r>
        <w:t>support</w:t>
      </w:r>
      <w:r>
        <w:rPr>
          <w:spacing w:val="20"/>
        </w:rPr>
        <w:t xml:space="preserve"> </w:t>
      </w:r>
      <w:r>
        <w:t>of</w:t>
      </w:r>
      <w:r>
        <w:rPr>
          <w:spacing w:val="24"/>
        </w:rPr>
        <w:t xml:space="preserve"> </w:t>
      </w:r>
      <w:r>
        <w:t>the</w:t>
      </w:r>
      <w:r>
        <w:rPr>
          <w:spacing w:val="24"/>
        </w:rPr>
        <w:t xml:space="preserve"> </w:t>
      </w:r>
      <w:r>
        <w:t>predicted</w:t>
      </w:r>
      <w:r>
        <w:rPr>
          <w:spacing w:val="19"/>
        </w:rPr>
        <w:t xml:space="preserve"> </w:t>
      </w:r>
      <w:r>
        <w:t>structural</w:t>
      </w:r>
      <w:r>
        <w:rPr>
          <w:spacing w:val="18"/>
        </w:rPr>
        <w:t xml:space="preserve"> </w:t>
      </w:r>
      <w:r>
        <w:t>response</w:t>
      </w:r>
      <w:r>
        <w:rPr>
          <w:spacing w:val="19"/>
        </w:rPr>
        <w:t xml:space="preserve"> </w:t>
      </w:r>
      <w:r>
        <w:t>of</w:t>
      </w:r>
      <w:r>
        <w:rPr>
          <w:spacing w:val="24"/>
        </w:rPr>
        <w:t xml:space="preserve"> </w:t>
      </w:r>
      <w:r>
        <w:t>the</w:t>
      </w:r>
      <w:r>
        <w:rPr>
          <w:spacing w:val="24"/>
        </w:rPr>
        <w:t xml:space="preserve"> </w:t>
      </w:r>
      <w:r>
        <w:t>welded</w:t>
      </w:r>
    </w:p>
    <w:p w:rsidR="00731615" w:rsidRDefault="00EE1D9C">
      <w:pPr>
        <w:spacing w:line="260" w:lineRule="exact"/>
        <w:ind w:left="112" w:right="26"/>
        <w:jc w:val="both"/>
      </w:pPr>
      <w:proofErr w:type="gramStart"/>
      <w:r>
        <w:rPr>
          <w:position w:val="3"/>
        </w:rPr>
        <w:t>plate</w:t>
      </w:r>
      <w:proofErr w:type="gramEnd"/>
      <w:r>
        <w:rPr>
          <w:spacing w:val="25"/>
          <w:position w:val="3"/>
        </w:rPr>
        <w:t xml:space="preserve"> </w:t>
      </w:r>
      <w:r>
        <w:rPr>
          <w:position w:val="3"/>
        </w:rPr>
        <w:t>using</w:t>
      </w:r>
      <w:r>
        <w:rPr>
          <w:spacing w:val="25"/>
          <w:position w:val="3"/>
        </w:rPr>
        <w:t xml:space="preserve"> </w:t>
      </w:r>
      <w:r>
        <w:rPr>
          <w:position w:val="3"/>
        </w:rPr>
        <w:t>the</w:t>
      </w:r>
      <w:r>
        <w:rPr>
          <w:spacing w:val="27"/>
          <w:position w:val="3"/>
        </w:rPr>
        <w:t xml:space="preserve"> </w:t>
      </w:r>
      <w:r>
        <w:rPr>
          <w:position w:val="3"/>
        </w:rPr>
        <w:t>method</w:t>
      </w:r>
      <w:r>
        <w:rPr>
          <w:spacing w:val="23"/>
          <w:position w:val="3"/>
        </w:rPr>
        <w:t xml:space="preserve"> </w:t>
      </w:r>
      <w:r>
        <w:rPr>
          <w:position w:val="3"/>
        </w:rPr>
        <w:t>in</w:t>
      </w:r>
      <w:r>
        <w:rPr>
          <w:spacing w:val="27"/>
          <w:position w:val="3"/>
        </w:rPr>
        <w:t xml:space="preserve"> </w:t>
      </w:r>
      <w:r>
        <w:rPr>
          <w:rFonts w:ascii="Meiryo" w:eastAsia="Meiryo" w:hAnsi="Meiryo" w:cs="Meiryo"/>
          <w:w w:val="90"/>
          <w:position w:val="3"/>
        </w:rPr>
        <w:t>§</w:t>
      </w:r>
      <w:r>
        <w:rPr>
          <w:w w:val="90"/>
          <w:position w:val="3"/>
        </w:rPr>
        <w:t xml:space="preserve">2.  </w:t>
      </w:r>
      <w:r>
        <w:rPr>
          <w:spacing w:val="16"/>
          <w:w w:val="90"/>
          <w:position w:val="3"/>
        </w:rPr>
        <w:t xml:space="preserve"> </w:t>
      </w:r>
      <w:r>
        <w:rPr>
          <w:position w:val="3"/>
        </w:rPr>
        <w:t>The</w:t>
      </w:r>
      <w:r>
        <w:rPr>
          <w:spacing w:val="26"/>
          <w:position w:val="3"/>
        </w:rPr>
        <w:t xml:space="preserve"> </w:t>
      </w:r>
      <w:r>
        <w:rPr>
          <w:position w:val="3"/>
        </w:rPr>
        <w:t>welded</w:t>
      </w:r>
      <w:r>
        <w:rPr>
          <w:spacing w:val="23"/>
          <w:position w:val="3"/>
        </w:rPr>
        <w:t xml:space="preserve"> </w:t>
      </w:r>
      <w:r>
        <w:rPr>
          <w:position w:val="3"/>
        </w:rPr>
        <w:t>panel</w:t>
      </w:r>
      <w:r>
        <w:rPr>
          <w:spacing w:val="25"/>
          <w:position w:val="3"/>
        </w:rPr>
        <w:t xml:space="preserve"> </w:t>
      </w:r>
      <w:r>
        <w:rPr>
          <w:position w:val="3"/>
        </w:rPr>
        <w:t>is</w:t>
      </w:r>
      <w:r>
        <w:rPr>
          <w:spacing w:val="28"/>
          <w:position w:val="3"/>
        </w:rPr>
        <w:t xml:space="preserve"> </w:t>
      </w:r>
      <w:r>
        <w:rPr>
          <w:position w:val="3"/>
        </w:rPr>
        <w:t>close</w:t>
      </w:r>
      <w:r>
        <w:rPr>
          <w:spacing w:val="25"/>
          <w:position w:val="3"/>
        </w:rPr>
        <w:t xml:space="preserve"> </w:t>
      </w:r>
      <w:r>
        <w:rPr>
          <w:position w:val="3"/>
        </w:rPr>
        <w:t>to</w:t>
      </w:r>
    </w:p>
    <w:p w:rsidR="00731615" w:rsidRDefault="00EE1D9C">
      <w:pPr>
        <w:spacing w:line="180" w:lineRule="exact"/>
        <w:ind w:left="112" w:right="35"/>
        <w:jc w:val="both"/>
      </w:pPr>
      <w:proofErr w:type="gramStart"/>
      <w:r>
        <w:t>the</w:t>
      </w:r>
      <w:proofErr w:type="gramEnd"/>
      <w:r>
        <w:rPr>
          <w:spacing w:val="8"/>
        </w:rPr>
        <w:t xml:space="preserve"> </w:t>
      </w:r>
      <w:r>
        <w:t>point</w:t>
      </w:r>
      <w:r>
        <w:rPr>
          <w:spacing w:val="6"/>
        </w:rPr>
        <w:t xml:space="preserve"> </w:t>
      </w:r>
      <w:r>
        <w:t>of</w:t>
      </w:r>
      <w:r>
        <w:rPr>
          <w:spacing w:val="8"/>
        </w:rPr>
        <w:t xml:space="preserve"> </w:t>
      </w:r>
      <w:r>
        <w:t>rupture</w:t>
      </w:r>
      <w:r>
        <w:rPr>
          <w:spacing w:val="4"/>
        </w:rPr>
        <w:t xml:space="preserve"> </w:t>
      </w:r>
      <w:r>
        <w:t>and</w:t>
      </w:r>
      <w:r>
        <w:rPr>
          <w:spacing w:val="7"/>
        </w:rPr>
        <w:t xml:space="preserve"> </w:t>
      </w:r>
      <w:r>
        <w:t>upon</w:t>
      </w:r>
      <w:r>
        <w:rPr>
          <w:spacing w:val="6"/>
        </w:rPr>
        <w:t xml:space="preserve"> </w:t>
      </w:r>
      <w:r>
        <w:t>visual</w:t>
      </w:r>
      <w:r>
        <w:rPr>
          <w:spacing w:val="5"/>
        </w:rPr>
        <w:t xml:space="preserve"> </w:t>
      </w:r>
      <w:r>
        <w:t>inspection,</w:t>
      </w:r>
      <w:r>
        <w:rPr>
          <w:spacing w:val="4"/>
        </w:rPr>
        <w:t xml:space="preserve"> </w:t>
      </w:r>
      <w:r>
        <w:t>it</w:t>
      </w:r>
      <w:r>
        <w:rPr>
          <w:spacing w:val="9"/>
        </w:rPr>
        <w:t xml:space="preserve"> </w:t>
      </w:r>
      <w:r>
        <w:t>is</w:t>
      </w:r>
      <w:r>
        <w:rPr>
          <w:spacing w:val="9"/>
        </w:rPr>
        <w:t xml:space="preserve"> </w:t>
      </w:r>
      <w:r>
        <w:t>clear</w:t>
      </w:r>
      <w:r>
        <w:rPr>
          <w:spacing w:val="6"/>
        </w:rPr>
        <w:t xml:space="preserve"> </w:t>
      </w:r>
      <w:r>
        <w:t>that</w:t>
      </w:r>
    </w:p>
    <w:p w:rsidR="00731615" w:rsidRDefault="00EE1D9C">
      <w:pPr>
        <w:spacing w:before="9" w:line="249" w:lineRule="auto"/>
        <w:ind w:left="112" w:right="30"/>
        <w:jc w:val="both"/>
      </w:pPr>
      <w:proofErr w:type="gramStart"/>
      <w:r>
        <w:t>thinning</w:t>
      </w:r>
      <w:proofErr w:type="gramEnd"/>
      <w:r>
        <w:rPr>
          <w:spacing w:val="1"/>
        </w:rPr>
        <w:t xml:space="preserve"> </w:t>
      </w:r>
      <w:r>
        <w:t>or</w:t>
      </w:r>
      <w:r>
        <w:rPr>
          <w:spacing w:val="6"/>
        </w:rPr>
        <w:t xml:space="preserve"> </w:t>
      </w:r>
      <w:r>
        <w:t>necking</w:t>
      </w:r>
      <w:r>
        <w:rPr>
          <w:spacing w:val="1"/>
        </w:rPr>
        <w:t xml:space="preserve"> </w:t>
      </w:r>
      <w:r>
        <w:t>has</w:t>
      </w:r>
      <w:r>
        <w:rPr>
          <w:spacing w:val="5"/>
        </w:rPr>
        <w:t xml:space="preserve"> </w:t>
      </w:r>
      <w:r>
        <w:t>occurred at</w:t>
      </w:r>
      <w:r>
        <w:rPr>
          <w:spacing w:val="6"/>
        </w:rPr>
        <w:t xml:space="preserve"> </w:t>
      </w:r>
      <w:r>
        <w:t>t</w:t>
      </w:r>
      <w:r>
        <w:rPr>
          <w:spacing w:val="-2"/>
        </w:rPr>
        <w:t>w</w:t>
      </w:r>
      <w:r>
        <w:t>o</w:t>
      </w:r>
      <w:r>
        <w:rPr>
          <w:spacing w:val="4"/>
        </w:rPr>
        <w:t xml:space="preserve"> </w:t>
      </w:r>
      <w:r>
        <w:t>locations which</w:t>
      </w:r>
      <w:r>
        <w:rPr>
          <w:spacing w:val="2"/>
        </w:rPr>
        <w:t xml:space="preserve"> </w:t>
      </w:r>
      <w:r>
        <w:t>are approximately</w:t>
      </w:r>
      <w:r>
        <w:rPr>
          <w:spacing w:val="-5"/>
        </w:rPr>
        <w:t xml:space="preserve"> </w:t>
      </w:r>
      <w:proofErr w:type="spellStart"/>
      <w:r>
        <w:t>symmetical</w:t>
      </w:r>
      <w:proofErr w:type="spellEnd"/>
      <w:r>
        <w:rPr>
          <w:spacing w:val="-2"/>
        </w:rPr>
        <w:t xml:space="preserve"> </w:t>
      </w:r>
      <w:r>
        <w:t>about</w:t>
      </w:r>
      <w:r>
        <w:rPr>
          <w:spacing w:val="3"/>
        </w:rPr>
        <w:t xml:space="preserve"> </w:t>
      </w:r>
      <w:r>
        <w:t>the</w:t>
      </w:r>
      <w:r>
        <w:rPr>
          <w:spacing w:val="6"/>
        </w:rPr>
        <w:t xml:space="preserve"> </w:t>
      </w:r>
      <w:r>
        <w:t>weld</w:t>
      </w:r>
      <w:r>
        <w:rPr>
          <w:spacing w:val="3"/>
        </w:rPr>
        <w:t xml:space="preserve"> </w:t>
      </w:r>
      <w:proofErr w:type="spellStart"/>
      <w:r>
        <w:t>centreline</w:t>
      </w:r>
      <w:proofErr w:type="spellEnd"/>
      <w:r>
        <w:t>;</w:t>
      </w:r>
      <w:r>
        <w:rPr>
          <w:spacing w:val="3"/>
        </w:rPr>
        <w:t xml:space="preserve"> </w:t>
      </w:r>
      <w:r>
        <w:t>this</w:t>
      </w:r>
      <w:r>
        <w:rPr>
          <w:spacing w:val="4"/>
        </w:rPr>
        <w:t xml:space="preserve"> </w:t>
      </w:r>
      <w:r>
        <w:t>sup- ports</w:t>
      </w:r>
      <w:r>
        <w:rPr>
          <w:spacing w:val="1"/>
        </w:rPr>
        <w:t xml:space="preserve"> </w:t>
      </w:r>
      <w:r>
        <w:t>the</w:t>
      </w:r>
      <w:r>
        <w:rPr>
          <w:spacing w:val="3"/>
        </w:rPr>
        <w:t xml:space="preserve"> </w:t>
      </w:r>
      <w:r>
        <w:t>prediction</w:t>
      </w:r>
      <w:r>
        <w:rPr>
          <w:spacing w:val="-3"/>
        </w:rPr>
        <w:t xml:space="preserve"> </w:t>
      </w:r>
      <w:r>
        <w:t>and</w:t>
      </w:r>
      <w:r>
        <w:rPr>
          <w:spacing w:val="2"/>
        </w:rPr>
        <w:t xml:space="preserve"> </w:t>
      </w:r>
      <w:r>
        <w:t>indicates</w:t>
      </w:r>
      <w:r>
        <w:rPr>
          <w:spacing w:val="-2"/>
        </w:rPr>
        <w:t xml:space="preserve"> </w:t>
      </w:r>
      <w:r>
        <w:t>that</w:t>
      </w:r>
      <w:r>
        <w:rPr>
          <w:spacing w:val="2"/>
        </w:rPr>
        <w:t xml:space="preserve"> </w:t>
      </w:r>
      <w:r>
        <w:t>the</w:t>
      </w:r>
      <w:r>
        <w:rPr>
          <w:spacing w:val="3"/>
        </w:rPr>
        <w:t xml:space="preserve"> </w:t>
      </w:r>
      <w:r>
        <w:t>method</w:t>
      </w:r>
      <w:r>
        <w:rPr>
          <w:spacing w:val="-1"/>
        </w:rPr>
        <w:t xml:space="preserve"> </w:t>
      </w:r>
      <w:r>
        <w:t>is</w:t>
      </w:r>
      <w:r>
        <w:rPr>
          <w:spacing w:val="4"/>
        </w:rPr>
        <w:t xml:space="preserve"> </w:t>
      </w:r>
      <w:r>
        <w:t>producing p</w:t>
      </w:r>
      <w:r>
        <w:rPr>
          <w:spacing w:val="-1"/>
        </w:rPr>
        <w:t>h</w:t>
      </w:r>
      <w:r>
        <w:t>ysically</w:t>
      </w:r>
      <w:r>
        <w:rPr>
          <w:spacing w:val="-17"/>
        </w:rPr>
        <w:t xml:space="preserve"> </w:t>
      </w:r>
      <w:r>
        <w:t>reasonable</w:t>
      </w:r>
      <w:r>
        <w:rPr>
          <w:spacing w:val="-18"/>
        </w:rPr>
        <w:t xml:space="preserve"> </w:t>
      </w:r>
      <w:r>
        <w:t>predictions</w:t>
      </w:r>
      <w:r>
        <w:rPr>
          <w:spacing w:val="-18"/>
        </w:rPr>
        <w:t xml:space="preserve"> </w:t>
      </w:r>
      <w:r>
        <w:t>of</w:t>
      </w:r>
      <w:r>
        <w:rPr>
          <w:spacing w:val="-11"/>
        </w:rPr>
        <w:t xml:space="preserve"> </w:t>
      </w:r>
      <w:r>
        <w:t>structural</w:t>
      </w:r>
      <w:r>
        <w:rPr>
          <w:spacing w:val="-17"/>
        </w:rPr>
        <w:t xml:space="preserve"> </w:t>
      </w:r>
      <w:r>
        <w:t>response</w:t>
      </w:r>
      <w:r>
        <w:rPr>
          <w:spacing w:val="-16"/>
        </w:rPr>
        <w:t xml:space="preserve"> </w:t>
      </w:r>
      <w:r>
        <w:t>in</w:t>
      </w:r>
      <w:r>
        <w:rPr>
          <w:spacing w:val="-11"/>
        </w:rPr>
        <w:t xml:space="preserve"> </w:t>
      </w:r>
      <w:r>
        <w:t xml:space="preserve">com- </w:t>
      </w:r>
      <w:proofErr w:type="spellStart"/>
      <w:r>
        <w:t>pl</w:t>
      </w:r>
      <w:r>
        <w:rPr>
          <w:spacing w:val="-3"/>
        </w:rPr>
        <w:t>e</w:t>
      </w:r>
      <w:r>
        <w:t>x</w:t>
      </w:r>
      <w:proofErr w:type="spellEnd"/>
      <w:r>
        <w:rPr>
          <w:spacing w:val="-5"/>
        </w:rPr>
        <w:t xml:space="preserve"> </w:t>
      </w:r>
      <w:r>
        <w:t>loading</w:t>
      </w:r>
      <w:r>
        <w:rPr>
          <w:spacing w:val="-8"/>
        </w:rPr>
        <w:t xml:space="preserve"> </w:t>
      </w:r>
      <w:r>
        <w:t>configurations.</w:t>
      </w:r>
      <w:r>
        <w:rPr>
          <w:spacing w:val="-13"/>
        </w:rPr>
        <w:t xml:space="preserve"> </w:t>
      </w:r>
      <w:r>
        <w:t>Furthermore,</w:t>
      </w:r>
      <w:r>
        <w:rPr>
          <w:spacing w:val="-12"/>
        </w:rPr>
        <w:t xml:space="preserve"> </w:t>
      </w:r>
      <w:r>
        <w:t>upon</w:t>
      </w:r>
      <w:r>
        <w:rPr>
          <w:spacing w:val="-6"/>
        </w:rPr>
        <w:t xml:space="preserve"> </w:t>
      </w:r>
      <w:r>
        <w:rPr>
          <w:spacing w:val="-3"/>
        </w:rPr>
        <w:t>e</w:t>
      </w:r>
      <w:r>
        <w:t>xamination</w:t>
      </w:r>
      <w:r>
        <w:rPr>
          <w:spacing w:val="-12"/>
        </w:rPr>
        <w:t xml:space="preserve"> </w:t>
      </w:r>
      <w:r>
        <w:t>of elemental</w:t>
      </w:r>
      <w:r>
        <w:rPr>
          <w:spacing w:val="13"/>
        </w:rPr>
        <w:t xml:space="preserve"> </w:t>
      </w:r>
      <w:r>
        <w:t>stress</w:t>
      </w:r>
      <w:r>
        <w:rPr>
          <w:spacing w:val="17"/>
        </w:rPr>
        <w:t xml:space="preserve"> </w:t>
      </w:r>
      <w:r>
        <w:t>history</w:t>
      </w:r>
      <w:r>
        <w:rPr>
          <w:spacing w:val="15"/>
        </w:rPr>
        <w:t xml:space="preserve"> </w:t>
      </w:r>
      <w:r>
        <w:t>in</w:t>
      </w:r>
      <w:r>
        <w:rPr>
          <w:spacing w:val="19"/>
        </w:rPr>
        <w:t xml:space="preserve"> </w:t>
      </w:r>
      <w:r>
        <w:t>the</w:t>
      </w:r>
      <w:r>
        <w:rPr>
          <w:spacing w:val="19"/>
        </w:rPr>
        <w:t xml:space="preserve"> </w:t>
      </w:r>
      <w:r>
        <w:t>prediction</w:t>
      </w:r>
      <w:r>
        <w:rPr>
          <w:spacing w:val="13"/>
        </w:rPr>
        <w:t xml:space="preserve"> </w:t>
      </w:r>
      <w:r>
        <w:t>under</w:t>
      </w:r>
      <w:r>
        <w:rPr>
          <w:spacing w:val="16"/>
        </w:rPr>
        <w:t xml:space="preserve"> </w:t>
      </w:r>
      <w:r>
        <w:t>blast</w:t>
      </w:r>
      <w:r>
        <w:rPr>
          <w:spacing w:val="17"/>
        </w:rPr>
        <w:t xml:space="preserve"> </w:t>
      </w:r>
      <w:r>
        <w:t>loading, it</w:t>
      </w:r>
      <w:r>
        <w:rPr>
          <w:spacing w:val="8"/>
        </w:rPr>
        <w:t xml:space="preserve"> </w:t>
      </w:r>
      <w:r>
        <w:t>is</w:t>
      </w:r>
      <w:r>
        <w:rPr>
          <w:spacing w:val="8"/>
        </w:rPr>
        <w:t xml:space="preserve"> </w:t>
      </w:r>
      <w:r>
        <w:t>clear</w:t>
      </w:r>
      <w:r>
        <w:rPr>
          <w:spacing w:val="5"/>
        </w:rPr>
        <w:t xml:space="preserve"> </w:t>
      </w:r>
      <w:r>
        <w:t>that</w:t>
      </w:r>
      <w:r>
        <w:rPr>
          <w:spacing w:val="6"/>
        </w:rPr>
        <w:t xml:space="preserve"> </w:t>
      </w:r>
      <w:r>
        <w:t>the</w:t>
      </w:r>
      <w:r>
        <w:rPr>
          <w:spacing w:val="7"/>
        </w:rPr>
        <w:t xml:space="preserve"> </w:t>
      </w:r>
      <w:r>
        <w:t>stress</w:t>
      </w:r>
      <w:r>
        <w:rPr>
          <w:spacing w:val="4"/>
        </w:rPr>
        <w:t xml:space="preserve"> </w:t>
      </w:r>
      <w:r>
        <w:t>state</w:t>
      </w:r>
      <w:r>
        <w:rPr>
          <w:spacing w:val="6"/>
        </w:rPr>
        <w:t xml:space="preserve"> </w:t>
      </w:r>
      <w:r>
        <w:t>is</w:t>
      </w:r>
      <w:r>
        <w:rPr>
          <w:spacing w:val="8"/>
        </w:rPr>
        <w:t xml:space="preserve"> </w:t>
      </w:r>
      <w:r>
        <w:t>imperfectly bi-axial</w:t>
      </w:r>
      <w:r>
        <w:rPr>
          <w:spacing w:val="3"/>
        </w:rPr>
        <w:t xml:space="preserve"> </w:t>
      </w:r>
      <w:r>
        <w:t>in</w:t>
      </w:r>
      <w:r>
        <w:rPr>
          <w:spacing w:val="8"/>
        </w:rPr>
        <w:t xml:space="preserve"> </w:t>
      </w:r>
      <w:r>
        <w:t>nature. Preliminary</w:t>
      </w:r>
      <w:r>
        <w:rPr>
          <w:spacing w:val="-18"/>
        </w:rPr>
        <w:t xml:space="preserve"> </w:t>
      </w:r>
      <w:r>
        <w:t>simulations</w:t>
      </w:r>
      <w:r>
        <w:rPr>
          <w:spacing w:val="-18"/>
        </w:rPr>
        <w:t xml:space="preserve"> </w:t>
      </w:r>
      <w:r>
        <w:t>h</w:t>
      </w:r>
      <w:r>
        <w:rPr>
          <w:spacing w:val="-4"/>
        </w:rPr>
        <w:t>a</w:t>
      </w:r>
      <w:r>
        <w:rPr>
          <w:spacing w:val="-3"/>
        </w:rPr>
        <w:t>v</w:t>
      </w:r>
      <w:r>
        <w:t>e</w:t>
      </w:r>
      <w:r>
        <w:rPr>
          <w:spacing w:val="-13"/>
        </w:rPr>
        <w:t xml:space="preserve"> </w:t>
      </w:r>
      <w:r>
        <w:t>indicated</w:t>
      </w:r>
      <w:r>
        <w:rPr>
          <w:spacing w:val="-16"/>
        </w:rPr>
        <w:t xml:space="preserve"> </w:t>
      </w:r>
      <w:r>
        <w:t>that</w:t>
      </w:r>
      <w:r>
        <w:rPr>
          <w:spacing w:val="-12"/>
        </w:rPr>
        <w:t xml:space="preserve"> </w:t>
      </w:r>
      <w:r>
        <w:t>the</w:t>
      </w:r>
      <w:r>
        <w:rPr>
          <w:spacing w:val="-11"/>
        </w:rPr>
        <w:t xml:space="preserve"> </w:t>
      </w:r>
      <w:r>
        <w:t>stress</w:t>
      </w:r>
      <w:r>
        <w:rPr>
          <w:spacing w:val="-13"/>
        </w:rPr>
        <w:t xml:space="preserve"> </w:t>
      </w:r>
      <w:r>
        <w:t>state</w:t>
      </w:r>
      <w:r>
        <w:rPr>
          <w:spacing w:val="-13"/>
        </w:rPr>
        <w:t xml:space="preserve"> </w:t>
      </w:r>
      <w:r>
        <w:t>in</w:t>
      </w:r>
      <w:r>
        <w:rPr>
          <w:spacing w:val="-11"/>
        </w:rPr>
        <w:t xml:space="preserve"> </w:t>
      </w:r>
      <w:r>
        <w:t xml:space="preserve">an </w:t>
      </w:r>
      <w:proofErr w:type="spellStart"/>
      <w:r>
        <w:t>unwelded</w:t>
      </w:r>
      <w:proofErr w:type="spellEnd"/>
      <w:r>
        <w:rPr>
          <w:spacing w:val="1"/>
        </w:rPr>
        <w:t xml:space="preserve"> </w:t>
      </w:r>
      <w:r>
        <w:t>plate</w:t>
      </w:r>
      <w:r>
        <w:rPr>
          <w:spacing w:val="5"/>
        </w:rPr>
        <w:t xml:space="preserve"> </w:t>
      </w:r>
      <w:r>
        <w:t>approaches perfectly</w:t>
      </w:r>
      <w:r>
        <w:rPr>
          <w:spacing w:val="2"/>
        </w:rPr>
        <w:t xml:space="preserve"> </w:t>
      </w:r>
      <w:r>
        <w:t>bi-axial.</w:t>
      </w:r>
      <w:r>
        <w:rPr>
          <w:spacing w:val="40"/>
        </w:rPr>
        <w:t xml:space="preserve"> </w:t>
      </w:r>
      <w:r>
        <w:t>This</w:t>
      </w:r>
      <w:r>
        <w:rPr>
          <w:spacing w:val="5"/>
        </w:rPr>
        <w:t xml:space="preserve"> </w:t>
      </w:r>
      <w:r>
        <w:t>is</w:t>
      </w:r>
      <w:r>
        <w:rPr>
          <w:spacing w:val="8"/>
        </w:rPr>
        <w:t xml:space="preserve"> </w:t>
      </w:r>
      <w:r>
        <w:t>because in</w:t>
      </w:r>
      <w:r>
        <w:rPr>
          <w:spacing w:val="7"/>
        </w:rPr>
        <w:t xml:space="preserve"> </w:t>
      </w:r>
      <w:r>
        <w:t>an</w:t>
      </w:r>
      <w:r>
        <w:rPr>
          <w:spacing w:val="7"/>
        </w:rPr>
        <w:t xml:space="preserve"> </w:t>
      </w:r>
      <w:proofErr w:type="spellStart"/>
      <w:r>
        <w:t>unwelded</w:t>
      </w:r>
      <w:proofErr w:type="spellEnd"/>
      <w:r>
        <w:rPr>
          <w:spacing w:val="1"/>
        </w:rPr>
        <w:t xml:space="preserve"> </w:t>
      </w:r>
      <w:r>
        <w:t>plate</w:t>
      </w:r>
      <w:r>
        <w:rPr>
          <w:spacing w:val="5"/>
        </w:rPr>
        <w:t xml:space="preserve"> </w:t>
      </w:r>
      <w:r>
        <w:t>there</w:t>
      </w:r>
      <w:r>
        <w:rPr>
          <w:spacing w:val="5"/>
        </w:rPr>
        <w:t xml:space="preserve"> </w:t>
      </w:r>
      <w:r>
        <w:t>is</w:t>
      </w:r>
      <w:r>
        <w:rPr>
          <w:spacing w:val="7"/>
        </w:rPr>
        <w:t xml:space="preserve"> </w:t>
      </w:r>
      <w:r>
        <w:t>no</w:t>
      </w:r>
      <w:r>
        <w:rPr>
          <w:spacing w:val="7"/>
        </w:rPr>
        <w:t xml:space="preserve"> </w:t>
      </w:r>
      <w:r>
        <w:t xml:space="preserve">directional </w:t>
      </w:r>
      <w:r>
        <w:rPr>
          <w:spacing w:val="-5"/>
        </w:rPr>
        <w:t>v</w:t>
      </w:r>
      <w:r>
        <w:t>ariation</w:t>
      </w:r>
      <w:r>
        <w:rPr>
          <w:spacing w:val="1"/>
        </w:rPr>
        <w:t xml:space="preserve"> </w:t>
      </w:r>
      <w:r>
        <w:t>in</w:t>
      </w:r>
      <w:r>
        <w:rPr>
          <w:spacing w:val="7"/>
        </w:rPr>
        <w:t xml:space="preserve"> </w:t>
      </w:r>
      <w:r>
        <w:t xml:space="preserve">mate- </w:t>
      </w:r>
      <w:proofErr w:type="spellStart"/>
      <w:r>
        <w:t>rial</w:t>
      </w:r>
      <w:proofErr w:type="spellEnd"/>
      <w:r>
        <w:rPr>
          <w:spacing w:val="4"/>
        </w:rPr>
        <w:t xml:space="preserve"> </w:t>
      </w:r>
      <w:r>
        <w:t>properties,</w:t>
      </w:r>
      <w:r>
        <w:rPr>
          <w:spacing w:val="3"/>
        </w:rPr>
        <w:t xml:space="preserve"> </w:t>
      </w:r>
      <w:r>
        <w:t>and</w:t>
      </w:r>
      <w:r>
        <w:rPr>
          <w:spacing w:val="4"/>
        </w:rPr>
        <w:t xml:space="preserve"> </w:t>
      </w:r>
      <w:r>
        <w:t>a</w:t>
      </w:r>
      <w:r>
        <w:rPr>
          <w:spacing w:val="-3"/>
        </w:rPr>
        <w:t>n</w:t>
      </w:r>
      <w:r>
        <w:t>y</w:t>
      </w:r>
      <w:r>
        <w:rPr>
          <w:spacing w:val="4"/>
        </w:rPr>
        <w:t xml:space="preserve"> </w:t>
      </w:r>
      <w:r>
        <w:rPr>
          <w:spacing w:val="-5"/>
        </w:rPr>
        <w:t>v</w:t>
      </w:r>
      <w:r>
        <w:t>ariation in</w:t>
      </w:r>
      <w:r>
        <w:rPr>
          <w:spacing w:val="6"/>
        </w:rPr>
        <w:t xml:space="preserve"> </w:t>
      </w:r>
      <w:r>
        <w:t>stress</w:t>
      </w:r>
      <w:r>
        <w:rPr>
          <w:spacing w:val="3"/>
        </w:rPr>
        <w:t xml:space="preserve"> </w:t>
      </w:r>
      <w:r>
        <w:t>is</w:t>
      </w:r>
      <w:r>
        <w:rPr>
          <w:spacing w:val="6"/>
        </w:rPr>
        <w:t xml:space="preserve"> </w:t>
      </w:r>
      <w:r>
        <w:t>due</w:t>
      </w:r>
      <w:r>
        <w:rPr>
          <w:spacing w:val="4"/>
        </w:rPr>
        <w:t xml:space="preserve"> </w:t>
      </w:r>
      <w:r>
        <w:t>to</w:t>
      </w:r>
      <w:r>
        <w:rPr>
          <w:spacing w:val="6"/>
        </w:rPr>
        <w:t xml:space="preserve"> </w:t>
      </w:r>
      <w:r>
        <w:t>the</w:t>
      </w:r>
      <w:r>
        <w:rPr>
          <w:spacing w:val="5"/>
        </w:rPr>
        <w:t xml:space="preserve"> </w:t>
      </w:r>
      <w:proofErr w:type="spellStart"/>
      <w:r>
        <w:t>appli</w:t>
      </w:r>
      <w:proofErr w:type="spellEnd"/>
      <w:r>
        <w:t xml:space="preserve">- </w:t>
      </w:r>
      <w:proofErr w:type="spellStart"/>
      <w:r>
        <w:t>cation</w:t>
      </w:r>
      <w:proofErr w:type="spellEnd"/>
      <w:r>
        <w:rPr>
          <w:spacing w:val="3"/>
        </w:rPr>
        <w:t xml:space="preserve"> </w:t>
      </w:r>
      <w:r>
        <w:t>of</w:t>
      </w:r>
      <w:r>
        <w:rPr>
          <w:spacing w:val="6"/>
        </w:rPr>
        <w:t xml:space="preserve"> </w:t>
      </w:r>
      <w:r>
        <w:t>the</w:t>
      </w:r>
      <w:r>
        <w:rPr>
          <w:spacing w:val="6"/>
        </w:rPr>
        <w:t xml:space="preserve"> </w:t>
      </w:r>
      <w:r>
        <w:t>CONWEP model,</w:t>
      </w:r>
      <w:r>
        <w:rPr>
          <w:spacing w:val="4"/>
        </w:rPr>
        <w:t xml:space="preserve"> </w:t>
      </w:r>
      <w:r>
        <w:t>which</w:t>
      </w:r>
      <w:r>
        <w:rPr>
          <w:spacing w:val="3"/>
        </w:rPr>
        <w:t xml:space="preserve"> </w:t>
      </w:r>
      <w:r>
        <w:t>is</w:t>
      </w:r>
      <w:r>
        <w:rPr>
          <w:spacing w:val="7"/>
        </w:rPr>
        <w:t xml:space="preserve"> </w:t>
      </w:r>
      <w:r>
        <w:t>interpolated</w:t>
      </w:r>
      <w:r>
        <w:rPr>
          <w:spacing w:val="-2"/>
        </w:rPr>
        <w:t xml:space="preserve"> </w:t>
      </w:r>
      <w:r>
        <w:t>from</w:t>
      </w:r>
      <w:r>
        <w:rPr>
          <w:spacing w:val="4"/>
        </w:rPr>
        <w:t xml:space="preserve"> </w:t>
      </w:r>
      <w:r>
        <w:rPr>
          <w:spacing w:val="-3"/>
        </w:rPr>
        <w:t>e</w:t>
      </w:r>
      <w:r>
        <w:t xml:space="preserve">x- </w:t>
      </w:r>
      <w:proofErr w:type="spellStart"/>
      <w:r>
        <w:t>perimental</w:t>
      </w:r>
      <w:proofErr w:type="spellEnd"/>
      <w:r>
        <w:rPr>
          <w:spacing w:val="-7"/>
        </w:rPr>
        <w:t xml:space="preserve"> </w:t>
      </w:r>
      <w:r>
        <w:t>data</w:t>
      </w:r>
      <w:r>
        <w:rPr>
          <w:spacing w:val="-1"/>
        </w:rPr>
        <w:t xml:space="preserve"> </w:t>
      </w:r>
      <w:r>
        <w:t>and</w:t>
      </w:r>
      <w:r>
        <w:rPr>
          <w:spacing w:val="-1"/>
        </w:rPr>
        <w:t xml:space="preserve"> </w:t>
      </w:r>
      <w:r>
        <w:t>hence</w:t>
      </w:r>
      <w:r>
        <w:rPr>
          <w:spacing w:val="-3"/>
        </w:rPr>
        <w:t xml:space="preserve"> </w:t>
      </w:r>
      <w:r>
        <w:t>non-uniform</w:t>
      </w:r>
      <w:r>
        <w:rPr>
          <w:spacing w:val="-8"/>
        </w:rPr>
        <w:t xml:space="preserve"> </w:t>
      </w:r>
      <w:r>
        <w:t>[41].</w:t>
      </w:r>
      <w:r>
        <w:rPr>
          <w:spacing w:val="14"/>
        </w:rPr>
        <w:t xml:space="preserve"> </w:t>
      </w:r>
      <w:r>
        <w:t>In the case</w:t>
      </w:r>
      <w:r>
        <w:rPr>
          <w:spacing w:val="-1"/>
        </w:rPr>
        <w:t xml:space="preserve"> </w:t>
      </w:r>
      <w:r>
        <w:t>of the welded</w:t>
      </w:r>
      <w:r>
        <w:rPr>
          <w:spacing w:val="3"/>
        </w:rPr>
        <w:t xml:space="preserve"> </w:t>
      </w:r>
      <w:r>
        <w:t>plate,</w:t>
      </w:r>
      <w:r>
        <w:rPr>
          <w:spacing w:val="9"/>
        </w:rPr>
        <w:t xml:space="preserve"> </w:t>
      </w:r>
      <w:r>
        <w:t>since</w:t>
      </w:r>
      <w:r>
        <w:rPr>
          <w:spacing w:val="4"/>
        </w:rPr>
        <w:t xml:space="preserve"> </w:t>
      </w:r>
      <w:r>
        <w:t>we</w:t>
      </w:r>
      <w:r>
        <w:rPr>
          <w:spacing w:val="6"/>
        </w:rPr>
        <w:t xml:space="preserve"> </w:t>
      </w:r>
      <w:r>
        <w:t>assume</w:t>
      </w:r>
      <w:r>
        <w:rPr>
          <w:spacing w:val="2"/>
        </w:rPr>
        <w:t xml:space="preserve"> </w:t>
      </w:r>
      <w:r>
        <w:t>steady</w:t>
      </w:r>
      <w:r>
        <w:rPr>
          <w:spacing w:val="3"/>
        </w:rPr>
        <w:t xml:space="preserve"> </w:t>
      </w:r>
      <w:r>
        <w:t>state</w:t>
      </w:r>
      <w:r>
        <w:rPr>
          <w:spacing w:val="5"/>
        </w:rPr>
        <w:t xml:space="preserve"> </w:t>
      </w:r>
      <w:r>
        <w:t>conditions during the</w:t>
      </w:r>
      <w:r>
        <w:rPr>
          <w:spacing w:val="6"/>
        </w:rPr>
        <w:t xml:space="preserve"> </w:t>
      </w:r>
      <w:r>
        <w:t>weld,</w:t>
      </w:r>
      <w:r>
        <w:rPr>
          <w:spacing w:val="8"/>
        </w:rPr>
        <w:t xml:space="preserve"> </w:t>
      </w:r>
      <w:r>
        <w:t>there</w:t>
      </w:r>
      <w:r>
        <w:rPr>
          <w:spacing w:val="5"/>
        </w:rPr>
        <w:t xml:space="preserve"> </w:t>
      </w:r>
      <w:proofErr w:type="gramStart"/>
      <w:r>
        <w:rPr>
          <w:spacing w:val="-3"/>
        </w:rPr>
        <w:t>e</w:t>
      </w:r>
      <w:r>
        <w:t>xists</w:t>
      </w:r>
      <w:r>
        <w:rPr>
          <w:spacing w:val="4"/>
        </w:rPr>
        <w:t xml:space="preserve"> </w:t>
      </w:r>
      <w:r>
        <w:t>directional gradients</w:t>
      </w:r>
      <w:proofErr w:type="gramEnd"/>
      <w:r>
        <w:rPr>
          <w:spacing w:val="1"/>
        </w:rPr>
        <w:t xml:space="preserve"> </w:t>
      </w:r>
      <w:r>
        <w:t>in</w:t>
      </w:r>
      <w:r>
        <w:rPr>
          <w:spacing w:val="7"/>
        </w:rPr>
        <w:t xml:space="preserve"> </w:t>
      </w:r>
      <w:r>
        <w:t>material</w:t>
      </w:r>
      <w:r>
        <w:rPr>
          <w:spacing w:val="2"/>
        </w:rPr>
        <w:t xml:space="preserve"> </w:t>
      </w:r>
      <w:r>
        <w:t>prope</w:t>
      </w:r>
      <w:r>
        <w:rPr>
          <w:spacing w:val="-4"/>
        </w:rPr>
        <w:t>r</w:t>
      </w:r>
      <w:r>
        <w:t>- ties</w:t>
      </w:r>
      <w:r>
        <w:rPr>
          <w:spacing w:val="-3"/>
        </w:rPr>
        <w:t xml:space="preserve"> </w:t>
      </w:r>
      <w:r>
        <w:t>in</w:t>
      </w:r>
      <w:r>
        <w:rPr>
          <w:spacing w:val="-2"/>
        </w:rPr>
        <w:t xml:space="preserve"> </w:t>
      </w:r>
      <w:r>
        <w:t>the</w:t>
      </w:r>
      <w:r>
        <w:rPr>
          <w:spacing w:val="-2"/>
        </w:rPr>
        <w:t xml:space="preserve"> </w:t>
      </w:r>
      <w:r>
        <w:t>direction</w:t>
      </w:r>
      <w:r>
        <w:rPr>
          <w:spacing w:val="-7"/>
        </w:rPr>
        <w:t xml:space="preserve"> </w:t>
      </w:r>
      <w:r>
        <w:t>of</w:t>
      </w:r>
      <w:r>
        <w:rPr>
          <w:spacing w:val="-2"/>
        </w:rPr>
        <w:t xml:space="preserve"> </w:t>
      </w:r>
      <w:r>
        <w:t>the</w:t>
      </w:r>
      <w:r>
        <w:rPr>
          <w:spacing w:val="-2"/>
        </w:rPr>
        <w:t xml:space="preserve"> </w:t>
      </w:r>
      <w:r>
        <w:t>weld.</w:t>
      </w:r>
      <w:r>
        <w:rPr>
          <w:spacing w:val="8"/>
        </w:rPr>
        <w:t xml:space="preserve"> </w:t>
      </w:r>
      <w:r>
        <w:t>Coupled</w:t>
      </w:r>
      <w:r>
        <w:rPr>
          <w:spacing w:val="-7"/>
        </w:rPr>
        <w:t xml:space="preserve"> </w:t>
      </w:r>
      <w:r>
        <w:t>with</w:t>
      </w:r>
      <w:r>
        <w:rPr>
          <w:spacing w:val="-4"/>
        </w:rPr>
        <w:t xml:space="preserve"> </w:t>
      </w:r>
      <w:r>
        <w:t>the</w:t>
      </w:r>
      <w:r>
        <w:rPr>
          <w:spacing w:val="-2"/>
        </w:rPr>
        <w:t xml:space="preserve"> </w:t>
      </w:r>
      <w:r>
        <w:t>non-uniform loading</w:t>
      </w:r>
      <w:r>
        <w:rPr>
          <w:spacing w:val="-7"/>
        </w:rPr>
        <w:t xml:space="preserve"> </w:t>
      </w:r>
      <w:r>
        <w:t>applied</w:t>
      </w:r>
      <w:r>
        <w:rPr>
          <w:spacing w:val="-7"/>
        </w:rPr>
        <w:t xml:space="preserve"> </w:t>
      </w:r>
      <w:r>
        <w:t>by</w:t>
      </w:r>
      <w:r>
        <w:rPr>
          <w:spacing w:val="-3"/>
        </w:rPr>
        <w:t xml:space="preserve"> </w:t>
      </w:r>
      <w:r>
        <w:t>the</w:t>
      </w:r>
      <w:r>
        <w:rPr>
          <w:spacing w:val="-3"/>
        </w:rPr>
        <w:t xml:space="preserve"> </w:t>
      </w:r>
      <w:r>
        <w:t>CONWEP</w:t>
      </w:r>
      <w:r>
        <w:rPr>
          <w:spacing w:val="-9"/>
        </w:rPr>
        <w:t xml:space="preserve"> </w:t>
      </w:r>
      <w:r>
        <w:t>model</w:t>
      </w:r>
      <w:r>
        <w:rPr>
          <w:spacing w:val="-6"/>
        </w:rPr>
        <w:t xml:space="preserve"> </w:t>
      </w:r>
      <w:r>
        <w:t>and</w:t>
      </w:r>
      <w:r>
        <w:rPr>
          <w:spacing w:val="-4"/>
        </w:rPr>
        <w:t xml:space="preserve"> </w:t>
      </w:r>
      <w:r>
        <w:t>the</w:t>
      </w:r>
      <w:r>
        <w:rPr>
          <w:spacing w:val="-3"/>
        </w:rPr>
        <w:t xml:space="preserve"> </w:t>
      </w:r>
      <w:r>
        <w:t>constraints</w:t>
      </w:r>
      <w:r>
        <w:rPr>
          <w:spacing w:val="-10"/>
        </w:rPr>
        <w:t xml:space="preserve"> </w:t>
      </w:r>
      <w:r>
        <w:t xml:space="preserve">in- </w:t>
      </w:r>
      <w:proofErr w:type="spellStart"/>
      <w:r>
        <w:t>duced</w:t>
      </w:r>
      <w:proofErr w:type="spellEnd"/>
      <w:r>
        <w:rPr>
          <w:spacing w:val="-10"/>
        </w:rPr>
        <w:t xml:space="preserve"> </w:t>
      </w:r>
      <w:r>
        <w:t>by</w:t>
      </w:r>
      <w:r>
        <w:rPr>
          <w:spacing w:val="-7"/>
        </w:rPr>
        <w:t xml:space="preserve"> </w:t>
      </w:r>
      <w:r>
        <w:t>the</w:t>
      </w:r>
      <w:r>
        <w:rPr>
          <w:spacing w:val="-7"/>
        </w:rPr>
        <w:t xml:space="preserve"> </w:t>
      </w:r>
      <w:r>
        <w:t>boundary</w:t>
      </w:r>
      <w:r>
        <w:rPr>
          <w:spacing w:val="-13"/>
        </w:rPr>
        <w:t xml:space="preserve"> </w:t>
      </w:r>
      <w:r>
        <w:t>conditions,</w:t>
      </w:r>
      <w:r>
        <w:rPr>
          <w:spacing w:val="-13"/>
        </w:rPr>
        <w:t xml:space="preserve"> </w:t>
      </w:r>
      <w:r>
        <w:t>the</w:t>
      </w:r>
      <w:r>
        <w:rPr>
          <w:spacing w:val="-7"/>
        </w:rPr>
        <w:t xml:space="preserve"> </w:t>
      </w:r>
      <w:r>
        <w:t>stress</w:t>
      </w:r>
      <w:r>
        <w:rPr>
          <w:spacing w:val="-9"/>
        </w:rPr>
        <w:t xml:space="preserve"> </w:t>
      </w:r>
      <w:r>
        <w:t>state</w:t>
      </w:r>
      <w:r>
        <w:rPr>
          <w:spacing w:val="-9"/>
        </w:rPr>
        <w:t xml:space="preserve"> </w:t>
      </w:r>
      <w:r>
        <w:t>in</w:t>
      </w:r>
      <w:r>
        <w:rPr>
          <w:spacing w:val="-7"/>
        </w:rPr>
        <w:t xml:space="preserve"> </w:t>
      </w:r>
      <w:r>
        <w:t>the</w:t>
      </w:r>
      <w:r>
        <w:rPr>
          <w:spacing w:val="-7"/>
        </w:rPr>
        <w:t xml:space="preserve"> </w:t>
      </w:r>
      <w:r>
        <w:t>plate</w:t>
      </w:r>
      <w:r>
        <w:rPr>
          <w:spacing w:val="-9"/>
        </w:rPr>
        <w:t xml:space="preserve"> </w:t>
      </w:r>
      <w:r>
        <w:t>is imperfectly</w:t>
      </w:r>
      <w:r>
        <w:rPr>
          <w:spacing w:val="-1"/>
        </w:rPr>
        <w:t xml:space="preserve"> </w:t>
      </w:r>
      <w:r>
        <w:t>bi-axial.</w:t>
      </w:r>
      <w:r>
        <w:rPr>
          <w:spacing w:val="30"/>
        </w:rPr>
        <w:t xml:space="preserve"> </w:t>
      </w:r>
      <w:r>
        <w:t>Furthermore, since</w:t>
      </w:r>
      <w:r>
        <w:rPr>
          <w:spacing w:val="4"/>
        </w:rPr>
        <w:t xml:space="preserve"> </w:t>
      </w:r>
      <w:r>
        <w:t>the</w:t>
      </w:r>
      <w:r>
        <w:rPr>
          <w:spacing w:val="6"/>
        </w:rPr>
        <w:t xml:space="preserve"> </w:t>
      </w:r>
      <w:r>
        <w:t>plate</w:t>
      </w:r>
      <w:r>
        <w:rPr>
          <w:spacing w:val="4"/>
        </w:rPr>
        <w:t xml:space="preserve"> </w:t>
      </w:r>
      <w:r>
        <w:t>deforms</w:t>
      </w:r>
      <w:r>
        <w:rPr>
          <w:spacing w:val="1"/>
        </w:rPr>
        <w:t xml:space="preserve"> </w:t>
      </w:r>
      <w:r>
        <w:t>un- der</w:t>
      </w:r>
      <w:r>
        <w:rPr>
          <w:spacing w:val="-1"/>
        </w:rPr>
        <w:t xml:space="preserve"> </w:t>
      </w:r>
      <w:r>
        <w:t>compound</w:t>
      </w:r>
      <w:r>
        <w:rPr>
          <w:spacing w:val="-6"/>
        </w:rPr>
        <w:t xml:space="preserve"> </w:t>
      </w:r>
      <w:r>
        <w:t>loading,</w:t>
      </w:r>
      <w:r>
        <w:rPr>
          <w:spacing w:val="-4"/>
        </w:rPr>
        <w:t xml:space="preserve"> </w:t>
      </w:r>
      <w:r>
        <w:t>upon</w:t>
      </w:r>
      <w:r>
        <w:rPr>
          <w:spacing w:val="-2"/>
        </w:rPr>
        <w:t xml:space="preserve"> </w:t>
      </w:r>
      <w:r>
        <w:t>obser</w:t>
      </w:r>
      <w:r>
        <w:rPr>
          <w:spacing w:val="-5"/>
        </w:rPr>
        <w:t>v</w:t>
      </w:r>
      <w:r>
        <w:t>ation</w:t>
      </w:r>
      <w:r>
        <w:rPr>
          <w:spacing w:val="-7"/>
        </w:rPr>
        <w:t xml:space="preserve"> </w:t>
      </w:r>
      <w:r>
        <w:t>of a</w:t>
      </w:r>
      <w:r>
        <w:rPr>
          <w:spacing w:val="1"/>
        </w:rPr>
        <w:t xml:space="preserve"> </w:t>
      </w:r>
      <w:r>
        <w:t>t</w:t>
      </w:r>
      <w:r>
        <w:rPr>
          <w:spacing w:val="-2"/>
        </w:rPr>
        <w:t>w</w:t>
      </w:r>
      <w:r>
        <w:t>o-dimensional yield</w:t>
      </w:r>
      <w:r>
        <w:rPr>
          <w:spacing w:val="1"/>
        </w:rPr>
        <w:t xml:space="preserve"> </w:t>
      </w:r>
      <w:r>
        <w:t>sur</w:t>
      </w:r>
      <w:r>
        <w:rPr>
          <w:spacing w:val="-2"/>
        </w:rPr>
        <w:t>f</w:t>
      </w:r>
      <w:r>
        <w:t>ace, it</w:t>
      </w:r>
      <w:r>
        <w:rPr>
          <w:spacing w:val="4"/>
        </w:rPr>
        <w:t xml:space="preserve"> </w:t>
      </w:r>
      <w:r>
        <w:t>is</w:t>
      </w:r>
      <w:r>
        <w:rPr>
          <w:spacing w:val="3"/>
        </w:rPr>
        <w:t xml:space="preserve"> </w:t>
      </w:r>
      <w:r>
        <w:t>clear</w:t>
      </w:r>
      <w:r>
        <w:rPr>
          <w:spacing w:val="1"/>
        </w:rPr>
        <w:t xml:space="preserve"> </w:t>
      </w:r>
      <w:r>
        <w:t>that</w:t>
      </w:r>
      <w:r>
        <w:rPr>
          <w:spacing w:val="2"/>
        </w:rPr>
        <w:t xml:space="preserve"> </w:t>
      </w:r>
      <w:r>
        <w:t>ductile</w:t>
      </w:r>
      <w:r>
        <w:rPr>
          <w:spacing w:val="-1"/>
        </w:rPr>
        <w:t xml:space="preserve"> </w:t>
      </w:r>
      <w:r>
        <w:t>materials</w:t>
      </w:r>
      <w:r>
        <w:rPr>
          <w:spacing w:val="-2"/>
        </w:rPr>
        <w:t xml:space="preserve"> </w:t>
      </w:r>
      <w:r>
        <w:t>can</w:t>
      </w:r>
      <w:r>
        <w:rPr>
          <w:spacing w:val="1"/>
        </w:rPr>
        <w:t xml:space="preserve"> </w:t>
      </w:r>
      <w:r>
        <w:t>sustain</w:t>
      </w:r>
      <w:r>
        <w:rPr>
          <w:spacing w:val="-1"/>
        </w:rPr>
        <w:t xml:space="preserve"> </w:t>
      </w:r>
      <w:r>
        <w:t>loads much</w:t>
      </w:r>
      <w:r>
        <w:rPr>
          <w:spacing w:val="-6"/>
        </w:rPr>
        <w:t xml:space="preserve"> </w:t>
      </w:r>
      <w:r>
        <w:t>greater</w:t>
      </w:r>
      <w:r>
        <w:rPr>
          <w:spacing w:val="-8"/>
        </w:rPr>
        <w:t xml:space="preserve"> </w:t>
      </w:r>
      <w:r>
        <w:t>than</w:t>
      </w:r>
      <w:r>
        <w:rPr>
          <w:spacing w:val="-5"/>
        </w:rPr>
        <w:t xml:space="preserve"> </w:t>
      </w:r>
      <w:r>
        <w:t>that</w:t>
      </w:r>
      <w:r>
        <w:rPr>
          <w:spacing w:val="-5"/>
        </w:rPr>
        <w:t xml:space="preserve"> </w:t>
      </w:r>
      <w:r>
        <w:t>which</w:t>
      </w:r>
      <w:r>
        <w:rPr>
          <w:spacing w:val="-7"/>
        </w:rPr>
        <w:t xml:space="preserve"> </w:t>
      </w:r>
      <w:r>
        <w:t>causes</w:t>
      </w:r>
      <w:r>
        <w:rPr>
          <w:spacing w:val="-7"/>
        </w:rPr>
        <w:t xml:space="preserve"> </w:t>
      </w:r>
      <w:r>
        <w:rPr>
          <w:spacing w:val="-2"/>
        </w:rPr>
        <w:t>f</w:t>
      </w:r>
      <w:r>
        <w:t>ailure</w:t>
      </w:r>
      <w:r>
        <w:rPr>
          <w:spacing w:val="-7"/>
        </w:rPr>
        <w:t xml:space="preserve"> </w:t>
      </w:r>
      <w:r>
        <w:t>in</w:t>
      </w:r>
      <w:r>
        <w:rPr>
          <w:spacing w:val="-4"/>
        </w:rPr>
        <w:t xml:space="preserve"> </w:t>
      </w:r>
      <w:r>
        <w:t>uniaxial</w:t>
      </w:r>
      <w:r>
        <w:rPr>
          <w:spacing w:val="-8"/>
        </w:rPr>
        <w:t xml:space="preserve"> </w:t>
      </w:r>
      <w:r>
        <w:t>tension. Hence,</w:t>
      </w:r>
      <w:r>
        <w:rPr>
          <w:spacing w:val="-9"/>
        </w:rPr>
        <w:t xml:space="preserve"> </w:t>
      </w:r>
      <w:r>
        <w:t>unli</w:t>
      </w:r>
      <w:r>
        <w:rPr>
          <w:spacing w:val="-2"/>
        </w:rPr>
        <w:t>k</w:t>
      </w:r>
      <w:r>
        <w:t>e</w:t>
      </w:r>
      <w:r>
        <w:rPr>
          <w:spacing w:val="-9"/>
        </w:rPr>
        <w:t xml:space="preserve"> </w:t>
      </w:r>
      <w:r>
        <w:t>the</w:t>
      </w:r>
      <w:r>
        <w:rPr>
          <w:spacing w:val="-6"/>
        </w:rPr>
        <w:t xml:space="preserve"> </w:t>
      </w:r>
      <w:r>
        <w:t>case</w:t>
      </w:r>
      <w:r>
        <w:rPr>
          <w:spacing w:val="-7"/>
        </w:rPr>
        <w:t xml:space="preserve"> </w:t>
      </w:r>
      <w:r>
        <w:t>of</w:t>
      </w:r>
      <w:r>
        <w:rPr>
          <w:spacing w:val="-6"/>
        </w:rPr>
        <w:t xml:space="preserve"> </w:t>
      </w:r>
      <w:r>
        <w:t>a</w:t>
      </w:r>
      <w:r>
        <w:rPr>
          <w:spacing w:val="-5"/>
        </w:rPr>
        <w:t xml:space="preserve"> </w:t>
      </w:r>
      <w:r>
        <w:t>weld</w:t>
      </w:r>
      <w:r>
        <w:rPr>
          <w:spacing w:val="-8"/>
        </w:rPr>
        <w:t xml:space="preserve"> </w:t>
      </w:r>
      <w:r>
        <w:t>in</w:t>
      </w:r>
      <w:r>
        <w:rPr>
          <w:spacing w:val="-6"/>
        </w:rPr>
        <w:t xml:space="preserve"> </w:t>
      </w:r>
      <w:r>
        <w:t>uniaxial</w:t>
      </w:r>
      <w:r>
        <w:rPr>
          <w:spacing w:val="-10"/>
        </w:rPr>
        <w:t xml:space="preserve"> </w:t>
      </w:r>
      <w:r>
        <w:t>tension,</w:t>
      </w:r>
      <w:r>
        <w:rPr>
          <w:spacing w:val="-9"/>
        </w:rPr>
        <w:t xml:space="preserve"> </w:t>
      </w:r>
      <w:r>
        <w:t>the</w:t>
      </w:r>
      <w:r>
        <w:rPr>
          <w:spacing w:val="-6"/>
        </w:rPr>
        <w:t xml:space="preserve"> </w:t>
      </w:r>
      <w:r>
        <w:t>plate</w:t>
      </w:r>
      <w:r>
        <w:rPr>
          <w:spacing w:val="-8"/>
        </w:rPr>
        <w:t xml:space="preserve"> </w:t>
      </w:r>
      <w:r>
        <w:t>is theoretically</w:t>
      </w:r>
      <w:r>
        <w:rPr>
          <w:spacing w:val="-17"/>
        </w:rPr>
        <w:t xml:space="preserve"> </w:t>
      </w:r>
      <w:r>
        <w:t>able</w:t>
      </w:r>
      <w:r>
        <w:rPr>
          <w:spacing w:val="-10"/>
        </w:rPr>
        <w:t xml:space="preserve"> </w:t>
      </w:r>
      <w:r>
        <w:t>to</w:t>
      </w:r>
      <w:r>
        <w:rPr>
          <w:spacing w:val="-9"/>
        </w:rPr>
        <w:t xml:space="preserve"> </w:t>
      </w:r>
      <w:r>
        <w:t>deform</w:t>
      </w:r>
      <w:r>
        <w:rPr>
          <w:spacing w:val="-13"/>
        </w:rPr>
        <w:t xml:space="preserve"> </w:t>
      </w:r>
      <w:r>
        <w:t>in</w:t>
      </w:r>
      <w:r>
        <w:rPr>
          <w:spacing w:val="-9"/>
        </w:rPr>
        <w:t xml:space="preserve"> </w:t>
      </w:r>
      <w:r>
        <w:t>both</w:t>
      </w:r>
      <w:r>
        <w:rPr>
          <w:spacing w:val="-11"/>
        </w:rPr>
        <w:t xml:space="preserve"> </w:t>
      </w:r>
      <w:r>
        <w:t>r</w:t>
      </w:r>
      <w:r>
        <w:rPr>
          <w:spacing w:val="-3"/>
        </w:rPr>
        <w:t>e</w:t>
      </w:r>
      <w:r>
        <w:t>gions</w:t>
      </w:r>
      <w:r>
        <w:rPr>
          <w:spacing w:val="-13"/>
        </w:rPr>
        <w:t xml:space="preserve"> </w:t>
      </w:r>
      <w:r>
        <w:t>near</w:t>
      </w:r>
      <w:r>
        <w:rPr>
          <w:spacing w:val="-10"/>
        </w:rPr>
        <w:t xml:space="preserve"> </w:t>
      </w:r>
      <w:r>
        <w:t>to</w:t>
      </w:r>
      <w:r>
        <w:rPr>
          <w:spacing w:val="-9"/>
        </w:rPr>
        <w:t xml:space="preserve"> </w:t>
      </w:r>
      <w:r>
        <w:t>the</w:t>
      </w:r>
      <w:r>
        <w:rPr>
          <w:spacing w:val="-9"/>
        </w:rPr>
        <w:t xml:space="preserve"> </w:t>
      </w:r>
      <w:r>
        <w:t>hardness minima</w:t>
      </w:r>
      <w:r>
        <w:rPr>
          <w:spacing w:val="-10"/>
        </w:rPr>
        <w:t xml:space="preserve"> </w:t>
      </w:r>
      <w:r>
        <w:t>either</w:t>
      </w:r>
      <w:r>
        <w:rPr>
          <w:spacing w:val="-9"/>
        </w:rPr>
        <w:t xml:space="preserve"> </w:t>
      </w:r>
      <w:r>
        <w:t>side</w:t>
      </w:r>
      <w:r>
        <w:rPr>
          <w:spacing w:val="-7"/>
        </w:rPr>
        <w:t xml:space="preserve"> </w:t>
      </w:r>
      <w:r>
        <w:t>of</w:t>
      </w:r>
      <w:r>
        <w:rPr>
          <w:spacing w:val="-6"/>
        </w:rPr>
        <w:t xml:space="preserve"> </w:t>
      </w:r>
      <w:r>
        <w:t>the</w:t>
      </w:r>
      <w:r>
        <w:rPr>
          <w:spacing w:val="-6"/>
        </w:rPr>
        <w:t xml:space="preserve"> </w:t>
      </w:r>
      <w:r>
        <w:t>weld</w:t>
      </w:r>
      <w:r>
        <w:rPr>
          <w:spacing w:val="-8"/>
        </w:rPr>
        <w:t xml:space="preserve"> </w:t>
      </w:r>
      <w:proofErr w:type="spellStart"/>
      <w:r>
        <w:t>centreline</w:t>
      </w:r>
      <w:proofErr w:type="spellEnd"/>
      <w:r>
        <w:t>.</w:t>
      </w:r>
      <w:r>
        <w:rPr>
          <w:spacing w:val="3"/>
        </w:rPr>
        <w:t xml:space="preserve"> </w:t>
      </w:r>
      <w:r>
        <w:t>This</w:t>
      </w:r>
      <w:r>
        <w:rPr>
          <w:spacing w:val="-8"/>
        </w:rPr>
        <w:t xml:space="preserve"> </w:t>
      </w:r>
      <w:r>
        <w:t>leads</w:t>
      </w:r>
      <w:r>
        <w:rPr>
          <w:spacing w:val="-8"/>
        </w:rPr>
        <w:t xml:space="preserve"> </w:t>
      </w:r>
      <w:r>
        <w:t>to</w:t>
      </w:r>
      <w:r>
        <w:rPr>
          <w:spacing w:val="-6"/>
        </w:rPr>
        <w:t xml:space="preserve"> </w:t>
      </w:r>
      <w:r>
        <w:t>the</w:t>
      </w:r>
      <w:r>
        <w:rPr>
          <w:spacing w:val="-6"/>
        </w:rPr>
        <w:t xml:space="preserve"> </w:t>
      </w:r>
      <w:r>
        <w:t>pre- diction</w:t>
      </w:r>
      <w:r>
        <w:rPr>
          <w:spacing w:val="1"/>
        </w:rPr>
        <w:t xml:space="preserve"> </w:t>
      </w:r>
      <w:r>
        <w:t>of</w:t>
      </w:r>
      <w:r>
        <w:rPr>
          <w:spacing w:val="5"/>
        </w:rPr>
        <w:t xml:space="preserve"> </w:t>
      </w:r>
      <w:r>
        <w:t>double</w:t>
      </w:r>
      <w:r>
        <w:rPr>
          <w:spacing w:val="1"/>
        </w:rPr>
        <w:t xml:space="preserve"> </w:t>
      </w:r>
      <w:r>
        <w:t>strain</w:t>
      </w:r>
      <w:r>
        <w:rPr>
          <w:spacing w:val="2"/>
        </w:rPr>
        <w:t xml:space="preserve"> </w:t>
      </w:r>
      <w:proofErr w:type="spellStart"/>
      <w:r>
        <w:t>localisation</w:t>
      </w:r>
      <w:proofErr w:type="spellEnd"/>
      <w:r>
        <w:t>, which</w:t>
      </w:r>
      <w:r>
        <w:rPr>
          <w:spacing w:val="2"/>
        </w:rPr>
        <w:t xml:space="preserve"> </w:t>
      </w:r>
      <w:r>
        <w:t>from</w:t>
      </w:r>
      <w:r>
        <w:rPr>
          <w:spacing w:val="3"/>
        </w:rPr>
        <w:t xml:space="preserve"> </w:t>
      </w:r>
      <w:r>
        <w:rPr>
          <w:spacing w:val="-3"/>
        </w:rPr>
        <w:t>e</w:t>
      </w:r>
      <w:r>
        <w:t xml:space="preserve">xperimental </w:t>
      </w:r>
      <w:proofErr w:type="gramStart"/>
      <w:r>
        <w:t>obser</w:t>
      </w:r>
      <w:r>
        <w:rPr>
          <w:spacing w:val="-5"/>
        </w:rPr>
        <w:t>v</w:t>
      </w:r>
      <w:r>
        <w:t>ation,</w:t>
      </w:r>
      <w:proofErr w:type="gramEnd"/>
      <w:r>
        <w:rPr>
          <w:spacing w:val="-10"/>
        </w:rPr>
        <w:t xml:space="preserve"> </w:t>
      </w:r>
      <w:r>
        <w:t>is</w:t>
      </w:r>
      <w:r>
        <w:rPr>
          <w:spacing w:val="-1"/>
        </w:rPr>
        <w:t xml:space="preserve"> </w:t>
      </w:r>
      <w:r>
        <w:t>not</w:t>
      </w:r>
      <w:r>
        <w:rPr>
          <w:spacing w:val="-3"/>
        </w:rPr>
        <w:t xml:space="preserve"> </w:t>
      </w:r>
      <w:r>
        <w:t>erroneous.</w:t>
      </w:r>
    </w:p>
    <w:p w:rsidR="00731615" w:rsidRDefault="00731615">
      <w:pPr>
        <w:spacing w:before="19" w:line="220" w:lineRule="exact"/>
        <w:rPr>
          <w:sz w:val="22"/>
          <w:szCs w:val="22"/>
        </w:rPr>
      </w:pPr>
    </w:p>
    <w:p w:rsidR="00731615" w:rsidRDefault="00EE1D9C">
      <w:pPr>
        <w:ind w:left="112" w:right="3196"/>
        <w:jc w:val="both"/>
      </w:pPr>
      <w:r>
        <w:t>4.3.</w:t>
      </w:r>
      <w:r>
        <w:rPr>
          <w:spacing w:val="47"/>
        </w:rPr>
        <w:t xml:space="preserve"> </w:t>
      </w:r>
      <w:r>
        <w:rPr>
          <w:spacing w:val="-5"/>
        </w:rPr>
        <w:t>J</w:t>
      </w:r>
      <w:r>
        <w:t>oint</w:t>
      </w:r>
      <w:r>
        <w:rPr>
          <w:spacing w:val="7"/>
        </w:rPr>
        <w:t xml:space="preserve"> </w:t>
      </w:r>
      <w:r>
        <w:t>observations</w:t>
      </w:r>
    </w:p>
    <w:p w:rsidR="00731615" w:rsidRDefault="00EE1D9C">
      <w:pPr>
        <w:spacing w:before="71" w:line="147" w:lineRule="auto"/>
        <w:ind w:left="112" w:right="6" w:firstLine="299"/>
        <w:jc w:val="both"/>
      </w:pPr>
      <w:r>
        <w:t>Both</w:t>
      </w:r>
      <w:r>
        <w:rPr>
          <w:spacing w:val="1"/>
        </w:rPr>
        <w:t xml:space="preserve"> </w:t>
      </w:r>
      <w:r>
        <w:t>the</w:t>
      </w:r>
      <w:r>
        <w:rPr>
          <w:spacing w:val="3"/>
        </w:rPr>
        <w:t xml:space="preserve"> </w:t>
      </w:r>
      <w:r>
        <w:t>quantitat</w:t>
      </w:r>
      <w:r>
        <w:rPr>
          <w:spacing w:val="-5"/>
        </w:rPr>
        <w:t>i</w:t>
      </w:r>
      <w:r>
        <w:rPr>
          <w:spacing w:val="-3"/>
        </w:rPr>
        <w:t>v</w:t>
      </w:r>
      <w:r>
        <w:t>e</w:t>
      </w:r>
      <w:r>
        <w:rPr>
          <w:spacing w:val="-4"/>
        </w:rPr>
        <w:t xml:space="preserve"> </w:t>
      </w:r>
      <w:r>
        <w:t>and</w:t>
      </w:r>
      <w:r>
        <w:rPr>
          <w:spacing w:val="2"/>
        </w:rPr>
        <w:t xml:space="preserve"> </w:t>
      </w:r>
      <w:r>
        <w:t>qualitat</w:t>
      </w:r>
      <w:r>
        <w:rPr>
          <w:spacing w:val="-5"/>
        </w:rPr>
        <w:t>i</w:t>
      </w:r>
      <w:r>
        <w:rPr>
          <w:spacing w:val="-3"/>
        </w:rPr>
        <w:t>v</w:t>
      </w:r>
      <w:r>
        <w:t>e</w:t>
      </w:r>
      <w:r>
        <w:rPr>
          <w:spacing w:val="-3"/>
        </w:rPr>
        <w:t xml:space="preserve"> </w:t>
      </w:r>
      <w:r>
        <w:t>data</w:t>
      </w:r>
      <w:r>
        <w:rPr>
          <w:spacing w:val="2"/>
        </w:rPr>
        <w:t xml:space="preserve"> </w:t>
      </w:r>
      <w:r>
        <w:t>presented</w:t>
      </w:r>
      <w:r>
        <w:rPr>
          <w:spacing w:val="-3"/>
        </w:rPr>
        <w:t xml:space="preserve"> </w:t>
      </w:r>
      <w:r>
        <w:t>in</w:t>
      </w:r>
      <w:r>
        <w:rPr>
          <w:spacing w:val="3"/>
        </w:rPr>
        <w:t xml:space="preserve"> </w:t>
      </w:r>
      <w:r>
        <w:rPr>
          <w:rFonts w:ascii="Meiryo" w:eastAsia="Meiryo" w:hAnsi="Meiryo" w:cs="Meiryo"/>
          <w:w w:val="80"/>
        </w:rPr>
        <w:t>§</w:t>
      </w:r>
      <w:r>
        <w:rPr>
          <w:w w:val="99"/>
        </w:rPr>
        <w:t xml:space="preserve">4.1 </w:t>
      </w:r>
      <w:r>
        <w:t>and</w:t>
      </w:r>
      <w:r>
        <w:rPr>
          <w:spacing w:val="5"/>
        </w:rPr>
        <w:t xml:space="preserve"> </w:t>
      </w:r>
      <w:r>
        <w:rPr>
          <w:rFonts w:ascii="Meiryo" w:eastAsia="Meiryo" w:hAnsi="Meiryo" w:cs="Meiryo"/>
          <w:w w:val="92"/>
        </w:rPr>
        <w:t>§</w:t>
      </w:r>
      <w:r>
        <w:rPr>
          <w:w w:val="92"/>
        </w:rPr>
        <w:t>4.2</w:t>
      </w:r>
      <w:r>
        <w:rPr>
          <w:spacing w:val="15"/>
          <w:w w:val="92"/>
        </w:rPr>
        <w:t xml:space="preserve"> </w:t>
      </w:r>
      <w:r>
        <w:t>indicate</w:t>
      </w:r>
      <w:r>
        <w:rPr>
          <w:spacing w:val="2"/>
        </w:rPr>
        <w:t xml:space="preserve"> </w:t>
      </w:r>
      <w:r>
        <w:t>that</w:t>
      </w:r>
      <w:r>
        <w:rPr>
          <w:spacing w:val="5"/>
        </w:rPr>
        <w:t xml:space="preserve"> </w:t>
      </w:r>
      <w:r>
        <w:t>the</w:t>
      </w:r>
      <w:r>
        <w:rPr>
          <w:spacing w:val="6"/>
        </w:rPr>
        <w:t xml:space="preserve"> </w:t>
      </w:r>
      <w:r>
        <w:t>implementation</w:t>
      </w:r>
      <w:r>
        <w:rPr>
          <w:spacing w:val="-5"/>
        </w:rPr>
        <w:t xml:space="preserve"> </w:t>
      </w:r>
      <w:r>
        <w:t>of</w:t>
      </w:r>
      <w:r>
        <w:rPr>
          <w:spacing w:val="6"/>
        </w:rPr>
        <w:t xml:space="preserve"> </w:t>
      </w:r>
      <w:r>
        <w:t>material</w:t>
      </w:r>
      <w:r>
        <w:rPr>
          <w:spacing w:val="1"/>
        </w:rPr>
        <w:t xml:space="preserve"> </w:t>
      </w:r>
      <w:r>
        <w:t>property</w:t>
      </w:r>
    </w:p>
    <w:p w:rsidR="00731615" w:rsidRDefault="00EE1D9C">
      <w:pPr>
        <w:spacing w:line="220" w:lineRule="exact"/>
        <w:ind w:left="112" w:right="-30"/>
        <w:jc w:val="both"/>
      </w:pPr>
      <w:proofErr w:type="gramStart"/>
      <w:r>
        <w:t>gradients</w:t>
      </w:r>
      <w:proofErr w:type="gramEnd"/>
      <w:r>
        <w:rPr>
          <w:spacing w:val="-19"/>
        </w:rPr>
        <w:t xml:space="preserve"> </w:t>
      </w:r>
      <w:r>
        <w:t>induced</w:t>
      </w:r>
      <w:r>
        <w:rPr>
          <w:spacing w:val="-18"/>
        </w:rPr>
        <w:t xml:space="preserve"> </w:t>
      </w:r>
      <w:r>
        <w:t>by</w:t>
      </w:r>
      <w:r>
        <w:rPr>
          <w:spacing w:val="-14"/>
        </w:rPr>
        <w:t xml:space="preserve"> </w:t>
      </w:r>
      <w:r>
        <w:rPr>
          <w:spacing w:val="-5"/>
        </w:rPr>
        <w:t>v</w:t>
      </w:r>
      <w:r>
        <w:t>ariation</w:t>
      </w:r>
      <w:r>
        <w:rPr>
          <w:spacing w:val="-19"/>
        </w:rPr>
        <w:t xml:space="preserve"> </w:t>
      </w:r>
      <w:r>
        <w:t>in</w:t>
      </w:r>
      <w:r>
        <w:rPr>
          <w:spacing w:val="-14"/>
        </w:rPr>
        <w:t xml:space="preserve"> </w:t>
      </w:r>
      <w:r>
        <w:rPr>
          <w:w w:val="99"/>
        </w:rPr>
        <w:t>strengthening</w:t>
      </w:r>
      <w:r>
        <w:rPr>
          <w:spacing w:val="-11"/>
          <w:w w:val="99"/>
        </w:rPr>
        <w:t xml:space="preserve"> </w:t>
      </w:r>
      <w:r>
        <w:rPr>
          <w:w w:val="99"/>
        </w:rPr>
        <w:t>mechanisms</w:t>
      </w:r>
      <w:r>
        <w:rPr>
          <w:spacing w:val="-11"/>
          <w:w w:val="99"/>
        </w:rPr>
        <w:t xml:space="preserve"> </w:t>
      </w:r>
      <w:r>
        <w:t>lead</w:t>
      </w:r>
    </w:p>
    <w:p w:rsidR="00731615" w:rsidRDefault="00EE1D9C">
      <w:pPr>
        <w:spacing w:before="9" w:line="249" w:lineRule="auto"/>
        <w:ind w:left="112" w:right="30"/>
        <w:jc w:val="both"/>
      </w:pPr>
      <w:proofErr w:type="gramStart"/>
      <w:r>
        <w:t>to</w:t>
      </w:r>
      <w:proofErr w:type="gramEnd"/>
      <w:r>
        <w:rPr>
          <w:spacing w:val="7"/>
        </w:rPr>
        <w:t xml:space="preserve"> </w:t>
      </w:r>
      <w:r>
        <w:t>accurate</w:t>
      </w:r>
      <w:r>
        <w:rPr>
          <w:spacing w:val="1"/>
        </w:rPr>
        <w:t xml:space="preserve"> </w:t>
      </w:r>
      <w:r>
        <w:t>prediction of</w:t>
      </w:r>
      <w:r>
        <w:rPr>
          <w:spacing w:val="6"/>
        </w:rPr>
        <w:t xml:space="preserve"> </w:t>
      </w:r>
      <w:r>
        <w:t>strain</w:t>
      </w:r>
      <w:r>
        <w:rPr>
          <w:spacing w:val="4"/>
        </w:rPr>
        <w:t xml:space="preserve"> </w:t>
      </w:r>
      <w:r>
        <w:t>response</w:t>
      </w:r>
      <w:r>
        <w:rPr>
          <w:spacing w:val="1"/>
        </w:rPr>
        <w:t xml:space="preserve"> </w:t>
      </w:r>
      <w:r>
        <w:t>in</w:t>
      </w:r>
      <w:r>
        <w:rPr>
          <w:spacing w:val="7"/>
        </w:rPr>
        <w:t xml:space="preserve"> </w:t>
      </w:r>
      <w:r>
        <w:t>space</w:t>
      </w:r>
      <w:r>
        <w:rPr>
          <w:spacing w:val="4"/>
        </w:rPr>
        <w:t xml:space="preserve"> </w:t>
      </w:r>
      <w:r>
        <w:t>and</w:t>
      </w:r>
      <w:r>
        <w:rPr>
          <w:spacing w:val="5"/>
        </w:rPr>
        <w:t xml:space="preserve"> </w:t>
      </w:r>
      <w:r>
        <w:t>time</w:t>
      </w:r>
      <w:r>
        <w:rPr>
          <w:spacing w:val="5"/>
        </w:rPr>
        <w:t xml:space="preserve"> </w:t>
      </w:r>
      <w:proofErr w:type="spellStart"/>
      <w:r>
        <w:t>di</w:t>
      </w:r>
      <w:proofErr w:type="spellEnd"/>
      <w:r>
        <w:t xml:space="preserve">- </w:t>
      </w:r>
      <w:proofErr w:type="spellStart"/>
      <w:r>
        <w:t>mensions</w:t>
      </w:r>
      <w:proofErr w:type="spellEnd"/>
      <w:r>
        <w:t>.</w:t>
      </w:r>
      <w:r>
        <w:rPr>
          <w:spacing w:val="13"/>
        </w:rPr>
        <w:t xml:space="preserve"> </w:t>
      </w:r>
      <w:r>
        <w:t>The method</w:t>
      </w:r>
      <w:r>
        <w:rPr>
          <w:spacing w:val="-3"/>
        </w:rPr>
        <w:t xml:space="preserve"> </w:t>
      </w:r>
      <w:r>
        <w:t>all</w:t>
      </w:r>
      <w:r>
        <w:rPr>
          <w:spacing w:val="-5"/>
        </w:rPr>
        <w:t>o</w:t>
      </w:r>
      <w:r>
        <w:t>ws</w:t>
      </w:r>
      <w:r>
        <w:rPr>
          <w:spacing w:val="-2"/>
        </w:rPr>
        <w:t xml:space="preserve"> </w:t>
      </w:r>
      <w:r>
        <w:t>the</w:t>
      </w:r>
      <w:r>
        <w:rPr>
          <w:spacing w:val="1"/>
        </w:rPr>
        <w:t xml:space="preserve"> </w:t>
      </w:r>
      <w:r>
        <w:t>prediction</w:t>
      </w:r>
      <w:r>
        <w:rPr>
          <w:spacing w:val="-5"/>
        </w:rPr>
        <w:t xml:space="preserve"> </w:t>
      </w:r>
      <w:r>
        <w:t>of</w:t>
      </w:r>
      <w:r>
        <w:rPr>
          <w:spacing w:val="1"/>
        </w:rPr>
        <w:t xml:space="preserve"> </w:t>
      </w:r>
      <w:r>
        <w:t>compl</w:t>
      </w:r>
      <w:r>
        <w:rPr>
          <w:spacing w:val="-3"/>
        </w:rPr>
        <w:t>e</w:t>
      </w:r>
      <w:r>
        <w:t>x</w:t>
      </w:r>
      <w:r>
        <w:rPr>
          <w:spacing w:val="-4"/>
        </w:rPr>
        <w:t xml:space="preserve"> </w:t>
      </w:r>
      <w:proofErr w:type="spellStart"/>
      <w:r>
        <w:t>struc</w:t>
      </w:r>
      <w:proofErr w:type="spellEnd"/>
      <w:r>
        <w:t xml:space="preserve">- </w:t>
      </w:r>
      <w:proofErr w:type="spellStart"/>
      <w:r>
        <w:t>tural</w:t>
      </w:r>
      <w:proofErr w:type="spellEnd"/>
      <w:r>
        <w:rPr>
          <w:spacing w:val="6"/>
        </w:rPr>
        <w:t xml:space="preserve"> </w:t>
      </w:r>
      <w:proofErr w:type="spellStart"/>
      <w:r>
        <w:t>beh</w:t>
      </w:r>
      <w:r>
        <w:rPr>
          <w:spacing w:val="-4"/>
        </w:rPr>
        <w:t>a</w:t>
      </w:r>
      <w:r>
        <w:t>viou</w:t>
      </w:r>
      <w:r>
        <w:rPr>
          <w:spacing w:val="-8"/>
        </w:rPr>
        <w:t>r</w:t>
      </w:r>
      <w:proofErr w:type="spellEnd"/>
      <w:r>
        <w:t>,</w:t>
      </w:r>
      <w:r>
        <w:rPr>
          <w:spacing w:val="4"/>
        </w:rPr>
        <w:t xml:space="preserve"> </w:t>
      </w:r>
      <w:r>
        <w:t>which</w:t>
      </w:r>
      <w:r>
        <w:rPr>
          <w:spacing w:val="5"/>
        </w:rPr>
        <w:t xml:space="preserve"> </w:t>
      </w:r>
      <w:r>
        <w:rPr>
          <w:spacing w:val="-5"/>
        </w:rPr>
        <w:t>v</w:t>
      </w:r>
      <w:r>
        <w:t>aries</w:t>
      </w:r>
      <w:r>
        <w:rPr>
          <w:spacing w:val="5"/>
        </w:rPr>
        <w:t xml:space="preserve"> </w:t>
      </w:r>
      <w:r>
        <w:t>depending</w:t>
      </w:r>
      <w:r>
        <w:rPr>
          <w:spacing w:val="2"/>
        </w:rPr>
        <w:t xml:space="preserve"> </w:t>
      </w:r>
      <w:r>
        <w:t>on</w:t>
      </w:r>
      <w:r>
        <w:rPr>
          <w:spacing w:val="8"/>
        </w:rPr>
        <w:t xml:space="preserve"> </w:t>
      </w:r>
      <w:r>
        <w:t>the</w:t>
      </w:r>
      <w:r>
        <w:rPr>
          <w:spacing w:val="8"/>
        </w:rPr>
        <w:t xml:space="preserve"> </w:t>
      </w:r>
      <w:r>
        <w:t>loading</w:t>
      </w:r>
      <w:r>
        <w:rPr>
          <w:spacing w:val="4"/>
        </w:rPr>
        <w:t xml:space="preserve"> </w:t>
      </w:r>
      <w:proofErr w:type="spellStart"/>
      <w:r>
        <w:t>condi</w:t>
      </w:r>
      <w:proofErr w:type="spellEnd"/>
      <w:r>
        <w:t>-</w:t>
      </w:r>
    </w:p>
    <w:p w:rsidR="00731615" w:rsidRDefault="00EE1D9C">
      <w:pPr>
        <w:spacing w:line="260" w:lineRule="exact"/>
        <w:ind w:left="112" w:right="26"/>
        <w:jc w:val="both"/>
      </w:pPr>
      <w:proofErr w:type="spellStart"/>
      <w:proofErr w:type="gramStart"/>
      <w:r>
        <w:rPr>
          <w:position w:val="3"/>
        </w:rPr>
        <w:t>tions</w:t>
      </w:r>
      <w:proofErr w:type="spellEnd"/>
      <w:proofErr w:type="gramEnd"/>
      <w:r>
        <w:rPr>
          <w:spacing w:val="20"/>
          <w:position w:val="3"/>
        </w:rPr>
        <w:t xml:space="preserve"> </w:t>
      </w:r>
      <w:r>
        <w:rPr>
          <w:position w:val="3"/>
        </w:rPr>
        <w:t>of</w:t>
      </w:r>
      <w:r>
        <w:rPr>
          <w:spacing w:val="22"/>
          <w:position w:val="3"/>
        </w:rPr>
        <w:t xml:space="preserve"> </w:t>
      </w:r>
      <w:r>
        <w:rPr>
          <w:position w:val="3"/>
        </w:rPr>
        <w:t>a</w:t>
      </w:r>
      <w:r>
        <w:rPr>
          <w:spacing w:val="23"/>
          <w:position w:val="3"/>
        </w:rPr>
        <w:t xml:space="preserve"> </w:t>
      </w:r>
      <w:r>
        <w:rPr>
          <w:position w:val="3"/>
        </w:rPr>
        <w:t xml:space="preserve">structure. </w:t>
      </w:r>
      <w:r>
        <w:rPr>
          <w:spacing w:val="27"/>
          <w:position w:val="3"/>
        </w:rPr>
        <w:t xml:space="preserve"> </w:t>
      </w:r>
      <w:r>
        <w:rPr>
          <w:position w:val="3"/>
        </w:rPr>
        <w:t>The</w:t>
      </w:r>
      <w:r>
        <w:rPr>
          <w:spacing w:val="21"/>
          <w:position w:val="3"/>
        </w:rPr>
        <w:t xml:space="preserve"> </w:t>
      </w:r>
      <w:r>
        <w:rPr>
          <w:position w:val="3"/>
        </w:rPr>
        <w:t>method</w:t>
      </w:r>
      <w:r>
        <w:rPr>
          <w:spacing w:val="18"/>
          <w:position w:val="3"/>
        </w:rPr>
        <w:t xml:space="preserve"> </w:t>
      </w:r>
      <w:r>
        <w:rPr>
          <w:position w:val="3"/>
        </w:rPr>
        <w:t>described</w:t>
      </w:r>
      <w:r>
        <w:rPr>
          <w:spacing w:val="16"/>
          <w:position w:val="3"/>
        </w:rPr>
        <w:t xml:space="preserve"> </w:t>
      </w:r>
      <w:r>
        <w:rPr>
          <w:position w:val="3"/>
        </w:rPr>
        <w:t>in</w:t>
      </w:r>
      <w:r>
        <w:rPr>
          <w:spacing w:val="22"/>
          <w:position w:val="3"/>
        </w:rPr>
        <w:t xml:space="preserve"> </w:t>
      </w:r>
      <w:r>
        <w:rPr>
          <w:rFonts w:ascii="Meiryo" w:eastAsia="Meiryo" w:hAnsi="Meiryo" w:cs="Meiryo"/>
          <w:w w:val="88"/>
          <w:position w:val="3"/>
        </w:rPr>
        <w:t>§</w:t>
      </w:r>
      <w:r>
        <w:rPr>
          <w:w w:val="88"/>
          <w:position w:val="3"/>
        </w:rPr>
        <w:t>2</w:t>
      </w:r>
      <w:r>
        <w:rPr>
          <w:spacing w:val="31"/>
          <w:w w:val="88"/>
          <w:position w:val="3"/>
        </w:rPr>
        <w:t xml:space="preserve"> </w:t>
      </w:r>
      <w:r>
        <w:rPr>
          <w:position w:val="3"/>
        </w:rPr>
        <w:t>differs</w:t>
      </w:r>
      <w:r>
        <w:rPr>
          <w:spacing w:val="5"/>
          <w:position w:val="3"/>
        </w:rPr>
        <w:t xml:space="preserve"> </w:t>
      </w:r>
      <w:r>
        <w:rPr>
          <w:position w:val="3"/>
        </w:rPr>
        <w:t>sig-</w:t>
      </w:r>
    </w:p>
    <w:p w:rsidR="00731615" w:rsidRDefault="00EE1D9C">
      <w:pPr>
        <w:spacing w:line="180" w:lineRule="exact"/>
        <w:ind w:left="112" w:right="35"/>
        <w:jc w:val="both"/>
      </w:pPr>
      <w:proofErr w:type="spellStart"/>
      <w:proofErr w:type="gramStart"/>
      <w:r>
        <w:t>nificantly</w:t>
      </w:r>
      <w:proofErr w:type="spellEnd"/>
      <w:proofErr w:type="gramEnd"/>
      <w:r>
        <w:rPr>
          <w:spacing w:val="-10"/>
        </w:rPr>
        <w:t xml:space="preserve"> </w:t>
      </w:r>
      <w:r>
        <w:t>from</w:t>
      </w:r>
      <w:r>
        <w:rPr>
          <w:spacing w:val="1"/>
        </w:rPr>
        <w:t xml:space="preserve"> </w:t>
      </w:r>
      <w:r>
        <w:t>the</w:t>
      </w:r>
      <w:r>
        <w:rPr>
          <w:spacing w:val="3"/>
        </w:rPr>
        <w:t xml:space="preserve"> </w:t>
      </w:r>
      <w:r>
        <w:t>typical methods</w:t>
      </w:r>
      <w:r>
        <w:rPr>
          <w:spacing w:val="-2"/>
        </w:rPr>
        <w:t xml:space="preserve"> </w:t>
      </w:r>
      <w:r>
        <w:t>described</w:t>
      </w:r>
      <w:r>
        <w:rPr>
          <w:spacing w:val="-3"/>
        </w:rPr>
        <w:t xml:space="preserve"> </w:t>
      </w:r>
      <w:r>
        <w:t>in</w:t>
      </w:r>
      <w:r>
        <w:rPr>
          <w:spacing w:val="3"/>
        </w:rPr>
        <w:t xml:space="preserve"> </w:t>
      </w:r>
      <w:r>
        <w:t>the</w:t>
      </w:r>
      <w:r>
        <w:rPr>
          <w:spacing w:val="3"/>
        </w:rPr>
        <w:t xml:space="preserve"> </w:t>
      </w:r>
      <w:r>
        <w:t>public do-</w:t>
      </w:r>
    </w:p>
    <w:p w:rsidR="00731615" w:rsidRDefault="00EE1D9C">
      <w:pPr>
        <w:spacing w:before="9" w:line="249" w:lineRule="auto"/>
        <w:ind w:left="112" w:right="30"/>
        <w:jc w:val="both"/>
      </w:pPr>
      <w:proofErr w:type="gramStart"/>
      <w:r>
        <w:t>main</w:t>
      </w:r>
      <w:proofErr w:type="gramEnd"/>
      <w:r>
        <w:t xml:space="preserve">. </w:t>
      </w:r>
      <w:r>
        <w:rPr>
          <w:spacing w:val="1"/>
        </w:rPr>
        <w:t xml:space="preserve"> </w:t>
      </w:r>
      <w:r>
        <w:t>The</w:t>
      </w:r>
      <w:r>
        <w:rPr>
          <w:spacing w:val="4"/>
        </w:rPr>
        <w:t xml:space="preserve"> </w:t>
      </w:r>
      <w:r>
        <w:t>methods in</w:t>
      </w:r>
      <w:r>
        <w:rPr>
          <w:spacing w:val="5"/>
        </w:rPr>
        <w:t xml:space="preserve"> </w:t>
      </w:r>
      <w:r>
        <w:t>the</w:t>
      </w:r>
      <w:r>
        <w:rPr>
          <w:spacing w:val="5"/>
        </w:rPr>
        <w:t xml:space="preserve"> </w:t>
      </w:r>
      <w:r>
        <w:t>public</w:t>
      </w:r>
      <w:r>
        <w:rPr>
          <w:spacing w:val="2"/>
        </w:rPr>
        <w:t xml:space="preserve"> </w:t>
      </w:r>
      <w:r>
        <w:t>domain</w:t>
      </w:r>
      <w:r>
        <w:rPr>
          <w:spacing w:val="1"/>
        </w:rPr>
        <w:t xml:space="preserve"> </w:t>
      </w:r>
      <w:r>
        <w:t>typically g</w:t>
      </w:r>
      <w:r>
        <w:rPr>
          <w:spacing w:val="-5"/>
        </w:rPr>
        <w:t>i</w:t>
      </w:r>
      <w:r>
        <w:rPr>
          <w:spacing w:val="-3"/>
        </w:rPr>
        <w:t>v</w:t>
      </w:r>
      <w:r>
        <w:t>e</w:t>
      </w:r>
      <w:r>
        <w:rPr>
          <w:spacing w:val="4"/>
        </w:rPr>
        <w:t xml:space="preserve"> </w:t>
      </w:r>
      <w:r>
        <w:t>good correlation</w:t>
      </w:r>
      <w:r>
        <w:rPr>
          <w:spacing w:val="23"/>
        </w:rPr>
        <w:t xml:space="preserve"> </w:t>
      </w:r>
      <w:r>
        <w:t>in</w:t>
      </w:r>
      <w:r>
        <w:rPr>
          <w:spacing w:val="30"/>
        </w:rPr>
        <w:t xml:space="preserve"> </w:t>
      </w:r>
      <w:r>
        <w:t>the</w:t>
      </w:r>
      <w:r>
        <w:rPr>
          <w:spacing w:val="30"/>
        </w:rPr>
        <w:t xml:space="preserve"> </w:t>
      </w:r>
      <w:r>
        <w:t>predicted</w:t>
      </w:r>
      <w:r>
        <w:rPr>
          <w:spacing w:val="25"/>
        </w:rPr>
        <w:t xml:space="preserve"> </w:t>
      </w:r>
      <w:r>
        <w:t>global</w:t>
      </w:r>
      <w:r>
        <w:rPr>
          <w:spacing w:val="27"/>
        </w:rPr>
        <w:t xml:space="preserve"> </w:t>
      </w:r>
      <w:r>
        <w:t>strain</w:t>
      </w:r>
      <w:r>
        <w:rPr>
          <w:spacing w:val="28"/>
        </w:rPr>
        <w:t xml:space="preserve"> </w:t>
      </w:r>
      <w:r>
        <w:t>response</w:t>
      </w:r>
      <w:r>
        <w:rPr>
          <w:spacing w:val="25"/>
        </w:rPr>
        <w:t xml:space="preserve"> </w:t>
      </w:r>
      <w:r>
        <w:t>of</w:t>
      </w:r>
      <w:r>
        <w:rPr>
          <w:spacing w:val="30"/>
        </w:rPr>
        <w:t xml:space="preserve"> </w:t>
      </w:r>
      <w:r>
        <w:t>a</w:t>
      </w:r>
      <w:r>
        <w:rPr>
          <w:spacing w:val="31"/>
        </w:rPr>
        <w:t xml:space="preserve"> </w:t>
      </w:r>
      <w:r>
        <w:t>weld</w:t>
      </w:r>
    </w:p>
    <w:p w:rsidR="00731615" w:rsidRDefault="00EE1D9C">
      <w:pPr>
        <w:spacing w:before="59" w:line="249" w:lineRule="auto"/>
        <w:ind w:right="78"/>
        <w:jc w:val="both"/>
      </w:pPr>
      <w:r>
        <w:br w:type="column"/>
      </w:r>
      <w:proofErr w:type="gramStart"/>
      <w:r>
        <w:lastRenderedPageBreak/>
        <w:t>when</w:t>
      </w:r>
      <w:proofErr w:type="gramEnd"/>
      <w:r>
        <w:rPr>
          <w:spacing w:val="5"/>
        </w:rPr>
        <w:t xml:space="preserve"> </w:t>
      </w:r>
      <w:r>
        <w:t>calibrated</w:t>
      </w:r>
      <w:r>
        <w:rPr>
          <w:spacing w:val="1"/>
        </w:rPr>
        <w:t xml:space="preserve"> </w:t>
      </w:r>
      <w:r>
        <w:t>to</w:t>
      </w:r>
      <w:r>
        <w:rPr>
          <w:spacing w:val="7"/>
        </w:rPr>
        <w:t xml:space="preserve"> </w:t>
      </w:r>
      <w:r>
        <w:t>an</w:t>
      </w:r>
      <w:r>
        <w:rPr>
          <w:spacing w:val="7"/>
        </w:rPr>
        <w:t xml:space="preserve"> </w:t>
      </w:r>
      <w:r>
        <w:rPr>
          <w:spacing w:val="-3"/>
        </w:rPr>
        <w:t>e</w:t>
      </w:r>
      <w:r>
        <w:t>xperiment of</w:t>
      </w:r>
      <w:r>
        <w:rPr>
          <w:spacing w:val="7"/>
        </w:rPr>
        <w:t xml:space="preserve"> </w:t>
      </w:r>
      <w:r>
        <w:t>a</w:t>
      </w:r>
      <w:r>
        <w:rPr>
          <w:spacing w:val="8"/>
        </w:rPr>
        <w:t xml:space="preserve"> </w:t>
      </w:r>
      <w:r>
        <w:t>weld</w:t>
      </w:r>
      <w:r>
        <w:rPr>
          <w:spacing w:val="5"/>
        </w:rPr>
        <w:t xml:space="preserve"> </w:t>
      </w:r>
      <w:r>
        <w:t>in</w:t>
      </w:r>
      <w:r>
        <w:rPr>
          <w:spacing w:val="7"/>
        </w:rPr>
        <w:t xml:space="preserve"> </w:t>
      </w:r>
      <w:proofErr w:type="spellStart"/>
      <w:r>
        <w:t>uniaxial</w:t>
      </w:r>
      <w:proofErr w:type="spellEnd"/>
      <w:r>
        <w:rPr>
          <w:spacing w:val="3"/>
        </w:rPr>
        <w:t xml:space="preserve"> </w:t>
      </w:r>
      <w:r>
        <w:t xml:space="preserve">load- </w:t>
      </w:r>
      <w:proofErr w:type="spellStart"/>
      <w:r>
        <w:t>ing</w:t>
      </w:r>
      <w:proofErr w:type="spellEnd"/>
      <w:r>
        <w:rPr>
          <w:spacing w:val="6"/>
        </w:rPr>
        <w:t xml:space="preserve"> </w:t>
      </w:r>
      <w:r>
        <w:t>condition</w:t>
      </w:r>
      <w:r>
        <w:rPr>
          <w:spacing w:val="2"/>
        </w:rPr>
        <w:t xml:space="preserve"> </w:t>
      </w:r>
      <w:r>
        <w:t>[7,</w:t>
      </w:r>
      <w:r>
        <w:rPr>
          <w:spacing w:val="7"/>
        </w:rPr>
        <w:t xml:space="preserve"> </w:t>
      </w:r>
      <w:r>
        <w:t xml:space="preserve">21]. </w:t>
      </w:r>
      <w:r>
        <w:rPr>
          <w:spacing w:val="12"/>
        </w:rPr>
        <w:t xml:space="preserve"> </w:t>
      </w:r>
      <w:r>
        <w:t>H</w:t>
      </w:r>
      <w:r>
        <w:rPr>
          <w:spacing w:val="-5"/>
        </w:rPr>
        <w:t>o</w:t>
      </w:r>
      <w:r>
        <w:t>w</w:t>
      </w:r>
      <w:r>
        <w:rPr>
          <w:spacing w:val="-5"/>
        </w:rPr>
        <w:t>e</w:t>
      </w:r>
      <w:r>
        <w:rPr>
          <w:spacing w:val="-3"/>
        </w:rPr>
        <w:t>v</w:t>
      </w:r>
      <w:r>
        <w:t>e</w:t>
      </w:r>
      <w:r>
        <w:rPr>
          <w:spacing w:val="-8"/>
        </w:rPr>
        <w:t>r</w:t>
      </w:r>
      <w:r>
        <w:t>,</w:t>
      </w:r>
      <w:r>
        <w:rPr>
          <w:spacing w:val="7"/>
        </w:rPr>
        <w:t xml:space="preserve"> </w:t>
      </w:r>
      <w:r>
        <w:t>the</w:t>
      </w:r>
      <w:r>
        <w:rPr>
          <w:spacing w:val="7"/>
        </w:rPr>
        <w:t xml:space="preserve"> </w:t>
      </w:r>
      <w:r>
        <w:t>typical</w:t>
      </w:r>
      <w:r>
        <w:rPr>
          <w:spacing w:val="5"/>
        </w:rPr>
        <w:t xml:space="preserve"> </w:t>
      </w:r>
      <w:r>
        <w:t>approaches often lead</w:t>
      </w:r>
      <w:r>
        <w:rPr>
          <w:spacing w:val="-9"/>
        </w:rPr>
        <w:t xml:space="preserve"> </w:t>
      </w:r>
      <w:r>
        <w:t>to</w:t>
      </w:r>
      <w:r>
        <w:rPr>
          <w:spacing w:val="-8"/>
        </w:rPr>
        <w:t xml:space="preserve"> </w:t>
      </w:r>
      <w:r>
        <w:t>poor</w:t>
      </w:r>
      <w:r>
        <w:rPr>
          <w:spacing w:val="-10"/>
        </w:rPr>
        <w:t xml:space="preserve"> </w:t>
      </w:r>
      <w:r>
        <w:t>local</w:t>
      </w:r>
      <w:r>
        <w:rPr>
          <w:spacing w:val="-10"/>
        </w:rPr>
        <w:t xml:space="preserve"> </w:t>
      </w:r>
      <w:r>
        <w:t>correlation</w:t>
      </w:r>
      <w:r>
        <w:rPr>
          <w:spacing w:val="-15"/>
        </w:rPr>
        <w:t xml:space="preserve"> </w:t>
      </w:r>
      <w:r>
        <w:t>in</w:t>
      </w:r>
      <w:r>
        <w:rPr>
          <w:spacing w:val="-8"/>
        </w:rPr>
        <w:t xml:space="preserve"> </w:t>
      </w:r>
      <w:r>
        <w:t>strain</w:t>
      </w:r>
      <w:r>
        <w:rPr>
          <w:spacing w:val="-10"/>
        </w:rPr>
        <w:t xml:space="preserve"> </w:t>
      </w:r>
      <w:r>
        <w:t>response</w:t>
      </w:r>
      <w:r>
        <w:rPr>
          <w:spacing w:val="-13"/>
        </w:rPr>
        <w:t xml:space="preserve"> </w:t>
      </w:r>
      <w:r>
        <w:t>and</w:t>
      </w:r>
      <w:r>
        <w:rPr>
          <w:spacing w:val="-9"/>
        </w:rPr>
        <w:t xml:space="preserve"> </w:t>
      </w:r>
      <w:r>
        <w:t>erroneously predict</w:t>
      </w:r>
      <w:r>
        <w:rPr>
          <w:spacing w:val="1"/>
        </w:rPr>
        <w:t xml:space="preserve"> </w:t>
      </w:r>
      <w:r>
        <w:t>the</w:t>
      </w:r>
      <w:r>
        <w:rPr>
          <w:spacing w:val="5"/>
        </w:rPr>
        <w:t xml:space="preserve"> </w:t>
      </w:r>
      <w:r>
        <w:t>double</w:t>
      </w:r>
      <w:r>
        <w:rPr>
          <w:spacing w:val="2"/>
        </w:rPr>
        <w:t xml:space="preserve"> </w:t>
      </w:r>
      <w:r>
        <w:t>strain</w:t>
      </w:r>
      <w:r>
        <w:rPr>
          <w:spacing w:val="3"/>
        </w:rPr>
        <w:t xml:space="preserve"> </w:t>
      </w:r>
      <w:proofErr w:type="spellStart"/>
      <w:r>
        <w:t>localisation</w:t>
      </w:r>
      <w:proofErr w:type="spellEnd"/>
      <w:r>
        <w:rPr>
          <w:spacing w:val="-2"/>
        </w:rPr>
        <w:t xml:space="preserve"> </w:t>
      </w:r>
      <w:r>
        <w:t>effect</w:t>
      </w:r>
      <w:r>
        <w:rPr>
          <w:spacing w:val="-11"/>
        </w:rPr>
        <w:t xml:space="preserve"> </w:t>
      </w:r>
      <w:r>
        <w:t>in</w:t>
      </w:r>
      <w:r>
        <w:rPr>
          <w:spacing w:val="5"/>
        </w:rPr>
        <w:t xml:space="preserve"> </w:t>
      </w:r>
      <w:proofErr w:type="spellStart"/>
      <w:r>
        <w:t>uniaxial</w:t>
      </w:r>
      <w:proofErr w:type="spellEnd"/>
      <w:r>
        <w:rPr>
          <w:spacing w:val="1"/>
        </w:rPr>
        <w:t xml:space="preserve"> </w:t>
      </w:r>
      <w:r>
        <w:t>tension. When</w:t>
      </w:r>
      <w:r>
        <w:rPr>
          <w:spacing w:val="-6"/>
        </w:rPr>
        <w:t xml:space="preserve"> </w:t>
      </w:r>
      <w:r>
        <w:t>the</w:t>
      </w:r>
      <w:r>
        <w:rPr>
          <w:spacing w:val="-3"/>
        </w:rPr>
        <w:t xml:space="preserve"> </w:t>
      </w:r>
      <w:r>
        <w:t>methods</w:t>
      </w:r>
      <w:r>
        <w:rPr>
          <w:spacing w:val="-7"/>
        </w:rPr>
        <w:t xml:space="preserve"> </w:t>
      </w:r>
      <w:r>
        <w:t>are</w:t>
      </w:r>
      <w:r>
        <w:rPr>
          <w:spacing w:val="-3"/>
        </w:rPr>
        <w:t xml:space="preserve"> e</w:t>
      </w:r>
      <w:r>
        <w:t>xtended</w:t>
      </w:r>
      <w:r>
        <w:rPr>
          <w:spacing w:val="-8"/>
        </w:rPr>
        <w:t xml:space="preserve"> </w:t>
      </w:r>
      <w:r>
        <w:t>to</w:t>
      </w:r>
      <w:r>
        <w:rPr>
          <w:spacing w:val="-3"/>
        </w:rPr>
        <w:t xml:space="preserve"> </w:t>
      </w:r>
      <w:r>
        <w:t>more</w:t>
      </w:r>
      <w:r>
        <w:rPr>
          <w:spacing w:val="-4"/>
        </w:rPr>
        <w:t xml:space="preserve"> </w:t>
      </w:r>
      <w:r>
        <w:t>compl</w:t>
      </w:r>
      <w:r>
        <w:rPr>
          <w:spacing w:val="-3"/>
        </w:rPr>
        <w:t>e</w:t>
      </w:r>
      <w:r>
        <w:t>x</w:t>
      </w:r>
      <w:r>
        <w:rPr>
          <w:spacing w:val="-8"/>
        </w:rPr>
        <w:t xml:space="preserve"> </w:t>
      </w:r>
      <w:r>
        <w:t>blast</w:t>
      </w:r>
      <w:r>
        <w:rPr>
          <w:spacing w:val="-5"/>
        </w:rPr>
        <w:t xml:space="preserve"> </w:t>
      </w:r>
      <w:r>
        <w:t xml:space="preserve">loading </w:t>
      </w:r>
      <w:r>
        <w:rPr>
          <w:w w:val="98"/>
        </w:rPr>
        <w:t xml:space="preserve">configurations, </w:t>
      </w:r>
      <w:r>
        <w:t>only</w:t>
      </w:r>
      <w:r>
        <w:rPr>
          <w:spacing w:val="-5"/>
        </w:rPr>
        <w:t xml:space="preserve"> </w:t>
      </w:r>
      <w:r>
        <w:t>qualitat</w:t>
      </w:r>
      <w:r>
        <w:rPr>
          <w:spacing w:val="-5"/>
        </w:rPr>
        <w:t>i</w:t>
      </w:r>
      <w:r>
        <w:rPr>
          <w:spacing w:val="-3"/>
        </w:rPr>
        <w:t>v</w:t>
      </w:r>
      <w:r>
        <w:t>e</w:t>
      </w:r>
      <w:r>
        <w:rPr>
          <w:spacing w:val="-9"/>
        </w:rPr>
        <w:t xml:space="preserve"> </w:t>
      </w:r>
      <w:r>
        <w:t>correlation</w:t>
      </w:r>
      <w:r>
        <w:rPr>
          <w:spacing w:val="-10"/>
        </w:rPr>
        <w:t xml:space="preserve"> </w:t>
      </w:r>
      <w:r>
        <w:t>of</w:t>
      </w:r>
      <w:r>
        <w:rPr>
          <w:spacing w:val="-3"/>
        </w:rPr>
        <w:t xml:space="preserve"> </w:t>
      </w:r>
      <w:r>
        <w:t>strain</w:t>
      </w:r>
      <w:r>
        <w:rPr>
          <w:spacing w:val="-5"/>
        </w:rPr>
        <w:t xml:space="preserve"> </w:t>
      </w:r>
      <w:r>
        <w:t>response</w:t>
      </w:r>
      <w:r>
        <w:rPr>
          <w:spacing w:val="-8"/>
        </w:rPr>
        <w:t xml:space="preserve"> </w:t>
      </w:r>
      <w:r>
        <w:t>is reported in</w:t>
      </w:r>
      <w:r>
        <w:rPr>
          <w:spacing w:val="4"/>
        </w:rPr>
        <w:t xml:space="preserve"> </w:t>
      </w:r>
      <w:r>
        <w:t>the</w:t>
      </w:r>
      <w:r>
        <w:rPr>
          <w:spacing w:val="4"/>
        </w:rPr>
        <w:t xml:space="preserve"> </w:t>
      </w:r>
      <w:r>
        <w:t>public</w:t>
      </w:r>
      <w:r>
        <w:rPr>
          <w:spacing w:val="2"/>
        </w:rPr>
        <w:t xml:space="preserve"> </w:t>
      </w:r>
      <w:r>
        <w:t>domain;</w:t>
      </w:r>
      <w:r>
        <w:rPr>
          <w:spacing w:val="4"/>
        </w:rPr>
        <w:t xml:space="preserve"> </w:t>
      </w:r>
      <w:r>
        <w:t>this</w:t>
      </w:r>
      <w:r>
        <w:rPr>
          <w:spacing w:val="4"/>
        </w:rPr>
        <w:t xml:space="preserve"> </w:t>
      </w:r>
      <w:r>
        <w:t>may</w:t>
      </w:r>
      <w:r>
        <w:rPr>
          <w:spacing w:val="3"/>
        </w:rPr>
        <w:t xml:space="preserve"> </w:t>
      </w:r>
      <w:r>
        <w:t>be</w:t>
      </w:r>
      <w:r>
        <w:rPr>
          <w:spacing w:val="4"/>
        </w:rPr>
        <w:t xml:space="preserve"> </w:t>
      </w:r>
      <w:r>
        <w:t>due</w:t>
      </w:r>
      <w:r>
        <w:rPr>
          <w:spacing w:val="4"/>
        </w:rPr>
        <w:t xml:space="preserve"> </w:t>
      </w:r>
      <w:r>
        <w:t>to</w:t>
      </w:r>
      <w:r>
        <w:rPr>
          <w:spacing w:val="5"/>
        </w:rPr>
        <w:t xml:space="preserve"> </w:t>
      </w:r>
      <w:r>
        <w:t>the</w:t>
      </w:r>
      <w:r>
        <w:rPr>
          <w:spacing w:val="3"/>
        </w:rPr>
        <w:t xml:space="preserve"> </w:t>
      </w:r>
      <w:r>
        <w:rPr>
          <w:spacing w:val="-2"/>
        </w:rPr>
        <w:t>f</w:t>
      </w:r>
      <w:r>
        <w:t>act</w:t>
      </w:r>
      <w:r>
        <w:rPr>
          <w:spacing w:val="4"/>
        </w:rPr>
        <w:t xml:space="preserve"> </w:t>
      </w:r>
      <w:r>
        <w:t>that papers</w:t>
      </w:r>
      <w:r>
        <w:rPr>
          <w:spacing w:val="-10"/>
        </w:rPr>
        <w:t xml:space="preserve"> </w:t>
      </w:r>
      <w:r>
        <w:t>on</w:t>
      </w:r>
      <w:r>
        <w:rPr>
          <w:spacing w:val="-7"/>
        </w:rPr>
        <w:t xml:space="preserve"> </w:t>
      </w:r>
      <w:r>
        <w:t>this</w:t>
      </w:r>
      <w:r>
        <w:rPr>
          <w:spacing w:val="-8"/>
        </w:rPr>
        <w:t xml:space="preserve"> </w:t>
      </w:r>
      <w:r>
        <w:t>subject</w:t>
      </w:r>
      <w:r>
        <w:rPr>
          <w:spacing w:val="-11"/>
        </w:rPr>
        <w:t xml:space="preserve"> </w:t>
      </w:r>
      <w:r>
        <w:t>are</w:t>
      </w:r>
      <w:r>
        <w:rPr>
          <w:spacing w:val="-7"/>
        </w:rPr>
        <w:t xml:space="preserve"> </w:t>
      </w:r>
      <w:r>
        <w:t>proprietary</w:t>
      </w:r>
      <w:r>
        <w:rPr>
          <w:spacing w:val="-14"/>
        </w:rPr>
        <w:t xml:space="preserve"> </w:t>
      </w:r>
      <w:r>
        <w:t>in</w:t>
      </w:r>
      <w:r>
        <w:rPr>
          <w:spacing w:val="-7"/>
        </w:rPr>
        <w:t xml:space="preserve"> </w:t>
      </w:r>
      <w:r>
        <w:t>nature.</w:t>
      </w:r>
      <w:r>
        <w:rPr>
          <w:spacing w:val="4"/>
        </w:rPr>
        <w:t xml:space="preserve"> </w:t>
      </w:r>
      <w:r>
        <w:t>H</w:t>
      </w:r>
      <w:r>
        <w:rPr>
          <w:spacing w:val="-5"/>
        </w:rPr>
        <w:t>o</w:t>
      </w:r>
      <w:r>
        <w:t>w</w:t>
      </w:r>
      <w:r>
        <w:rPr>
          <w:spacing w:val="-5"/>
        </w:rPr>
        <w:t>e</w:t>
      </w:r>
      <w:r>
        <w:rPr>
          <w:spacing w:val="-3"/>
        </w:rPr>
        <w:t>v</w:t>
      </w:r>
      <w:r>
        <w:t>e</w:t>
      </w:r>
      <w:r>
        <w:rPr>
          <w:spacing w:val="-8"/>
        </w:rPr>
        <w:t>r</w:t>
      </w:r>
      <w:r>
        <w:t>,</w:t>
      </w:r>
      <w:r>
        <w:rPr>
          <w:spacing w:val="-12"/>
        </w:rPr>
        <w:t xml:space="preserve"> </w:t>
      </w:r>
      <w:r>
        <w:t>g</w:t>
      </w:r>
      <w:r>
        <w:rPr>
          <w:spacing w:val="-5"/>
        </w:rPr>
        <w:t>i</w:t>
      </w:r>
      <w:r>
        <w:rPr>
          <w:spacing w:val="-3"/>
        </w:rPr>
        <w:t>v</w:t>
      </w:r>
      <w:r>
        <w:t>en that</w:t>
      </w:r>
      <w:r>
        <w:rPr>
          <w:spacing w:val="5"/>
        </w:rPr>
        <w:t xml:space="preserve"> </w:t>
      </w:r>
      <w:r>
        <w:t>the</w:t>
      </w:r>
      <w:r>
        <w:rPr>
          <w:spacing w:val="6"/>
        </w:rPr>
        <w:t xml:space="preserve"> </w:t>
      </w:r>
      <w:r>
        <w:t>methods</w:t>
      </w:r>
      <w:r>
        <w:rPr>
          <w:spacing w:val="1"/>
        </w:rPr>
        <w:t xml:space="preserve"> </w:t>
      </w:r>
      <w:r>
        <w:t>g</w:t>
      </w:r>
      <w:r>
        <w:rPr>
          <w:spacing w:val="-5"/>
        </w:rPr>
        <w:t>i</w:t>
      </w:r>
      <w:r>
        <w:rPr>
          <w:spacing w:val="-3"/>
        </w:rPr>
        <w:t>v</w:t>
      </w:r>
      <w:r>
        <w:t>e</w:t>
      </w:r>
      <w:r>
        <w:rPr>
          <w:spacing w:val="5"/>
        </w:rPr>
        <w:t xml:space="preserve"> </w:t>
      </w:r>
      <w:r>
        <w:t>erroneous prediction of</w:t>
      </w:r>
      <w:r>
        <w:rPr>
          <w:spacing w:val="6"/>
        </w:rPr>
        <w:t xml:space="preserve"> </w:t>
      </w:r>
      <w:r>
        <w:t>strain</w:t>
      </w:r>
      <w:r>
        <w:rPr>
          <w:spacing w:val="4"/>
        </w:rPr>
        <w:t xml:space="preserve"> </w:t>
      </w:r>
      <w:r>
        <w:t>response when</w:t>
      </w:r>
      <w:r>
        <w:rPr>
          <w:spacing w:val="10"/>
        </w:rPr>
        <w:t xml:space="preserve"> </w:t>
      </w:r>
      <w:r>
        <w:t>calibrated</w:t>
      </w:r>
      <w:r>
        <w:rPr>
          <w:spacing w:val="6"/>
        </w:rPr>
        <w:t xml:space="preserve"> </w:t>
      </w:r>
      <w:r>
        <w:t>to</w:t>
      </w:r>
      <w:r>
        <w:rPr>
          <w:spacing w:val="12"/>
        </w:rPr>
        <w:t xml:space="preserve"> </w:t>
      </w:r>
      <w:r>
        <w:t>a</w:t>
      </w:r>
      <w:r>
        <w:rPr>
          <w:spacing w:val="13"/>
        </w:rPr>
        <w:t xml:space="preserve"> </w:t>
      </w:r>
      <w:r>
        <w:t>particular</w:t>
      </w:r>
      <w:r>
        <w:rPr>
          <w:spacing w:val="6"/>
        </w:rPr>
        <w:t xml:space="preserve"> </w:t>
      </w:r>
      <w:r>
        <w:t>loading</w:t>
      </w:r>
      <w:r>
        <w:rPr>
          <w:spacing w:val="8"/>
        </w:rPr>
        <w:t xml:space="preserve"> </w:t>
      </w:r>
      <w:r>
        <w:t>configuration,</w:t>
      </w:r>
      <w:r>
        <w:rPr>
          <w:spacing w:val="-6"/>
        </w:rPr>
        <w:t xml:space="preserve"> </w:t>
      </w:r>
      <w:r>
        <w:t>it</w:t>
      </w:r>
      <w:r>
        <w:rPr>
          <w:spacing w:val="13"/>
        </w:rPr>
        <w:t xml:space="preserve"> </w:t>
      </w:r>
      <w:r>
        <w:t>is</w:t>
      </w:r>
      <w:r>
        <w:rPr>
          <w:spacing w:val="13"/>
        </w:rPr>
        <w:t xml:space="preserve"> </w:t>
      </w:r>
      <w:r>
        <w:t>un- clear</w:t>
      </w:r>
      <w:r>
        <w:rPr>
          <w:spacing w:val="2"/>
        </w:rPr>
        <w:t xml:space="preserve"> </w:t>
      </w:r>
      <w:r>
        <w:t>whether</w:t>
      </w:r>
      <w:r>
        <w:rPr>
          <w:spacing w:val="1"/>
        </w:rPr>
        <w:t xml:space="preserve"> </w:t>
      </w:r>
      <w:r>
        <w:t>the</w:t>
      </w:r>
      <w:r>
        <w:rPr>
          <w:spacing w:val="4"/>
        </w:rPr>
        <w:t xml:space="preserve"> </w:t>
      </w:r>
      <w:r>
        <w:t>qualitat</w:t>
      </w:r>
      <w:r>
        <w:rPr>
          <w:spacing w:val="-5"/>
        </w:rPr>
        <w:t>i</w:t>
      </w:r>
      <w:r>
        <w:rPr>
          <w:spacing w:val="-3"/>
        </w:rPr>
        <w:t>v</w:t>
      </w:r>
      <w:r>
        <w:t>e</w:t>
      </w:r>
      <w:r>
        <w:rPr>
          <w:spacing w:val="-2"/>
        </w:rPr>
        <w:t xml:space="preserve"> </w:t>
      </w:r>
      <w:r>
        <w:t>correlation</w:t>
      </w:r>
      <w:r>
        <w:rPr>
          <w:spacing w:val="-3"/>
        </w:rPr>
        <w:t xml:space="preserve"> </w:t>
      </w:r>
      <w:r>
        <w:t>in</w:t>
      </w:r>
      <w:r>
        <w:rPr>
          <w:spacing w:val="5"/>
        </w:rPr>
        <w:t xml:space="preserve"> </w:t>
      </w:r>
      <w:r>
        <w:t>compl</w:t>
      </w:r>
      <w:r>
        <w:rPr>
          <w:spacing w:val="-3"/>
        </w:rPr>
        <w:t>e</w:t>
      </w:r>
      <w:r>
        <w:t>x</w:t>
      </w:r>
      <w:r>
        <w:rPr>
          <w:spacing w:val="-1"/>
        </w:rPr>
        <w:t xml:space="preserve"> </w:t>
      </w:r>
      <w:proofErr w:type="spellStart"/>
      <w:r>
        <w:t>configura</w:t>
      </w:r>
      <w:proofErr w:type="spellEnd"/>
      <w:r>
        <w:t xml:space="preserve">- </w:t>
      </w:r>
      <w:proofErr w:type="spellStart"/>
      <w:r>
        <w:t>tions</w:t>
      </w:r>
      <w:proofErr w:type="spellEnd"/>
      <w:r>
        <w:rPr>
          <w:spacing w:val="-4"/>
        </w:rPr>
        <w:t xml:space="preserve"> </w:t>
      </w:r>
      <w:r>
        <w:t>is</w:t>
      </w:r>
      <w:r>
        <w:rPr>
          <w:spacing w:val="-1"/>
        </w:rPr>
        <w:t xml:space="preserve"> </w:t>
      </w:r>
      <w:r>
        <w:t>coincidental</w:t>
      </w:r>
      <w:r>
        <w:rPr>
          <w:spacing w:val="-10"/>
        </w:rPr>
        <w:t xml:space="preserve"> </w:t>
      </w:r>
      <w:r>
        <w:t>[7,</w:t>
      </w:r>
      <w:r>
        <w:rPr>
          <w:spacing w:val="-2"/>
        </w:rPr>
        <w:t xml:space="preserve"> </w:t>
      </w:r>
      <w:r>
        <w:t>21].</w:t>
      </w:r>
    </w:p>
    <w:p w:rsidR="00731615" w:rsidRDefault="00731615">
      <w:pPr>
        <w:spacing w:before="18" w:line="200" w:lineRule="exact"/>
      </w:pPr>
    </w:p>
    <w:p w:rsidR="00731615" w:rsidRDefault="00F2310E">
      <w:r>
        <w:pict>
          <v:shape id="_x0000_i1030" type="#_x0000_t75" style="width:251.25pt;height:311.15pt">
            <v:imagedata r:id="rId15" o:title=""/>
          </v:shape>
        </w:pict>
      </w:r>
    </w:p>
    <w:p w:rsidR="00731615" w:rsidRDefault="00731615">
      <w:pPr>
        <w:spacing w:before="7" w:line="140" w:lineRule="exact"/>
        <w:rPr>
          <w:sz w:val="15"/>
          <w:szCs w:val="15"/>
        </w:rPr>
      </w:pPr>
    </w:p>
    <w:p w:rsidR="00731615" w:rsidRDefault="00EE1D9C">
      <w:pPr>
        <w:spacing w:line="231" w:lineRule="auto"/>
        <w:ind w:right="81"/>
        <w:jc w:val="both"/>
        <w:rPr>
          <w:sz w:val="16"/>
          <w:szCs w:val="16"/>
        </w:rPr>
      </w:pPr>
      <w:r>
        <w:rPr>
          <w:sz w:val="16"/>
          <w:szCs w:val="16"/>
        </w:rPr>
        <w:t>Figure</w:t>
      </w:r>
      <w:r>
        <w:rPr>
          <w:spacing w:val="2"/>
          <w:sz w:val="16"/>
          <w:szCs w:val="16"/>
        </w:rPr>
        <w:t xml:space="preserve"> </w:t>
      </w:r>
      <w:r>
        <w:rPr>
          <w:sz w:val="16"/>
          <w:szCs w:val="16"/>
        </w:rPr>
        <w:t>6:</w:t>
      </w:r>
      <w:r>
        <w:rPr>
          <w:spacing w:val="22"/>
          <w:sz w:val="16"/>
          <w:szCs w:val="16"/>
        </w:rPr>
        <w:t xml:space="preserve"> </w:t>
      </w:r>
      <w:r>
        <w:rPr>
          <w:sz w:val="16"/>
          <w:szCs w:val="16"/>
        </w:rPr>
        <w:t>a)</w:t>
      </w:r>
      <w:r>
        <w:rPr>
          <w:spacing w:val="6"/>
          <w:sz w:val="16"/>
          <w:szCs w:val="16"/>
        </w:rPr>
        <w:t xml:space="preserve"> </w:t>
      </w:r>
      <w:r>
        <w:rPr>
          <w:sz w:val="16"/>
          <w:szCs w:val="16"/>
        </w:rPr>
        <w:t>Predicted strain</w:t>
      </w:r>
      <w:r>
        <w:rPr>
          <w:spacing w:val="3"/>
          <w:sz w:val="16"/>
          <w:szCs w:val="16"/>
        </w:rPr>
        <w:t xml:space="preserve"> </w:t>
      </w:r>
      <w:r>
        <w:rPr>
          <w:spacing w:val="-4"/>
          <w:sz w:val="16"/>
          <w:szCs w:val="16"/>
        </w:rPr>
        <w:t>e</w:t>
      </w:r>
      <w:r>
        <w:rPr>
          <w:spacing w:val="-3"/>
          <w:sz w:val="16"/>
          <w:szCs w:val="16"/>
        </w:rPr>
        <w:t>v</w:t>
      </w:r>
      <w:r>
        <w:rPr>
          <w:sz w:val="16"/>
          <w:szCs w:val="16"/>
        </w:rPr>
        <w:t>olution using</w:t>
      </w:r>
      <w:r>
        <w:rPr>
          <w:spacing w:val="4"/>
          <w:sz w:val="16"/>
          <w:szCs w:val="16"/>
        </w:rPr>
        <w:t xml:space="preserve"> </w:t>
      </w:r>
      <w:r>
        <w:rPr>
          <w:sz w:val="16"/>
          <w:szCs w:val="16"/>
        </w:rPr>
        <w:t>method</w:t>
      </w:r>
      <w:r>
        <w:rPr>
          <w:spacing w:val="1"/>
          <w:sz w:val="16"/>
          <w:szCs w:val="16"/>
        </w:rPr>
        <w:t xml:space="preserve"> </w:t>
      </w:r>
      <w:r>
        <w:rPr>
          <w:sz w:val="16"/>
          <w:szCs w:val="16"/>
        </w:rPr>
        <w:t>in</w:t>
      </w:r>
      <w:r>
        <w:rPr>
          <w:spacing w:val="6"/>
          <w:sz w:val="16"/>
          <w:szCs w:val="16"/>
        </w:rPr>
        <w:t xml:space="preserve"> </w:t>
      </w:r>
      <w:r>
        <w:rPr>
          <w:rFonts w:ascii="Meiryo" w:eastAsia="Meiryo" w:hAnsi="Meiryo" w:cs="Meiryo"/>
          <w:w w:val="90"/>
          <w:sz w:val="16"/>
          <w:szCs w:val="16"/>
        </w:rPr>
        <w:t>§</w:t>
      </w:r>
      <w:r>
        <w:rPr>
          <w:w w:val="90"/>
          <w:sz w:val="16"/>
          <w:szCs w:val="16"/>
        </w:rPr>
        <w:t>2.</w:t>
      </w:r>
      <w:r>
        <w:rPr>
          <w:spacing w:val="34"/>
          <w:w w:val="90"/>
          <w:sz w:val="16"/>
          <w:szCs w:val="16"/>
        </w:rPr>
        <w:t xml:space="preserve"> </w:t>
      </w:r>
      <w:r>
        <w:rPr>
          <w:sz w:val="16"/>
          <w:szCs w:val="16"/>
        </w:rPr>
        <w:t>The</w:t>
      </w:r>
      <w:r>
        <w:rPr>
          <w:spacing w:val="4"/>
          <w:sz w:val="16"/>
          <w:szCs w:val="16"/>
        </w:rPr>
        <w:t xml:space="preserve"> </w:t>
      </w:r>
      <w:proofErr w:type="spellStart"/>
      <w:r>
        <w:rPr>
          <w:sz w:val="16"/>
          <w:szCs w:val="16"/>
        </w:rPr>
        <w:t>colour</w:t>
      </w:r>
      <w:proofErr w:type="spellEnd"/>
      <w:r>
        <w:rPr>
          <w:spacing w:val="2"/>
          <w:sz w:val="16"/>
          <w:szCs w:val="16"/>
        </w:rPr>
        <w:t xml:space="preserve"> </w:t>
      </w:r>
      <w:proofErr w:type="spellStart"/>
      <w:r>
        <w:rPr>
          <w:sz w:val="16"/>
          <w:szCs w:val="16"/>
        </w:rPr>
        <w:t>transi</w:t>
      </w:r>
      <w:proofErr w:type="spellEnd"/>
      <w:r>
        <w:rPr>
          <w:sz w:val="16"/>
          <w:szCs w:val="16"/>
        </w:rPr>
        <w:t xml:space="preserve">- </w:t>
      </w:r>
      <w:proofErr w:type="spellStart"/>
      <w:r>
        <w:rPr>
          <w:sz w:val="16"/>
          <w:szCs w:val="16"/>
        </w:rPr>
        <w:t>tions</w:t>
      </w:r>
      <w:proofErr w:type="spellEnd"/>
      <w:r>
        <w:rPr>
          <w:spacing w:val="-3"/>
          <w:sz w:val="16"/>
          <w:szCs w:val="16"/>
        </w:rPr>
        <w:t xml:space="preserve"> </w:t>
      </w:r>
      <w:r>
        <w:rPr>
          <w:sz w:val="16"/>
          <w:szCs w:val="16"/>
        </w:rPr>
        <w:t>from</w:t>
      </w:r>
      <w:r>
        <w:rPr>
          <w:spacing w:val="-3"/>
          <w:sz w:val="16"/>
          <w:szCs w:val="16"/>
        </w:rPr>
        <w:t xml:space="preserve"> </w:t>
      </w:r>
      <w:r>
        <w:rPr>
          <w:sz w:val="16"/>
          <w:szCs w:val="16"/>
        </w:rPr>
        <w:t>blue</w:t>
      </w:r>
      <w:r>
        <w:rPr>
          <w:spacing w:val="-3"/>
          <w:sz w:val="16"/>
          <w:szCs w:val="16"/>
        </w:rPr>
        <w:t xml:space="preserve"> </w:t>
      </w:r>
      <w:r>
        <w:rPr>
          <w:sz w:val="16"/>
          <w:szCs w:val="16"/>
        </w:rPr>
        <w:t>at</w:t>
      </w:r>
      <w:r>
        <w:rPr>
          <w:spacing w:val="-1"/>
          <w:sz w:val="16"/>
          <w:szCs w:val="16"/>
        </w:rPr>
        <w:t xml:space="preserve"> </w:t>
      </w:r>
      <w:r>
        <w:rPr>
          <w:sz w:val="16"/>
          <w:szCs w:val="16"/>
        </w:rPr>
        <w:t>the</w:t>
      </w:r>
      <w:r>
        <w:rPr>
          <w:spacing w:val="-2"/>
          <w:sz w:val="16"/>
          <w:szCs w:val="16"/>
        </w:rPr>
        <w:t xml:space="preserve"> </w:t>
      </w:r>
      <w:r>
        <w:rPr>
          <w:sz w:val="16"/>
          <w:szCs w:val="16"/>
        </w:rPr>
        <w:t>start</w:t>
      </w:r>
      <w:r>
        <w:rPr>
          <w:spacing w:val="-3"/>
          <w:sz w:val="16"/>
          <w:szCs w:val="16"/>
        </w:rPr>
        <w:t xml:space="preserve"> </w:t>
      </w:r>
      <w:r>
        <w:rPr>
          <w:sz w:val="16"/>
          <w:szCs w:val="16"/>
        </w:rPr>
        <w:t>of</w:t>
      </w:r>
      <w:r>
        <w:rPr>
          <w:spacing w:val="-1"/>
          <w:sz w:val="16"/>
          <w:szCs w:val="16"/>
        </w:rPr>
        <w:t xml:space="preserve"> </w:t>
      </w:r>
      <w:r>
        <w:rPr>
          <w:sz w:val="16"/>
          <w:szCs w:val="16"/>
        </w:rPr>
        <w:t>the</w:t>
      </w:r>
      <w:r>
        <w:rPr>
          <w:spacing w:val="-2"/>
          <w:sz w:val="16"/>
          <w:szCs w:val="16"/>
        </w:rPr>
        <w:t xml:space="preserve"> </w:t>
      </w:r>
      <w:r>
        <w:rPr>
          <w:sz w:val="16"/>
          <w:szCs w:val="16"/>
        </w:rPr>
        <w:t>test</w:t>
      </w:r>
      <w:r>
        <w:rPr>
          <w:spacing w:val="-2"/>
          <w:sz w:val="16"/>
          <w:szCs w:val="16"/>
        </w:rPr>
        <w:t xml:space="preserve"> </w:t>
      </w:r>
      <w:r>
        <w:rPr>
          <w:sz w:val="16"/>
          <w:szCs w:val="16"/>
        </w:rPr>
        <w:t>to</w:t>
      </w:r>
      <w:r>
        <w:rPr>
          <w:spacing w:val="-1"/>
          <w:sz w:val="16"/>
          <w:szCs w:val="16"/>
        </w:rPr>
        <w:t xml:space="preserve"> </w:t>
      </w:r>
      <w:r>
        <w:rPr>
          <w:sz w:val="16"/>
          <w:szCs w:val="16"/>
        </w:rPr>
        <w:t>red</w:t>
      </w:r>
      <w:r>
        <w:rPr>
          <w:spacing w:val="-2"/>
          <w:sz w:val="16"/>
          <w:szCs w:val="16"/>
        </w:rPr>
        <w:t xml:space="preserve"> </w:t>
      </w:r>
      <w:r>
        <w:rPr>
          <w:sz w:val="16"/>
          <w:szCs w:val="16"/>
        </w:rPr>
        <w:t>at</w:t>
      </w:r>
      <w:r>
        <w:rPr>
          <w:spacing w:val="-1"/>
          <w:sz w:val="16"/>
          <w:szCs w:val="16"/>
        </w:rPr>
        <w:t xml:space="preserve"> </w:t>
      </w:r>
      <w:r>
        <w:rPr>
          <w:sz w:val="16"/>
          <w:szCs w:val="16"/>
        </w:rPr>
        <w:t>the</w:t>
      </w:r>
      <w:r>
        <w:rPr>
          <w:spacing w:val="-2"/>
          <w:sz w:val="16"/>
          <w:szCs w:val="16"/>
        </w:rPr>
        <w:t xml:space="preserve"> </w:t>
      </w:r>
      <w:r>
        <w:rPr>
          <w:sz w:val="16"/>
          <w:szCs w:val="16"/>
        </w:rPr>
        <w:t>end</w:t>
      </w:r>
      <w:r>
        <w:rPr>
          <w:spacing w:val="-2"/>
          <w:sz w:val="16"/>
          <w:szCs w:val="16"/>
        </w:rPr>
        <w:t xml:space="preserve"> </w:t>
      </w:r>
      <w:r>
        <w:rPr>
          <w:sz w:val="16"/>
          <w:szCs w:val="16"/>
        </w:rPr>
        <w:t>of</w:t>
      </w:r>
      <w:r>
        <w:rPr>
          <w:spacing w:val="-1"/>
          <w:sz w:val="16"/>
          <w:szCs w:val="16"/>
        </w:rPr>
        <w:t xml:space="preserve"> </w:t>
      </w:r>
      <w:r>
        <w:rPr>
          <w:sz w:val="16"/>
          <w:szCs w:val="16"/>
        </w:rPr>
        <w:t>the</w:t>
      </w:r>
      <w:r>
        <w:rPr>
          <w:spacing w:val="-2"/>
          <w:sz w:val="16"/>
          <w:szCs w:val="16"/>
        </w:rPr>
        <w:t xml:space="preserve"> </w:t>
      </w:r>
      <w:r>
        <w:rPr>
          <w:sz w:val="16"/>
          <w:szCs w:val="16"/>
        </w:rPr>
        <w:t>test;</w:t>
      </w:r>
      <w:r>
        <w:rPr>
          <w:spacing w:val="-3"/>
          <w:sz w:val="16"/>
          <w:szCs w:val="16"/>
        </w:rPr>
        <w:t xml:space="preserve"> </w:t>
      </w:r>
      <w:r>
        <w:rPr>
          <w:sz w:val="16"/>
          <w:szCs w:val="16"/>
        </w:rPr>
        <w:t>each</w:t>
      </w:r>
      <w:r>
        <w:rPr>
          <w:spacing w:val="-3"/>
          <w:sz w:val="16"/>
          <w:szCs w:val="16"/>
        </w:rPr>
        <w:t xml:space="preserve"> </w:t>
      </w:r>
      <w:r>
        <w:rPr>
          <w:sz w:val="16"/>
          <w:szCs w:val="16"/>
        </w:rPr>
        <w:t>plot</w:t>
      </w:r>
      <w:r>
        <w:rPr>
          <w:spacing w:val="-2"/>
          <w:sz w:val="16"/>
          <w:szCs w:val="16"/>
        </w:rPr>
        <w:t xml:space="preserve"> </w:t>
      </w:r>
      <w:r>
        <w:rPr>
          <w:sz w:val="16"/>
          <w:szCs w:val="16"/>
        </w:rPr>
        <w:t>line is</w:t>
      </w:r>
      <w:r>
        <w:rPr>
          <w:spacing w:val="12"/>
          <w:sz w:val="16"/>
          <w:szCs w:val="16"/>
        </w:rPr>
        <w:t xml:space="preserve"> </w:t>
      </w:r>
      <w:r>
        <w:rPr>
          <w:sz w:val="16"/>
          <w:szCs w:val="16"/>
        </w:rPr>
        <w:t>for</w:t>
      </w:r>
      <w:r>
        <w:rPr>
          <w:spacing w:val="11"/>
          <w:sz w:val="16"/>
          <w:szCs w:val="16"/>
        </w:rPr>
        <w:t xml:space="preserve"> </w:t>
      </w:r>
      <w:r>
        <w:rPr>
          <w:sz w:val="16"/>
          <w:szCs w:val="16"/>
        </w:rPr>
        <w:t>a</w:t>
      </w:r>
      <w:r>
        <w:rPr>
          <w:spacing w:val="12"/>
          <w:sz w:val="16"/>
          <w:szCs w:val="16"/>
        </w:rPr>
        <w:t xml:space="preserve"> </w:t>
      </w:r>
      <w:r>
        <w:rPr>
          <w:sz w:val="16"/>
          <w:szCs w:val="16"/>
        </w:rPr>
        <w:t>time</w:t>
      </w:r>
      <w:r>
        <w:rPr>
          <w:spacing w:val="10"/>
          <w:sz w:val="16"/>
          <w:szCs w:val="16"/>
        </w:rPr>
        <w:t xml:space="preserve"> </w:t>
      </w:r>
      <w:r>
        <w:rPr>
          <w:sz w:val="16"/>
          <w:szCs w:val="16"/>
        </w:rPr>
        <w:t>step</w:t>
      </w:r>
      <w:r>
        <w:rPr>
          <w:spacing w:val="10"/>
          <w:sz w:val="16"/>
          <w:szCs w:val="16"/>
        </w:rPr>
        <w:t xml:space="preserve"> </w:t>
      </w:r>
      <w:r>
        <w:rPr>
          <w:sz w:val="16"/>
          <w:szCs w:val="16"/>
        </w:rPr>
        <w:t>of</w:t>
      </w:r>
      <w:r>
        <w:rPr>
          <w:spacing w:val="12"/>
          <w:sz w:val="16"/>
          <w:szCs w:val="16"/>
        </w:rPr>
        <w:t xml:space="preserve"> </w:t>
      </w:r>
      <w:r>
        <w:rPr>
          <w:sz w:val="16"/>
          <w:szCs w:val="16"/>
        </w:rPr>
        <w:t xml:space="preserve">0.1ms. </w:t>
      </w:r>
      <w:r>
        <w:rPr>
          <w:spacing w:val="6"/>
          <w:sz w:val="16"/>
          <w:szCs w:val="16"/>
        </w:rPr>
        <w:t xml:space="preserve"> </w:t>
      </w:r>
      <w:r>
        <w:rPr>
          <w:sz w:val="16"/>
          <w:szCs w:val="16"/>
        </w:rPr>
        <w:t>b)</w:t>
      </w:r>
      <w:r>
        <w:rPr>
          <w:spacing w:val="12"/>
          <w:sz w:val="16"/>
          <w:szCs w:val="16"/>
        </w:rPr>
        <w:t xml:space="preserve"> </w:t>
      </w:r>
      <w:r>
        <w:rPr>
          <w:sz w:val="16"/>
          <w:szCs w:val="16"/>
        </w:rPr>
        <w:t>Experimentally</w:t>
      </w:r>
      <w:r>
        <w:rPr>
          <w:spacing w:val="3"/>
          <w:sz w:val="16"/>
          <w:szCs w:val="16"/>
        </w:rPr>
        <w:t xml:space="preserve"> </w:t>
      </w:r>
      <w:r>
        <w:rPr>
          <w:sz w:val="16"/>
          <w:szCs w:val="16"/>
        </w:rPr>
        <w:t>measured</w:t>
      </w:r>
      <w:r>
        <w:rPr>
          <w:spacing w:val="7"/>
          <w:sz w:val="16"/>
          <w:szCs w:val="16"/>
        </w:rPr>
        <w:t xml:space="preserve"> </w:t>
      </w:r>
      <w:r>
        <w:rPr>
          <w:sz w:val="16"/>
          <w:szCs w:val="16"/>
        </w:rPr>
        <w:t>sur</w:t>
      </w:r>
      <w:r>
        <w:rPr>
          <w:spacing w:val="-2"/>
          <w:sz w:val="16"/>
          <w:szCs w:val="16"/>
        </w:rPr>
        <w:t>f</w:t>
      </w:r>
      <w:r>
        <w:rPr>
          <w:sz w:val="16"/>
          <w:szCs w:val="16"/>
        </w:rPr>
        <w:t>ace</w:t>
      </w:r>
      <w:r>
        <w:rPr>
          <w:spacing w:val="8"/>
          <w:sz w:val="16"/>
          <w:szCs w:val="16"/>
        </w:rPr>
        <w:t xml:space="preserve"> </w:t>
      </w:r>
      <w:r>
        <w:rPr>
          <w:sz w:val="16"/>
          <w:szCs w:val="16"/>
        </w:rPr>
        <w:t>strain</w:t>
      </w:r>
      <w:r>
        <w:rPr>
          <w:spacing w:val="9"/>
          <w:sz w:val="16"/>
          <w:szCs w:val="16"/>
        </w:rPr>
        <w:t xml:space="preserve"> </w:t>
      </w:r>
      <w:r>
        <w:rPr>
          <w:sz w:val="16"/>
          <w:szCs w:val="16"/>
        </w:rPr>
        <w:t>using</w:t>
      </w:r>
    </w:p>
    <w:p w:rsidR="00731615" w:rsidRDefault="00EE1D9C">
      <w:pPr>
        <w:spacing w:line="220" w:lineRule="exact"/>
        <w:ind w:right="81"/>
        <w:jc w:val="both"/>
        <w:rPr>
          <w:sz w:val="16"/>
          <w:szCs w:val="16"/>
        </w:rPr>
      </w:pPr>
      <w:proofErr w:type="gramStart"/>
      <w:r>
        <w:rPr>
          <w:position w:val="2"/>
          <w:sz w:val="16"/>
          <w:szCs w:val="16"/>
        </w:rPr>
        <w:t>method</w:t>
      </w:r>
      <w:proofErr w:type="gramEnd"/>
      <w:r>
        <w:rPr>
          <w:spacing w:val="-1"/>
          <w:position w:val="2"/>
          <w:sz w:val="16"/>
          <w:szCs w:val="16"/>
        </w:rPr>
        <w:t xml:space="preserve"> </w:t>
      </w:r>
      <w:r>
        <w:rPr>
          <w:position w:val="2"/>
          <w:sz w:val="16"/>
          <w:szCs w:val="16"/>
        </w:rPr>
        <w:t>in</w:t>
      </w:r>
      <w:r>
        <w:rPr>
          <w:spacing w:val="3"/>
          <w:position w:val="2"/>
          <w:sz w:val="16"/>
          <w:szCs w:val="16"/>
        </w:rPr>
        <w:t xml:space="preserve"> </w:t>
      </w:r>
      <w:r>
        <w:rPr>
          <w:rFonts w:ascii="Meiryo" w:eastAsia="Meiryo" w:hAnsi="Meiryo" w:cs="Meiryo"/>
          <w:w w:val="94"/>
          <w:position w:val="2"/>
          <w:sz w:val="16"/>
          <w:szCs w:val="16"/>
        </w:rPr>
        <w:t>§</w:t>
      </w:r>
      <w:r>
        <w:rPr>
          <w:w w:val="94"/>
          <w:position w:val="2"/>
          <w:sz w:val="16"/>
          <w:szCs w:val="16"/>
        </w:rPr>
        <w:t>3.2.2.</w:t>
      </w:r>
      <w:r>
        <w:rPr>
          <w:spacing w:val="28"/>
          <w:w w:val="94"/>
          <w:position w:val="2"/>
          <w:sz w:val="16"/>
          <w:szCs w:val="16"/>
        </w:rPr>
        <w:t xml:space="preserve"> </w:t>
      </w:r>
      <w:r>
        <w:rPr>
          <w:position w:val="2"/>
          <w:sz w:val="16"/>
          <w:szCs w:val="16"/>
        </w:rPr>
        <w:t>In</w:t>
      </w:r>
      <w:r>
        <w:rPr>
          <w:spacing w:val="3"/>
          <w:position w:val="2"/>
          <w:sz w:val="16"/>
          <w:szCs w:val="16"/>
        </w:rPr>
        <w:t xml:space="preserve"> </w:t>
      </w:r>
      <w:r>
        <w:rPr>
          <w:position w:val="2"/>
          <w:sz w:val="16"/>
          <w:szCs w:val="16"/>
        </w:rPr>
        <w:t>both</w:t>
      </w:r>
      <w:r>
        <w:rPr>
          <w:spacing w:val="1"/>
          <w:position w:val="2"/>
          <w:sz w:val="16"/>
          <w:szCs w:val="16"/>
        </w:rPr>
        <w:t xml:space="preserve"> </w:t>
      </w:r>
      <w:r>
        <w:rPr>
          <w:position w:val="2"/>
          <w:sz w:val="16"/>
          <w:szCs w:val="16"/>
        </w:rPr>
        <w:t>figures,</w:t>
      </w:r>
      <w:r>
        <w:rPr>
          <w:spacing w:val="-10"/>
          <w:position w:val="2"/>
          <w:sz w:val="16"/>
          <w:szCs w:val="16"/>
        </w:rPr>
        <w:t xml:space="preserve"> </w:t>
      </w:r>
      <w:r>
        <w:rPr>
          <w:position w:val="2"/>
          <w:sz w:val="16"/>
          <w:szCs w:val="16"/>
        </w:rPr>
        <w:t>the</w:t>
      </w:r>
      <w:r>
        <w:rPr>
          <w:spacing w:val="2"/>
          <w:position w:val="2"/>
          <w:sz w:val="16"/>
          <w:szCs w:val="16"/>
        </w:rPr>
        <w:t xml:space="preserve"> </w:t>
      </w:r>
      <w:r>
        <w:rPr>
          <w:position w:val="2"/>
          <w:sz w:val="16"/>
          <w:szCs w:val="16"/>
        </w:rPr>
        <w:t>cross-weld</w:t>
      </w:r>
      <w:r>
        <w:rPr>
          <w:spacing w:val="-3"/>
          <w:position w:val="2"/>
          <w:sz w:val="16"/>
          <w:szCs w:val="16"/>
        </w:rPr>
        <w:t xml:space="preserve"> </w:t>
      </w:r>
      <w:r>
        <w:rPr>
          <w:position w:val="2"/>
          <w:sz w:val="16"/>
          <w:szCs w:val="16"/>
        </w:rPr>
        <w:t>(x-direction)</w:t>
      </w:r>
      <w:r>
        <w:rPr>
          <w:spacing w:val="-13"/>
          <w:position w:val="2"/>
          <w:sz w:val="16"/>
          <w:szCs w:val="16"/>
        </w:rPr>
        <w:t xml:space="preserve"> </w:t>
      </w:r>
      <w:r>
        <w:rPr>
          <w:position w:val="2"/>
          <w:sz w:val="16"/>
          <w:szCs w:val="16"/>
        </w:rPr>
        <w:t>strain is</w:t>
      </w:r>
      <w:r>
        <w:rPr>
          <w:spacing w:val="3"/>
          <w:position w:val="2"/>
          <w:sz w:val="16"/>
          <w:szCs w:val="16"/>
        </w:rPr>
        <w:t xml:space="preserve"> </w:t>
      </w:r>
      <w:r>
        <w:rPr>
          <w:position w:val="2"/>
          <w:sz w:val="16"/>
          <w:szCs w:val="16"/>
        </w:rPr>
        <w:t>plotted</w:t>
      </w:r>
    </w:p>
    <w:p w:rsidR="00731615" w:rsidRDefault="00EE1D9C">
      <w:pPr>
        <w:spacing w:line="140" w:lineRule="exact"/>
        <w:ind w:right="2894"/>
        <w:jc w:val="both"/>
        <w:rPr>
          <w:sz w:val="16"/>
          <w:szCs w:val="16"/>
        </w:rPr>
      </w:pPr>
      <w:proofErr w:type="gramStart"/>
      <w:r>
        <w:rPr>
          <w:sz w:val="16"/>
          <w:szCs w:val="16"/>
        </w:rPr>
        <w:t>for</w:t>
      </w:r>
      <w:proofErr w:type="gramEnd"/>
      <w:r>
        <w:rPr>
          <w:spacing w:val="-2"/>
          <w:sz w:val="16"/>
          <w:szCs w:val="16"/>
        </w:rPr>
        <w:t xml:space="preserve"> </w:t>
      </w:r>
      <w:r>
        <w:rPr>
          <w:sz w:val="16"/>
          <w:szCs w:val="16"/>
        </w:rPr>
        <w:t>the</w:t>
      </w:r>
      <w:r>
        <w:rPr>
          <w:spacing w:val="-2"/>
          <w:sz w:val="16"/>
          <w:szCs w:val="16"/>
        </w:rPr>
        <w:t xml:space="preserve"> </w:t>
      </w:r>
      <w:r>
        <w:rPr>
          <w:sz w:val="16"/>
          <w:szCs w:val="16"/>
        </w:rPr>
        <w:t>sur</w:t>
      </w:r>
      <w:r>
        <w:rPr>
          <w:spacing w:val="-2"/>
          <w:sz w:val="16"/>
          <w:szCs w:val="16"/>
        </w:rPr>
        <w:t>f</w:t>
      </w:r>
      <w:r>
        <w:rPr>
          <w:sz w:val="16"/>
          <w:szCs w:val="16"/>
        </w:rPr>
        <w:t>ace</w:t>
      </w:r>
      <w:r>
        <w:rPr>
          <w:spacing w:val="-5"/>
          <w:sz w:val="16"/>
          <w:szCs w:val="16"/>
        </w:rPr>
        <w:t xml:space="preserve"> </w:t>
      </w:r>
      <w:r>
        <w:rPr>
          <w:sz w:val="16"/>
          <w:szCs w:val="16"/>
        </w:rPr>
        <w:t>of</w:t>
      </w:r>
      <w:r>
        <w:rPr>
          <w:spacing w:val="-1"/>
          <w:sz w:val="16"/>
          <w:szCs w:val="16"/>
        </w:rPr>
        <w:t xml:space="preserve"> </w:t>
      </w:r>
      <w:r>
        <w:rPr>
          <w:sz w:val="16"/>
          <w:szCs w:val="16"/>
        </w:rPr>
        <w:t>the</w:t>
      </w:r>
      <w:r>
        <w:rPr>
          <w:spacing w:val="-2"/>
          <w:sz w:val="16"/>
          <w:szCs w:val="16"/>
        </w:rPr>
        <w:t xml:space="preserve"> </w:t>
      </w:r>
      <w:r>
        <w:rPr>
          <w:sz w:val="16"/>
          <w:szCs w:val="16"/>
        </w:rPr>
        <w:t>welded</w:t>
      </w:r>
      <w:r>
        <w:rPr>
          <w:spacing w:val="-5"/>
          <w:sz w:val="16"/>
          <w:szCs w:val="16"/>
        </w:rPr>
        <w:t xml:space="preserve"> </w:t>
      </w:r>
      <w:r>
        <w:rPr>
          <w:sz w:val="16"/>
          <w:szCs w:val="16"/>
        </w:rPr>
        <w:t>plate.</w:t>
      </w:r>
    </w:p>
    <w:p w:rsidR="00731615" w:rsidRDefault="00731615">
      <w:pPr>
        <w:spacing w:line="200" w:lineRule="exact"/>
      </w:pPr>
    </w:p>
    <w:p w:rsidR="00731615" w:rsidRDefault="00731615">
      <w:pPr>
        <w:spacing w:line="200" w:lineRule="exact"/>
      </w:pPr>
    </w:p>
    <w:p w:rsidR="00731615" w:rsidRDefault="00731615">
      <w:pPr>
        <w:spacing w:before="19" w:line="200" w:lineRule="exact"/>
      </w:pPr>
    </w:p>
    <w:p w:rsidR="00731615" w:rsidRDefault="00EE1D9C">
      <w:pPr>
        <w:ind w:right="3825"/>
        <w:jc w:val="both"/>
      </w:pPr>
      <w:r>
        <w:t>5.</w:t>
      </w:r>
      <w:r>
        <w:rPr>
          <w:spacing w:val="48"/>
        </w:rPr>
        <w:t xml:space="preserve"> </w:t>
      </w:r>
      <w:r>
        <w:rPr>
          <w:w w:val="104"/>
        </w:rPr>
        <w:t>Conclusions</w:t>
      </w:r>
    </w:p>
    <w:p w:rsidR="00731615" w:rsidRDefault="00731615">
      <w:pPr>
        <w:spacing w:before="8" w:line="180" w:lineRule="exact"/>
        <w:rPr>
          <w:sz w:val="18"/>
          <w:szCs w:val="18"/>
        </w:rPr>
      </w:pPr>
    </w:p>
    <w:p w:rsidR="00731615" w:rsidRDefault="00EE1D9C">
      <w:pPr>
        <w:spacing w:line="249" w:lineRule="auto"/>
        <w:ind w:right="78" w:firstLine="299"/>
        <w:jc w:val="both"/>
      </w:pPr>
      <w:r>
        <w:t>In</w:t>
      </w:r>
      <w:r>
        <w:rPr>
          <w:spacing w:val="6"/>
        </w:rPr>
        <w:t xml:space="preserve"> </w:t>
      </w:r>
      <w:r>
        <w:t>this</w:t>
      </w:r>
      <w:r>
        <w:rPr>
          <w:spacing w:val="5"/>
        </w:rPr>
        <w:t xml:space="preserve"> </w:t>
      </w:r>
      <w:r>
        <w:t>stud</w:t>
      </w:r>
      <w:r>
        <w:rPr>
          <w:spacing w:val="-13"/>
        </w:rPr>
        <w:t>y</w:t>
      </w:r>
      <w:r>
        <w:t>,</w:t>
      </w:r>
      <w:r>
        <w:rPr>
          <w:spacing w:val="11"/>
        </w:rPr>
        <w:t xml:space="preserve"> </w:t>
      </w:r>
      <w:r>
        <w:t>an</w:t>
      </w:r>
      <w:r>
        <w:rPr>
          <w:spacing w:val="6"/>
        </w:rPr>
        <w:t xml:space="preserve"> </w:t>
      </w:r>
      <w:r>
        <w:t>FE</w:t>
      </w:r>
      <w:r>
        <w:rPr>
          <w:spacing w:val="6"/>
        </w:rPr>
        <w:t xml:space="preserve"> </w:t>
      </w:r>
      <w:r>
        <w:t>based</w:t>
      </w:r>
      <w:r>
        <w:rPr>
          <w:spacing w:val="4"/>
        </w:rPr>
        <w:t xml:space="preserve"> </w:t>
      </w:r>
      <w:r>
        <w:t>modelling method,</w:t>
      </w:r>
      <w:r>
        <w:rPr>
          <w:spacing w:val="10"/>
        </w:rPr>
        <w:t xml:space="preserve"> </w:t>
      </w:r>
      <w:r>
        <w:t>which</w:t>
      </w:r>
      <w:r>
        <w:rPr>
          <w:spacing w:val="3"/>
        </w:rPr>
        <w:t xml:space="preserve"> </w:t>
      </w:r>
      <w:r>
        <w:t>in- corporates</w:t>
      </w:r>
      <w:r>
        <w:rPr>
          <w:spacing w:val="2"/>
        </w:rPr>
        <w:t xml:space="preserve"> </w:t>
      </w:r>
      <w:r>
        <w:t>element-wise material</w:t>
      </w:r>
      <w:r>
        <w:rPr>
          <w:spacing w:val="4"/>
        </w:rPr>
        <w:t xml:space="preserve"> </w:t>
      </w:r>
      <w:r>
        <w:t>property</w:t>
      </w:r>
      <w:r>
        <w:rPr>
          <w:spacing w:val="4"/>
        </w:rPr>
        <w:t xml:space="preserve"> </w:t>
      </w:r>
      <w:r>
        <w:rPr>
          <w:spacing w:val="-5"/>
        </w:rPr>
        <w:t>v</w:t>
      </w:r>
      <w:r>
        <w:t>ariation</w:t>
      </w:r>
      <w:r>
        <w:rPr>
          <w:spacing w:val="4"/>
        </w:rPr>
        <w:t xml:space="preserve"> </w:t>
      </w:r>
      <w:r>
        <w:t>to</w:t>
      </w:r>
      <w:r>
        <w:rPr>
          <w:spacing w:val="9"/>
        </w:rPr>
        <w:t xml:space="preserve"> </w:t>
      </w:r>
      <w:r>
        <w:t>detail the</w:t>
      </w:r>
      <w:r>
        <w:rPr>
          <w:spacing w:val="-1"/>
        </w:rPr>
        <w:t xml:space="preserve"> </w:t>
      </w:r>
      <w:r>
        <w:t>strong</w:t>
      </w:r>
      <w:r>
        <w:rPr>
          <w:spacing w:val="-4"/>
        </w:rPr>
        <w:t xml:space="preserve"> </w:t>
      </w:r>
      <w:r>
        <w:t>material</w:t>
      </w:r>
      <w:r>
        <w:rPr>
          <w:spacing w:val="-6"/>
        </w:rPr>
        <w:t xml:space="preserve"> </w:t>
      </w:r>
      <w:r>
        <w:t>property</w:t>
      </w:r>
      <w:r>
        <w:rPr>
          <w:spacing w:val="-6"/>
        </w:rPr>
        <w:t xml:space="preserve"> </w:t>
      </w:r>
      <w:r>
        <w:t>gradients</w:t>
      </w:r>
      <w:r>
        <w:rPr>
          <w:spacing w:val="-6"/>
        </w:rPr>
        <w:t xml:space="preserve"> </w:t>
      </w:r>
      <w:r>
        <w:t>arising</w:t>
      </w:r>
      <w:r>
        <w:rPr>
          <w:spacing w:val="-4"/>
        </w:rPr>
        <w:t xml:space="preserve"> </w:t>
      </w:r>
      <w:r>
        <w:t>from</w:t>
      </w:r>
      <w:r>
        <w:rPr>
          <w:spacing w:val="-3"/>
        </w:rPr>
        <w:t xml:space="preserve"> </w:t>
      </w:r>
      <w:r>
        <w:t>the</w:t>
      </w:r>
      <w:r>
        <w:rPr>
          <w:spacing w:val="-1"/>
        </w:rPr>
        <w:t xml:space="preserve"> </w:t>
      </w:r>
      <w:r>
        <w:t xml:space="preserve">welding process, </w:t>
      </w:r>
      <w:r>
        <w:rPr>
          <w:spacing w:val="-2"/>
        </w:rPr>
        <w:t>w</w:t>
      </w:r>
      <w:r>
        <w:t>as</w:t>
      </w:r>
      <w:r>
        <w:rPr>
          <w:spacing w:val="3"/>
        </w:rPr>
        <w:t xml:space="preserve"> </w:t>
      </w:r>
      <w:proofErr w:type="spellStart"/>
      <w:r>
        <w:t>utilised</w:t>
      </w:r>
      <w:proofErr w:type="spellEnd"/>
      <w:r>
        <w:t xml:space="preserve"> to</w:t>
      </w:r>
      <w:r>
        <w:rPr>
          <w:spacing w:val="4"/>
        </w:rPr>
        <w:t xml:space="preserve"> </w:t>
      </w:r>
      <w:r>
        <w:t>predict the</w:t>
      </w:r>
      <w:r>
        <w:rPr>
          <w:spacing w:val="4"/>
        </w:rPr>
        <w:t xml:space="preserve"> </w:t>
      </w:r>
      <w:r>
        <w:t>structural</w:t>
      </w:r>
      <w:r>
        <w:rPr>
          <w:spacing w:val="-2"/>
        </w:rPr>
        <w:t xml:space="preserve"> </w:t>
      </w:r>
      <w:r>
        <w:t>response</w:t>
      </w:r>
      <w:r>
        <w:rPr>
          <w:spacing w:val="-1"/>
        </w:rPr>
        <w:t xml:space="preserve"> </w:t>
      </w:r>
      <w:r>
        <w:t>of</w:t>
      </w:r>
      <w:r>
        <w:rPr>
          <w:spacing w:val="4"/>
        </w:rPr>
        <w:t xml:space="preserve"> </w:t>
      </w:r>
      <w:r>
        <w:t>FSW</w:t>
      </w:r>
    </w:p>
    <w:p w:rsidR="00731615" w:rsidRDefault="00EE1D9C">
      <w:pPr>
        <w:spacing w:line="249" w:lineRule="auto"/>
        <w:ind w:right="78"/>
        <w:jc w:val="both"/>
        <w:sectPr w:rsidR="00731615">
          <w:pgSz w:w="11920" w:h="16840"/>
          <w:pgMar w:top="1560" w:right="640" w:bottom="280" w:left="640" w:header="0" w:footer="1079" w:gutter="0"/>
          <w:cols w:num="2" w:space="720" w:equalWidth="0">
            <w:col w:w="5198" w:space="294"/>
            <w:col w:w="5148"/>
          </w:cols>
        </w:sectPr>
      </w:pPr>
      <w:proofErr w:type="gramStart"/>
      <w:r>
        <w:t>2139-T8</w:t>
      </w:r>
      <w:r>
        <w:rPr>
          <w:spacing w:val="-10"/>
        </w:rPr>
        <w:t xml:space="preserve"> </w:t>
      </w:r>
      <w:r>
        <w:t>under</w:t>
      </w:r>
      <w:r>
        <w:rPr>
          <w:spacing w:val="-8"/>
        </w:rPr>
        <w:t xml:space="preserve"> </w:t>
      </w:r>
      <w:r>
        <w:t>compl</w:t>
      </w:r>
      <w:r>
        <w:rPr>
          <w:spacing w:val="-3"/>
        </w:rPr>
        <w:t>e</w:t>
      </w:r>
      <w:r>
        <w:t>x</w:t>
      </w:r>
      <w:r>
        <w:rPr>
          <w:spacing w:val="-10"/>
        </w:rPr>
        <w:t xml:space="preserve"> </w:t>
      </w:r>
      <w:r>
        <w:t>loading</w:t>
      </w:r>
      <w:r>
        <w:rPr>
          <w:spacing w:val="-9"/>
        </w:rPr>
        <w:t xml:space="preserve"> </w:t>
      </w:r>
      <w:r>
        <w:rPr>
          <w:w w:val="98"/>
        </w:rPr>
        <w:t>configurations,</w:t>
      </w:r>
      <w:r>
        <w:rPr>
          <w:spacing w:val="-2"/>
          <w:w w:val="98"/>
        </w:rPr>
        <w:t xml:space="preserve"> </w:t>
      </w:r>
      <w:r>
        <w:t>including</w:t>
      </w:r>
      <w:r>
        <w:rPr>
          <w:spacing w:val="-11"/>
        </w:rPr>
        <w:t xml:space="preserve"> </w:t>
      </w:r>
      <w:r>
        <w:t>blast loading.</w:t>
      </w:r>
      <w:proofErr w:type="gramEnd"/>
      <w:r>
        <w:rPr>
          <w:spacing w:val="4"/>
        </w:rPr>
        <w:t xml:space="preserve"> </w:t>
      </w:r>
      <w:r>
        <w:t>The</w:t>
      </w:r>
      <w:r>
        <w:rPr>
          <w:spacing w:val="-6"/>
        </w:rPr>
        <w:t xml:space="preserve"> </w:t>
      </w:r>
      <w:r>
        <w:t>method</w:t>
      </w:r>
      <w:r>
        <w:rPr>
          <w:spacing w:val="-9"/>
        </w:rPr>
        <w:t xml:space="preserve"> </w:t>
      </w:r>
      <w:r>
        <w:t>requires</w:t>
      </w:r>
      <w:r>
        <w:rPr>
          <w:spacing w:val="-9"/>
        </w:rPr>
        <w:t xml:space="preserve"> </w:t>
      </w:r>
      <w:r>
        <w:t>an</w:t>
      </w:r>
      <w:r>
        <w:rPr>
          <w:spacing w:val="-5"/>
        </w:rPr>
        <w:t xml:space="preserve"> </w:t>
      </w:r>
      <w:r>
        <w:t>understanding</w:t>
      </w:r>
      <w:r>
        <w:rPr>
          <w:spacing w:val="-14"/>
        </w:rPr>
        <w:t xml:space="preserve"> </w:t>
      </w:r>
      <w:r>
        <w:t>of</w:t>
      </w:r>
      <w:r>
        <w:rPr>
          <w:spacing w:val="-5"/>
        </w:rPr>
        <w:t xml:space="preserve"> </w:t>
      </w:r>
      <w:r>
        <w:t>the</w:t>
      </w:r>
      <w:r>
        <w:rPr>
          <w:spacing w:val="-5"/>
        </w:rPr>
        <w:t xml:space="preserve"> </w:t>
      </w:r>
      <w:r>
        <w:t xml:space="preserve">strength- </w:t>
      </w:r>
      <w:proofErr w:type="spellStart"/>
      <w:r>
        <w:t>ening</w:t>
      </w:r>
      <w:proofErr w:type="spellEnd"/>
      <w:r>
        <w:rPr>
          <w:spacing w:val="5"/>
        </w:rPr>
        <w:t xml:space="preserve"> </w:t>
      </w:r>
      <w:r>
        <w:t xml:space="preserve">mechanism </w:t>
      </w:r>
      <w:r>
        <w:rPr>
          <w:spacing w:val="-5"/>
        </w:rPr>
        <w:t>v</w:t>
      </w:r>
      <w:r>
        <w:t>ariation</w:t>
      </w:r>
      <w:r>
        <w:rPr>
          <w:spacing w:val="2"/>
        </w:rPr>
        <w:t xml:space="preserve"> </w:t>
      </w:r>
      <w:r>
        <w:t>in</w:t>
      </w:r>
      <w:r>
        <w:rPr>
          <w:spacing w:val="8"/>
        </w:rPr>
        <w:t xml:space="preserve"> </w:t>
      </w:r>
      <w:r>
        <w:t>FSW</w:t>
      </w:r>
      <w:r>
        <w:rPr>
          <w:spacing w:val="5"/>
        </w:rPr>
        <w:t xml:space="preserve"> </w:t>
      </w:r>
      <w:r>
        <w:t>2139-T8</w:t>
      </w:r>
      <w:r>
        <w:rPr>
          <w:spacing w:val="2"/>
        </w:rPr>
        <w:t xml:space="preserve"> </w:t>
      </w:r>
      <w:r>
        <w:t>and</w:t>
      </w:r>
      <w:r>
        <w:rPr>
          <w:spacing w:val="6"/>
        </w:rPr>
        <w:t xml:space="preserve"> </w:t>
      </w:r>
      <w:r>
        <w:t>is</w:t>
      </w:r>
      <w:r>
        <w:rPr>
          <w:spacing w:val="8"/>
        </w:rPr>
        <w:t xml:space="preserve"> </w:t>
      </w:r>
      <w:r>
        <w:t>only</w:t>
      </w:r>
      <w:r>
        <w:rPr>
          <w:spacing w:val="6"/>
        </w:rPr>
        <w:t xml:space="preserve"> </w:t>
      </w:r>
      <w:proofErr w:type="spellStart"/>
      <w:r>
        <w:t>fea</w:t>
      </w:r>
      <w:proofErr w:type="spellEnd"/>
      <w:r>
        <w:t xml:space="preserve">- </w:t>
      </w:r>
      <w:proofErr w:type="spellStart"/>
      <w:r>
        <w:t>sible</w:t>
      </w:r>
      <w:proofErr w:type="spellEnd"/>
      <w:r>
        <w:rPr>
          <w:spacing w:val="23"/>
        </w:rPr>
        <w:t xml:space="preserve"> </w:t>
      </w:r>
      <w:r>
        <w:t>through</w:t>
      </w:r>
      <w:r>
        <w:rPr>
          <w:spacing w:val="21"/>
        </w:rPr>
        <w:t xml:space="preserve"> </w:t>
      </w:r>
      <w:r>
        <w:t>automation</w:t>
      </w:r>
      <w:r>
        <w:rPr>
          <w:spacing w:val="18"/>
        </w:rPr>
        <w:t xml:space="preserve"> </w:t>
      </w:r>
      <w:r>
        <w:t>of</w:t>
      </w:r>
      <w:r>
        <w:rPr>
          <w:spacing w:val="25"/>
        </w:rPr>
        <w:t xml:space="preserve"> </w:t>
      </w:r>
      <w:r>
        <w:t>the</w:t>
      </w:r>
      <w:r>
        <w:rPr>
          <w:spacing w:val="25"/>
        </w:rPr>
        <w:t xml:space="preserve"> </w:t>
      </w:r>
      <w:r>
        <w:t>mesh</w:t>
      </w:r>
      <w:r>
        <w:rPr>
          <w:spacing w:val="23"/>
        </w:rPr>
        <w:t xml:space="preserve"> </w:t>
      </w:r>
      <w:r>
        <w:rPr>
          <w:spacing w:val="-4"/>
        </w:rPr>
        <w:t>b</w:t>
      </w:r>
      <w:r>
        <w:t>uilding</w:t>
      </w:r>
      <w:r>
        <w:rPr>
          <w:spacing w:val="20"/>
        </w:rPr>
        <w:t xml:space="preserve"> </w:t>
      </w:r>
      <w:r>
        <w:t xml:space="preserve">process. </w:t>
      </w:r>
      <w:r>
        <w:rPr>
          <w:spacing w:val="37"/>
        </w:rPr>
        <w:t xml:space="preserve"> </w:t>
      </w:r>
      <w:r>
        <w:t>The</w:t>
      </w:r>
    </w:p>
    <w:p w:rsidR="00731615" w:rsidRDefault="00731615">
      <w:pPr>
        <w:spacing w:before="6" w:line="100" w:lineRule="exact"/>
        <w:rPr>
          <w:sz w:val="10"/>
          <w:szCs w:val="10"/>
        </w:rPr>
      </w:pPr>
    </w:p>
    <w:p w:rsidR="00731615" w:rsidRDefault="00F2310E">
      <w:pPr>
        <w:ind w:left="112"/>
      </w:pPr>
      <w:r>
        <w:pict>
          <v:shape id="_x0000_i1031" type="#_x0000_t75" style="width:251.25pt;height:323.25pt">
            <v:imagedata r:id="rId16" o:title=""/>
          </v:shape>
        </w:pict>
      </w:r>
    </w:p>
    <w:p w:rsidR="00731615" w:rsidRDefault="00731615">
      <w:pPr>
        <w:spacing w:before="19" w:line="220" w:lineRule="exact"/>
        <w:rPr>
          <w:sz w:val="22"/>
          <w:szCs w:val="22"/>
        </w:rPr>
      </w:pPr>
    </w:p>
    <w:p w:rsidR="00731615" w:rsidRDefault="00EE1D9C">
      <w:pPr>
        <w:spacing w:line="246" w:lineRule="auto"/>
        <w:ind w:left="112" w:right="-28"/>
        <w:jc w:val="both"/>
        <w:rPr>
          <w:sz w:val="16"/>
          <w:szCs w:val="16"/>
        </w:rPr>
      </w:pPr>
      <w:r>
        <w:rPr>
          <w:sz w:val="16"/>
          <w:szCs w:val="16"/>
        </w:rPr>
        <w:t>Figure</w:t>
      </w:r>
      <w:r>
        <w:rPr>
          <w:spacing w:val="10"/>
          <w:sz w:val="16"/>
          <w:szCs w:val="16"/>
        </w:rPr>
        <w:t xml:space="preserve"> </w:t>
      </w:r>
      <w:r>
        <w:rPr>
          <w:sz w:val="16"/>
          <w:szCs w:val="16"/>
        </w:rPr>
        <w:t>7:</w:t>
      </w:r>
      <w:r>
        <w:rPr>
          <w:spacing w:val="38"/>
          <w:sz w:val="16"/>
          <w:szCs w:val="16"/>
        </w:rPr>
        <w:t xml:space="preserve"> </w:t>
      </w:r>
      <w:r>
        <w:rPr>
          <w:sz w:val="16"/>
          <w:szCs w:val="16"/>
        </w:rPr>
        <w:t>a)</w:t>
      </w:r>
      <w:r>
        <w:rPr>
          <w:spacing w:val="13"/>
          <w:sz w:val="16"/>
          <w:szCs w:val="16"/>
        </w:rPr>
        <w:t xml:space="preserve"> </w:t>
      </w:r>
      <w:r>
        <w:rPr>
          <w:sz w:val="16"/>
          <w:szCs w:val="16"/>
        </w:rPr>
        <w:t>Example</w:t>
      </w:r>
      <w:r>
        <w:rPr>
          <w:spacing w:val="9"/>
          <w:sz w:val="16"/>
          <w:szCs w:val="16"/>
        </w:rPr>
        <w:t xml:space="preserve"> </w:t>
      </w:r>
      <w:r>
        <w:rPr>
          <w:sz w:val="16"/>
          <w:szCs w:val="16"/>
        </w:rPr>
        <w:t>of</w:t>
      </w:r>
      <w:r>
        <w:rPr>
          <w:spacing w:val="13"/>
          <w:sz w:val="16"/>
          <w:szCs w:val="16"/>
        </w:rPr>
        <w:t xml:space="preserve"> </w:t>
      </w:r>
      <w:r>
        <w:rPr>
          <w:sz w:val="16"/>
          <w:szCs w:val="16"/>
        </w:rPr>
        <w:t>the</w:t>
      </w:r>
      <w:r>
        <w:rPr>
          <w:spacing w:val="12"/>
          <w:sz w:val="16"/>
          <w:szCs w:val="16"/>
        </w:rPr>
        <w:t xml:space="preserve"> </w:t>
      </w:r>
      <w:r>
        <w:rPr>
          <w:sz w:val="16"/>
          <w:szCs w:val="16"/>
        </w:rPr>
        <w:t>double</w:t>
      </w:r>
      <w:r>
        <w:rPr>
          <w:spacing w:val="10"/>
          <w:sz w:val="16"/>
          <w:szCs w:val="16"/>
        </w:rPr>
        <w:t xml:space="preserve"> </w:t>
      </w:r>
      <w:r>
        <w:rPr>
          <w:sz w:val="16"/>
          <w:szCs w:val="16"/>
        </w:rPr>
        <w:t>strain</w:t>
      </w:r>
      <w:r>
        <w:rPr>
          <w:spacing w:val="11"/>
          <w:sz w:val="16"/>
          <w:szCs w:val="16"/>
        </w:rPr>
        <w:t xml:space="preserve"> </w:t>
      </w:r>
      <w:proofErr w:type="spellStart"/>
      <w:r>
        <w:rPr>
          <w:sz w:val="16"/>
          <w:szCs w:val="16"/>
        </w:rPr>
        <w:t>localisation</w:t>
      </w:r>
      <w:proofErr w:type="spellEnd"/>
      <w:r>
        <w:rPr>
          <w:spacing w:val="7"/>
          <w:sz w:val="16"/>
          <w:szCs w:val="16"/>
        </w:rPr>
        <w:t xml:space="preserve"> </w:t>
      </w:r>
      <w:r>
        <w:rPr>
          <w:sz w:val="16"/>
          <w:szCs w:val="16"/>
        </w:rPr>
        <w:t>effect predicted</w:t>
      </w:r>
      <w:r>
        <w:rPr>
          <w:spacing w:val="8"/>
          <w:sz w:val="16"/>
          <w:szCs w:val="16"/>
        </w:rPr>
        <w:t xml:space="preserve"> </w:t>
      </w:r>
      <w:r>
        <w:rPr>
          <w:sz w:val="16"/>
          <w:szCs w:val="16"/>
        </w:rPr>
        <w:t>under blast</w:t>
      </w:r>
      <w:r>
        <w:rPr>
          <w:spacing w:val="-2"/>
          <w:sz w:val="16"/>
          <w:szCs w:val="16"/>
        </w:rPr>
        <w:t xml:space="preserve"> </w:t>
      </w:r>
      <w:r>
        <w:rPr>
          <w:sz w:val="16"/>
          <w:szCs w:val="16"/>
        </w:rPr>
        <w:t>loading.</w:t>
      </w:r>
      <w:r>
        <w:rPr>
          <w:spacing w:val="9"/>
          <w:sz w:val="16"/>
          <w:szCs w:val="16"/>
        </w:rPr>
        <w:t xml:space="preserve"> </w:t>
      </w:r>
      <w:r>
        <w:rPr>
          <w:sz w:val="16"/>
          <w:szCs w:val="16"/>
        </w:rPr>
        <w:t>b) Obser</w:t>
      </w:r>
      <w:r>
        <w:rPr>
          <w:spacing w:val="-2"/>
          <w:sz w:val="16"/>
          <w:szCs w:val="16"/>
        </w:rPr>
        <w:t>v</w:t>
      </w:r>
      <w:r>
        <w:rPr>
          <w:sz w:val="16"/>
          <w:szCs w:val="16"/>
        </w:rPr>
        <w:t>ed</w:t>
      </w:r>
      <w:r>
        <w:rPr>
          <w:spacing w:val="-5"/>
          <w:sz w:val="16"/>
          <w:szCs w:val="16"/>
        </w:rPr>
        <w:t xml:space="preserve"> </w:t>
      </w:r>
      <w:r>
        <w:rPr>
          <w:sz w:val="16"/>
          <w:szCs w:val="16"/>
        </w:rPr>
        <w:t>thinning</w:t>
      </w:r>
      <w:r>
        <w:rPr>
          <w:spacing w:val="-4"/>
          <w:sz w:val="16"/>
          <w:szCs w:val="16"/>
        </w:rPr>
        <w:t xml:space="preserve"> </w:t>
      </w:r>
      <w:r>
        <w:rPr>
          <w:sz w:val="16"/>
          <w:szCs w:val="16"/>
        </w:rPr>
        <w:t>in welded</w:t>
      </w:r>
      <w:r>
        <w:rPr>
          <w:spacing w:val="-4"/>
          <w:sz w:val="16"/>
          <w:szCs w:val="16"/>
        </w:rPr>
        <w:t xml:space="preserve"> </w:t>
      </w:r>
      <w:r>
        <w:rPr>
          <w:sz w:val="16"/>
          <w:szCs w:val="16"/>
        </w:rPr>
        <w:t>plates</w:t>
      </w:r>
      <w:r>
        <w:rPr>
          <w:spacing w:val="-3"/>
          <w:sz w:val="16"/>
          <w:szCs w:val="16"/>
        </w:rPr>
        <w:t xml:space="preserve"> </w:t>
      </w:r>
      <w:r>
        <w:rPr>
          <w:sz w:val="16"/>
          <w:szCs w:val="16"/>
        </w:rPr>
        <w:t>subjected</w:t>
      </w:r>
      <w:r>
        <w:rPr>
          <w:spacing w:val="-5"/>
          <w:sz w:val="16"/>
          <w:szCs w:val="16"/>
        </w:rPr>
        <w:t xml:space="preserve"> </w:t>
      </w:r>
      <w:r>
        <w:rPr>
          <w:sz w:val="16"/>
          <w:szCs w:val="16"/>
        </w:rPr>
        <w:t>to blast</w:t>
      </w:r>
      <w:r>
        <w:rPr>
          <w:spacing w:val="-2"/>
          <w:sz w:val="16"/>
          <w:szCs w:val="16"/>
        </w:rPr>
        <w:t xml:space="preserve"> </w:t>
      </w:r>
      <w:r>
        <w:rPr>
          <w:sz w:val="16"/>
          <w:szCs w:val="16"/>
        </w:rPr>
        <w:t>loading which</w:t>
      </w:r>
      <w:r>
        <w:rPr>
          <w:spacing w:val="-4"/>
          <w:sz w:val="16"/>
          <w:szCs w:val="16"/>
        </w:rPr>
        <w:t xml:space="preserve"> </w:t>
      </w:r>
      <w:r>
        <w:rPr>
          <w:sz w:val="16"/>
          <w:szCs w:val="16"/>
        </w:rPr>
        <w:t>occurs</w:t>
      </w:r>
      <w:r>
        <w:rPr>
          <w:spacing w:val="-4"/>
          <w:sz w:val="16"/>
          <w:szCs w:val="16"/>
        </w:rPr>
        <w:t xml:space="preserve"> </w:t>
      </w:r>
      <w:r>
        <w:rPr>
          <w:sz w:val="16"/>
          <w:szCs w:val="16"/>
        </w:rPr>
        <w:t>in</w:t>
      </w:r>
      <w:r>
        <w:rPr>
          <w:spacing w:val="-1"/>
          <w:sz w:val="16"/>
          <w:szCs w:val="16"/>
        </w:rPr>
        <w:t xml:space="preserve"> </w:t>
      </w:r>
      <w:r>
        <w:rPr>
          <w:sz w:val="16"/>
          <w:szCs w:val="16"/>
        </w:rPr>
        <w:t>t</w:t>
      </w:r>
      <w:r>
        <w:rPr>
          <w:spacing w:val="-2"/>
          <w:sz w:val="16"/>
          <w:szCs w:val="16"/>
        </w:rPr>
        <w:t>w</w:t>
      </w:r>
      <w:r>
        <w:rPr>
          <w:sz w:val="16"/>
          <w:szCs w:val="16"/>
        </w:rPr>
        <w:t>o</w:t>
      </w:r>
      <w:r>
        <w:rPr>
          <w:spacing w:val="-2"/>
          <w:sz w:val="16"/>
          <w:szCs w:val="16"/>
        </w:rPr>
        <w:t xml:space="preserve"> </w:t>
      </w:r>
      <w:r>
        <w:rPr>
          <w:sz w:val="16"/>
          <w:szCs w:val="16"/>
        </w:rPr>
        <w:t>locations</w:t>
      </w:r>
      <w:r>
        <w:rPr>
          <w:spacing w:val="-6"/>
          <w:sz w:val="16"/>
          <w:szCs w:val="16"/>
        </w:rPr>
        <w:t xml:space="preserve"> </w:t>
      </w:r>
      <w:r>
        <w:rPr>
          <w:sz w:val="16"/>
          <w:szCs w:val="16"/>
        </w:rPr>
        <w:t>either</w:t>
      </w:r>
      <w:r>
        <w:rPr>
          <w:spacing w:val="-4"/>
          <w:sz w:val="16"/>
          <w:szCs w:val="16"/>
        </w:rPr>
        <w:t xml:space="preserve"> </w:t>
      </w:r>
      <w:r>
        <w:rPr>
          <w:sz w:val="16"/>
          <w:szCs w:val="16"/>
        </w:rPr>
        <w:t>side</w:t>
      </w:r>
      <w:r>
        <w:rPr>
          <w:spacing w:val="-3"/>
          <w:sz w:val="16"/>
          <w:szCs w:val="16"/>
        </w:rPr>
        <w:t xml:space="preserve"> </w:t>
      </w:r>
      <w:r>
        <w:rPr>
          <w:sz w:val="16"/>
          <w:szCs w:val="16"/>
        </w:rPr>
        <w:t>of</w:t>
      </w:r>
      <w:r>
        <w:rPr>
          <w:spacing w:val="-1"/>
          <w:sz w:val="16"/>
          <w:szCs w:val="16"/>
        </w:rPr>
        <w:t xml:space="preserve"> </w:t>
      </w:r>
      <w:r>
        <w:rPr>
          <w:sz w:val="16"/>
          <w:szCs w:val="16"/>
        </w:rPr>
        <w:t>the</w:t>
      </w:r>
      <w:r>
        <w:rPr>
          <w:spacing w:val="-2"/>
          <w:sz w:val="16"/>
          <w:szCs w:val="16"/>
        </w:rPr>
        <w:t xml:space="preserve"> </w:t>
      </w:r>
      <w:r>
        <w:rPr>
          <w:sz w:val="16"/>
          <w:szCs w:val="16"/>
        </w:rPr>
        <w:t>weld</w:t>
      </w:r>
      <w:r>
        <w:rPr>
          <w:spacing w:val="-3"/>
          <w:sz w:val="16"/>
          <w:szCs w:val="16"/>
        </w:rPr>
        <w:t xml:space="preserve"> </w:t>
      </w:r>
      <w:proofErr w:type="spellStart"/>
      <w:r>
        <w:rPr>
          <w:sz w:val="16"/>
          <w:szCs w:val="16"/>
        </w:rPr>
        <w:t>centreline</w:t>
      </w:r>
      <w:proofErr w:type="spellEnd"/>
      <w:r>
        <w:rPr>
          <w:sz w:val="16"/>
          <w:szCs w:val="16"/>
        </w:rPr>
        <w:t>.</w:t>
      </w:r>
    </w:p>
    <w:p w:rsidR="00731615" w:rsidRDefault="00731615">
      <w:pPr>
        <w:spacing w:before="3" w:line="160" w:lineRule="exact"/>
        <w:rPr>
          <w:sz w:val="17"/>
          <w:szCs w:val="17"/>
        </w:rPr>
      </w:pPr>
    </w:p>
    <w:p w:rsidR="00731615" w:rsidRDefault="00731615">
      <w:pPr>
        <w:spacing w:line="200" w:lineRule="exact"/>
      </w:pPr>
    </w:p>
    <w:p w:rsidR="00731615" w:rsidRDefault="00EE1D9C">
      <w:pPr>
        <w:spacing w:line="249" w:lineRule="auto"/>
        <w:ind w:left="112" w:right="-34"/>
        <w:jc w:val="both"/>
      </w:pPr>
      <w:r>
        <w:t>method</w:t>
      </w:r>
      <w:r>
        <w:rPr>
          <w:spacing w:val="1"/>
        </w:rPr>
        <w:t xml:space="preserve"> </w:t>
      </w:r>
      <w:proofErr w:type="spellStart"/>
      <w:r>
        <w:t>utilised</w:t>
      </w:r>
      <w:proofErr w:type="spellEnd"/>
      <w:r>
        <w:rPr>
          <w:spacing w:val="1"/>
        </w:rPr>
        <w:t xml:space="preserve"> </w:t>
      </w:r>
      <w:r>
        <w:t>rem</w:t>
      </w:r>
      <w:r>
        <w:rPr>
          <w:spacing w:val="-3"/>
        </w:rPr>
        <w:t>ov</w:t>
      </w:r>
      <w:r>
        <w:t>es the</w:t>
      </w:r>
      <w:r>
        <w:rPr>
          <w:spacing w:val="4"/>
        </w:rPr>
        <w:t xml:space="preserve"> </w:t>
      </w:r>
      <w:r>
        <w:t>need</w:t>
      </w:r>
      <w:r>
        <w:rPr>
          <w:spacing w:val="3"/>
        </w:rPr>
        <w:t xml:space="preserve"> </w:t>
      </w:r>
      <w:r>
        <w:t>to</w:t>
      </w:r>
      <w:r>
        <w:rPr>
          <w:spacing w:val="5"/>
        </w:rPr>
        <w:t xml:space="preserve"> </w:t>
      </w:r>
      <w:r>
        <w:t>calibrate models</w:t>
      </w:r>
      <w:r>
        <w:rPr>
          <w:spacing w:val="1"/>
        </w:rPr>
        <w:t xml:space="preserve"> </w:t>
      </w:r>
      <w:proofErr w:type="spellStart"/>
      <w:r>
        <w:t>geome</w:t>
      </w:r>
      <w:proofErr w:type="spellEnd"/>
      <w:r>
        <w:t>- try</w:t>
      </w:r>
      <w:r>
        <w:rPr>
          <w:spacing w:val="13"/>
        </w:rPr>
        <w:t xml:space="preserve"> </w:t>
      </w:r>
      <w:r>
        <w:t>to</w:t>
      </w:r>
      <w:r>
        <w:rPr>
          <w:spacing w:val="13"/>
        </w:rPr>
        <w:t xml:space="preserve"> </w:t>
      </w:r>
      <w:r>
        <w:t>a</w:t>
      </w:r>
      <w:r>
        <w:rPr>
          <w:spacing w:val="14"/>
        </w:rPr>
        <w:t xml:space="preserve"> </w:t>
      </w:r>
      <w:r>
        <w:t>particular</w:t>
      </w:r>
      <w:r>
        <w:rPr>
          <w:spacing w:val="7"/>
        </w:rPr>
        <w:t xml:space="preserve"> </w:t>
      </w:r>
      <w:r>
        <w:t>loading</w:t>
      </w:r>
      <w:r>
        <w:rPr>
          <w:spacing w:val="9"/>
        </w:rPr>
        <w:t xml:space="preserve"> </w:t>
      </w:r>
      <w:r>
        <w:t>configuration,</w:t>
      </w:r>
      <w:r>
        <w:rPr>
          <w:spacing w:val="-4"/>
        </w:rPr>
        <w:t xml:space="preserve"> </w:t>
      </w:r>
      <w:r>
        <w:t>rather</w:t>
      </w:r>
      <w:r>
        <w:rPr>
          <w:spacing w:val="10"/>
        </w:rPr>
        <w:t xml:space="preserve"> </w:t>
      </w:r>
      <w:r>
        <w:t>it</w:t>
      </w:r>
      <w:r>
        <w:rPr>
          <w:spacing w:val="14"/>
        </w:rPr>
        <w:t xml:space="preserve"> </w:t>
      </w:r>
      <w:r>
        <w:t>is</w:t>
      </w:r>
      <w:r>
        <w:rPr>
          <w:spacing w:val="14"/>
        </w:rPr>
        <w:t xml:space="preserve"> </w:t>
      </w:r>
      <w:r>
        <w:t>calibrated to</w:t>
      </w:r>
      <w:r>
        <w:rPr>
          <w:spacing w:val="6"/>
        </w:rPr>
        <w:t xml:space="preserve"> </w:t>
      </w:r>
      <w:r>
        <w:t>a</w:t>
      </w:r>
      <w:r>
        <w:rPr>
          <w:spacing w:val="7"/>
        </w:rPr>
        <w:t xml:space="preserve"> </w:t>
      </w:r>
      <w:proofErr w:type="spellStart"/>
      <w:r>
        <w:t>normalised</w:t>
      </w:r>
      <w:proofErr w:type="spellEnd"/>
      <w:r>
        <w:rPr>
          <w:spacing w:val="-1"/>
        </w:rPr>
        <w:t xml:space="preserve"> </w:t>
      </w:r>
      <w:r>
        <w:t>weld</w:t>
      </w:r>
      <w:r>
        <w:rPr>
          <w:spacing w:val="4"/>
        </w:rPr>
        <w:t xml:space="preserve"> </w:t>
      </w:r>
      <w:r>
        <w:t>condition;</w:t>
      </w:r>
      <w:r>
        <w:rPr>
          <w:spacing w:val="4"/>
        </w:rPr>
        <w:t xml:space="preserve"> </w:t>
      </w:r>
      <w:r>
        <w:t>this</w:t>
      </w:r>
      <w:r>
        <w:rPr>
          <w:spacing w:val="5"/>
        </w:rPr>
        <w:t xml:space="preserve"> </w:t>
      </w:r>
      <w:r>
        <w:t>rem</w:t>
      </w:r>
      <w:r>
        <w:rPr>
          <w:spacing w:val="-3"/>
        </w:rPr>
        <w:t>ov</w:t>
      </w:r>
      <w:r>
        <w:t>es</w:t>
      </w:r>
      <w:r>
        <w:rPr>
          <w:spacing w:val="1"/>
        </w:rPr>
        <w:t xml:space="preserve"> </w:t>
      </w:r>
      <w:r>
        <w:t>modelling errors which</w:t>
      </w:r>
      <w:r>
        <w:rPr>
          <w:spacing w:val="3"/>
        </w:rPr>
        <w:t xml:space="preserve"> </w:t>
      </w:r>
      <w:r>
        <w:t>may</w:t>
      </w:r>
      <w:r>
        <w:rPr>
          <w:spacing w:val="4"/>
        </w:rPr>
        <w:t xml:space="preserve"> </w:t>
      </w:r>
      <w:r>
        <w:t>arise</w:t>
      </w:r>
      <w:r>
        <w:rPr>
          <w:spacing w:val="4"/>
        </w:rPr>
        <w:t xml:space="preserve"> </w:t>
      </w:r>
      <w:r>
        <w:t>when</w:t>
      </w:r>
      <w:r>
        <w:rPr>
          <w:spacing w:val="4"/>
        </w:rPr>
        <w:t xml:space="preserve"> </w:t>
      </w:r>
      <w:r>
        <w:rPr>
          <w:spacing w:val="-3"/>
        </w:rPr>
        <w:t>e</w:t>
      </w:r>
      <w:r>
        <w:t>xtending models</w:t>
      </w:r>
      <w:r>
        <w:rPr>
          <w:spacing w:val="2"/>
        </w:rPr>
        <w:t xml:space="preserve"> </w:t>
      </w:r>
      <w:r>
        <w:t>to</w:t>
      </w:r>
      <w:r>
        <w:rPr>
          <w:spacing w:val="6"/>
        </w:rPr>
        <w:t xml:space="preserve"> </w:t>
      </w:r>
      <w:r>
        <w:t>study</w:t>
      </w:r>
      <w:r>
        <w:rPr>
          <w:spacing w:val="4"/>
        </w:rPr>
        <w:t xml:space="preserve"> </w:t>
      </w:r>
      <w:r>
        <w:t>structural performance</w:t>
      </w:r>
      <w:r>
        <w:rPr>
          <w:spacing w:val="-8"/>
        </w:rPr>
        <w:t xml:space="preserve"> </w:t>
      </w:r>
      <w:r>
        <w:t>under</w:t>
      </w:r>
      <w:r>
        <w:rPr>
          <w:spacing w:val="-3"/>
        </w:rPr>
        <w:t xml:space="preserve"> </w:t>
      </w:r>
      <w:r>
        <w:t>different</w:t>
      </w:r>
      <w:r>
        <w:rPr>
          <w:spacing w:val="-18"/>
        </w:rPr>
        <w:t xml:space="preserve"> </w:t>
      </w:r>
      <w:r>
        <w:t>loading</w:t>
      </w:r>
      <w:r>
        <w:rPr>
          <w:spacing w:val="-4"/>
        </w:rPr>
        <w:t xml:space="preserve"> </w:t>
      </w:r>
      <w:r>
        <w:t>configurations.</w:t>
      </w:r>
      <w:r>
        <w:rPr>
          <w:spacing w:val="-5"/>
        </w:rPr>
        <w:t xml:space="preserve"> </w:t>
      </w:r>
      <w:r>
        <w:t>More</w:t>
      </w:r>
      <w:r>
        <w:rPr>
          <w:spacing w:val="-3"/>
        </w:rPr>
        <w:t>ov</w:t>
      </w:r>
      <w:r>
        <w:t>e</w:t>
      </w:r>
      <w:r>
        <w:rPr>
          <w:spacing w:val="-8"/>
        </w:rPr>
        <w:t>r</w:t>
      </w:r>
      <w:r>
        <w:t>, this</w:t>
      </w:r>
      <w:r>
        <w:rPr>
          <w:spacing w:val="-4"/>
        </w:rPr>
        <w:t xml:space="preserve"> </w:t>
      </w:r>
      <w:r>
        <w:t>all</w:t>
      </w:r>
      <w:r>
        <w:rPr>
          <w:spacing w:val="-5"/>
        </w:rPr>
        <w:t>o</w:t>
      </w:r>
      <w:r>
        <w:t>ws</w:t>
      </w:r>
      <w:r>
        <w:rPr>
          <w:spacing w:val="-6"/>
        </w:rPr>
        <w:t xml:space="preserve"> </w:t>
      </w:r>
      <w:r>
        <w:t>the</w:t>
      </w:r>
      <w:r>
        <w:rPr>
          <w:spacing w:val="-3"/>
        </w:rPr>
        <w:t xml:space="preserve"> </w:t>
      </w:r>
      <w:r>
        <w:t>method</w:t>
      </w:r>
      <w:r>
        <w:rPr>
          <w:spacing w:val="-7"/>
        </w:rPr>
        <w:t xml:space="preserve"> </w:t>
      </w:r>
      <w:r>
        <w:t>to</w:t>
      </w:r>
      <w:r>
        <w:rPr>
          <w:spacing w:val="-3"/>
        </w:rPr>
        <w:t xml:space="preserve"> </w:t>
      </w:r>
      <w:r>
        <w:t>be</w:t>
      </w:r>
      <w:r>
        <w:rPr>
          <w:spacing w:val="-3"/>
        </w:rPr>
        <w:t xml:space="preserve"> </w:t>
      </w:r>
      <w:r>
        <w:t>used</w:t>
      </w:r>
      <w:r>
        <w:rPr>
          <w:spacing w:val="-5"/>
        </w:rPr>
        <w:t xml:space="preserve"> </w:t>
      </w:r>
      <w:r>
        <w:t>to</w:t>
      </w:r>
      <w:r>
        <w:rPr>
          <w:spacing w:val="-3"/>
        </w:rPr>
        <w:t xml:space="preserve"> </w:t>
      </w:r>
      <w:r>
        <w:t>study</w:t>
      </w:r>
      <w:r>
        <w:rPr>
          <w:spacing w:val="-5"/>
        </w:rPr>
        <w:t xml:space="preserve"> </w:t>
      </w:r>
      <w:r>
        <w:t>the</w:t>
      </w:r>
      <w:r>
        <w:rPr>
          <w:spacing w:val="-3"/>
        </w:rPr>
        <w:t xml:space="preserve"> </w:t>
      </w:r>
      <w:r>
        <w:t>effect</w:t>
      </w:r>
      <w:r>
        <w:rPr>
          <w:spacing w:val="-19"/>
        </w:rPr>
        <w:t xml:space="preserve"> </w:t>
      </w:r>
      <w:r>
        <w:t>of</w:t>
      </w:r>
      <w:r>
        <w:rPr>
          <w:spacing w:val="-3"/>
        </w:rPr>
        <w:t xml:space="preserve"> </w:t>
      </w:r>
      <w:r>
        <w:t>welding parameters</w:t>
      </w:r>
      <w:r>
        <w:rPr>
          <w:spacing w:val="-4"/>
        </w:rPr>
        <w:t xml:space="preserve"> </w:t>
      </w:r>
      <w:r>
        <w:t>on</w:t>
      </w:r>
      <w:r>
        <w:rPr>
          <w:spacing w:val="4"/>
        </w:rPr>
        <w:t xml:space="preserve"> </w:t>
      </w:r>
      <w:r>
        <w:t>structural</w:t>
      </w:r>
      <w:r>
        <w:rPr>
          <w:spacing w:val="-3"/>
        </w:rPr>
        <w:t xml:space="preserve"> </w:t>
      </w:r>
      <w:r>
        <w:t>performance,</w:t>
      </w:r>
      <w:r>
        <w:rPr>
          <w:spacing w:val="-4"/>
        </w:rPr>
        <w:t xml:space="preserve"> </w:t>
      </w:r>
      <w:r>
        <w:t>potentially</w:t>
      </w:r>
      <w:r>
        <w:rPr>
          <w:spacing w:val="-3"/>
        </w:rPr>
        <w:t xml:space="preserve"> </w:t>
      </w:r>
      <w:r>
        <w:t>enabling</w:t>
      </w:r>
      <w:r>
        <w:rPr>
          <w:spacing w:val="-2"/>
        </w:rPr>
        <w:t xml:space="preserve"> </w:t>
      </w:r>
      <w:r>
        <w:t xml:space="preserve">nu- </w:t>
      </w:r>
      <w:proofErr w:type="spellStart"/>
      <w:r>
        <w:t>merical</w:t>
      </w:r>
      <w:proofErr w:type="spellEnd"/>
      <w:r>
        <w:rPr>
          <w:spacing w:val="1"/>
        </w:rPr>
        <w:t xml:space="preserve"> </w:t>
      </w:r>
      <w:r>
        <w:t>weld</w:t>
      </w:r>
      <w:r>
        <w:rPr>
          <w:spacing w:val="3"/>
        </w:rPr>
        <w:t xml:space="preserve"> </w:t>
      </w:r>
      <w:proofErr w:type="spellStart"/>
      <w:r>
        <w:t>optimisation</w:t>
      </w:r>
      <w:proofErr w:type="spellEnd"/>
      <w:r>
        <w:t>,</w:t>
      </w:r>
      <w:r>
        <w:rPr>
          <w:spacing w:val="-1"/>
        </w:rPr>
        <w:t xml:space="preserve"> </w:t>
      </w:r>
      <w:r>
        <w:t>which</w:t>
      </w:r>
      <w:r>
        <w:rPr>
          <w:spacing w:val="2"/>
        </w:rPr>
        <w:t xml:space="preserve"> </w:t>
      </w:r>
      <w:r>
        <w:t>is</w:t>
      </w:r>
      <w:r>
        <w:rPr>
          <w:spacing w:val="6"/>
        </w:rPr>
        <w:t xml:space="preserve"> </w:t>
      </w:r>
      <w:r>
        <w:t>theoretically</w:t>
      </w:r>
      <w:r>
        <w:rPr>
          <w:spacing w:val="-3"/>
        </w:rPr>
        <w:t xml:space="preserve"> </w:t>
      </w:r>
      <w:r>
        <w:t>applicable</w:t>
      </w:r>
      <w:r>
        <w:rPr>
          <w:spacing w:val="-1"/>
        </w:rPr>
        <w:t xml:space="preserve"> </w:t>
      </w:r>
      <w:r>
        <w:t>to a</w:t>
      </w:r>
      <w:r>
        <w:rPr>
          <w:spacing w:val="-3"/>
        </w:rPr>
        <w:t>n</w:t>
      </w:r>
      <w:r>
        <w:t>y heat treatable</w:t>
      </w:r>
      <w:r>
        <w:rPr>
          <w:spacing w:val="-4"/>
        </w:rPr>
        <w:t xml:space="preserve"> </w:t>
      </w:r>
      <w:proofErr w:type="spellStart"/>
      <w:r>
        <w:t>aluminium</w:t>
      </w:r>
      <w:proofErr w:type="spellEnd"/>
      <w:r>
        <w:rPr>
          <w:spacing w:val="-6"/>
        </w:rPr>
        <w:t xml:space="preserve"> </w:t>
      </w:r>
      <w:r>
        <w:t>all</w:t>
      </w:r>
      <w:r>
        <w:rPr>
          <w:spacing w:val="-2"/>
        </w:rPr>
        <w:t>o</w:t>
      </w:r>
      <w:r>
        <w:rPr>
          <w:spacing w:val="-13"/>
        </w:rPr>
        <w:t>y</w:t>
      </w:r>
      <w:r>
        <w:t>.</w:t>
      </w:r>
      <w:r>
        <w:rPr>
          <w:spacing w:val="17"/>
        </w:rPr>
        <w:t xml:space="preserve"> </w:t>
      </w:r>
      <w:r>
        <w:t>The method</w:t>
      </w:r>
      <w:r>
        <w:rPr>
          <w:spacing w:val="-3"/>
        </w:rPr>
        <w:t xml:space="preserve"> </w:t>
      </w:r>
      <w:r>
        <w:t>has been</w:t>
      </w:r>
      <w:r>
        <w:rPr>
          <w:spacing w:val="-1"/>
        </w:rPr>
        <w:t xml:space="preserve"> </w:t>
      </w:r>
      <w:proofErr w:type="spellStart"/>
      <w:r>
        <w:rPr>
          <w:spacing w:val="-3"/>
        </w:rPr>
        <w:t>v</w:t>
      </w:r>
      <w:r>
        <w:t>eri</w:t>
      </w:r>
      <w:proofErr w:type="spellEnd"/>
      <w:r>
        <w:t xml:space="preserve">- </w:t>
      </w:r>
      <w:proofErr w:type="spellStart"/>
      <w:r>
        <w:t>fied</w:t>
      </w:r>
      <w:proofErr w:type="spellEnd"/>
      <w:r>
        <w:rPr>
          <w:spacing w:val="-7"/>
        </w:rPr>
        <w:t xml:space="preserve"> </w:t>
      </w:r>
      <w:r>
        <w:rPr>
          <w:spacing w:val="-3"/>
        </w:rPr>
        <w:t>e</w:t>
      </w:r>
      <w:r>
        <w:t>xperimentally</w:t>
      </w:r>
      <w:r>
        <w:rPr>
          <w:spacing w:val="-7"/>
        </w:rPr>
        <w:t xml:space="preserve"> </w:t>
      </w:r>
      <w:r>
        <w:t>using</w:t>
      </w:r>
      <w:r>
        <w:rPr>
          <w:spacing w:val="1"/>
        </w:rPr>
        <w:t xml:space="preserve"> </w:t>
      </w:r>
      <w:r>
        <w:t>DIC</w:t>
      </w:r>
      <w:r>
        <w:rPr>
          <w:spacing w:val="2"/>
        </w:rPr>
        <w:t xml:space="preserve"> </w:t>
      </w:r>
      <w:r>
        <w:t>for</w:t>
      </w:r>
      <w:r>
        <w:rPr>
          <w:spacing w:val="3"/>
        </w:rPr>
        <w:t xml:space="preserve"> </w:t>
      </w:r>
      <w:r>
        <w:t>FSW</w:t>
      </w:r>
      <w:r>
        <w:rPr>
          <w:spacing w:val="1"/>
        </w:rPr>
        <w:t xml:space="preserve"> </w:t>
      </w:r>
      <w:r>
        <w:t>2139-T8</w:t>
      </w:r>
      <w:r>
        <w:rPr>
          <w:spacing w:val="-2"/>
        </w:rPr>
        <w:t xml:space="preserve"> </w:t>
      </w:r>
      <w:r>
        <w:t>in</w:t>
      </w:r>
      <w:r>
        <w:rPr>
          <w:spacing w:val="3"/>
        </w:rPr>
        <w:t xml:space="preserve"> </w:t>
      </w:r>
      <w:r>
        <w:t xml:space="preserve">under </w:t>
      </w:r>
      <w:proofErr w:type="spellStart"/>
      <w:r>
        <w:t>uni</w:t>
      </w:r>
      <w:proofErr w:type="spellEnd"/>
      <w:r>
        <w:t>- axial</w:t>
      </w:r>
      <w:r>
        <w:rPr>
          <w:spacing w:val="3"/>
        </w:rPr>
        <w:t xml:space="preserve"> </w:t>
      </w:r>
      <w:r>
        <w:t>tension.</w:t>
      </w:r>
      <w:r>
        <w:rPr>
          <w:spacing w:val="27"/>
        </w:rPr>
        <w:t xml:space="preserve"> </w:t>
      </w:r>
      <w:r>
        <w:t>The</w:t>
      </w:r>
      <w:r>
        <w:rPr>
          <w:spacing w:val="4"/>
        </w:rPr>
        <w:t xml:space="preserve"> </w:t>
      </w:r>
      <w:r>
        <w:t>method</w:t>
      </w:r>
      <w:r>
        <w:rPr>
          <w:spacing w:val="1"/>
        </w:rPr>
        <w:t xml:space="preserve"> </w:t>
      </w:r>
      <w:r>
        <w:t>pr</w:t>
      </w:r>
      <w:r>
        <w:rPr>
          <w:spacing w:val="-3"/>
        </w:rPr>
        <w:t>o</w:t>
      </w:r>
      <w:r>
        <w:t>vides good</w:t>
      </w:r>
      <w:r>
        <w:rPr>
          <w:spacing w:val="3"/>
        </w:rPr>
        <w:t xml:space="preserve"> </w:t>
      </w:r>
      <w:r>
        <w:t>correlation</w:t>
      </w:r>
      <w:r>
        <w:rPr>
          <w:spacing w:val="-2"/>
        </w:rPr>
        <w:t xml:space="preserve"> </w:t>
      </w:r>
      <w:r>
        <w:t>for</w:t>
      </w:r>
      <w:r>
        <w:rPr>
          <w:spacing w:val="5"/>
        </w:rPr>
        <w:t xml:space="preserve"> </w:t>
      </w:r>
      <w:r>
        <w:t xml:space="preserve">strain </w:t>
      </w:r>
      <w:r>
        <w:rPr>
          <w:spacing w:val="-5"/>
        </w:rPr>
        <w:t>e</w:t>
      </w:r>
      <w:r>
        <w:rPr>
          <w:spacing w:val="-4"/>
        </w:rPr>
        <w:t>v</w:t>
      </w:r>
      <w:r>
        <w:t>olution both</w:t>
      </w:r>
      <w:r>
        <w:rPr>
          <w:spacing w:val="4"/>
        </w:rPr>
        <w:t xml:space="preserve"> </w:t>
      </w:r>
      <w:r>
        <w:t>globally</w:t>
      </w:r>
      <w:r>
        <w:rPr>
          <w:spacing w:val="1"/>
        </w:rPr>
        <w:t xml:space="preserve"> </w:t>
      </w:r>
      <w:r>
        <w:t>and</w:t>
      </w:r>
      <w:r>
        <w:rPr>
          <w:spacing w:val="5"/>
        </w:rPr>
        <w:t xml:space="preserve"> </w:t>
      </w:r>
      <w:r>
        <w:t>locally</w:t>
      </w:r>
      <w:r>
        <w:rPr>
          <w:spacing w:val="2"/>
        </w:rPr>
        <w:t xml:space="preserve"> </w:t>
      </w:r>
      <w:r>
        <w:t>across</w:t>
      </w:r>
      <w:r>
        <w:rPr>
          <w:spacing w:val="3"/>
        </w:rPr>
        <w:t xml:space="preserve"> </w:t>
      </w:r>
      <w:r>
        <w:t>the</w:t>
      </w:r>
      <w:r>
        <w:rPr>
          <w:spacing w:val="5"/>
        </w:rPr>
        <w:t xml:space="preserve"> </w:t>
      </w:r>
      <w:r>
        <w:t>weld</w:t>
      </w:r>
      <w:r>
        <w:rPr>
          <w:spacing w:val="4"/>
        </w:rPr>
        <w:t xml:space="preserve"> </w:t>
      </w:r>
      <w:r>
        <w:t>zone;</w:t>
      </w:r>
      <w:r>
        <w:rPr>
          <w:spacing w:val="10"/>
        </w:rPr>
        <w:t xml:space="preserve"> </w:t>
      </w:r>
      <w:r>
        <w:t>this represents</w:t>
      </w:r>
      <w:r>
        <w:rPr>
          <w:spacing w:val="-12"/>
        </w:rPr>
        <w:t xml:space="preserve"> </w:t>
      </w:r>
      <w:r>
        <w:t>an</w:t>
      </w:r>
      <w:r>
        <w:rPr>
          <w:spacing w:val="-6"/>
        </w:rPr>
        <w:t xml:space="preserve"> </w:t>
      </w:r>
      <w:r>
        <w:t>impr</w:t>
      </w:r>
      <w:r>
        <w:rPr>
          <w:spacing w:val="-3"/>
        </w:rPr>
        <w:t>ov</w:t>
      </w:r>
      <w:r>
        <w:t>ement</w:t>
      </w:r>
      <w:r>
        <w:rPr>
          <w:spacing w:val="-15"/>
        </w:rPr>
        <w:t xml:space="preserve"> </w:t>
      </w:r>
      <w:r>
        <w:rPr>
          <w:spacing w:val="-3"/>
        </w:rPr>
        <w:t>ov</w:t>
      </w:r>
      <w:r>
        <w:t>er</w:t>
      </w:r>
      <w:r>
        <w:rPr>
          <w:spacing w:val="-8"/>
        </w:rPr>
        <w:t xml:space="preserve"> </w:t>
      </w:r>
      <w:r>
        <w:rPr>
          <w:spacing w:val="-3"/>
        </w:rPr>
        <w:t>e</w:t>
      </w:r>
      <w:r>
        <w:t>xisting</w:t>
      </w:r>
      <w:r>
        <w:rPr>
          <w:spacing w:val="-10"/>
        </w:rPr>
        <w:t xml:space="preserve"> </w:t>
      </w:r>
      <w:r>
        <w:t>techniques</w:t>
      </w:r>
      <w:r>
        <w:rPr>
          <w:spacing w:val="-13"/>
        </w:rPr>
        <w:t xml:space="preserve"> </w:t>
      </w:r>
      <w:r>
        <w:t>reported</w:t>
      </w:r>
      <w:r>
        <w:rPr>
          <w:spacing w:val="-11"/>
        </w:rPr>
        <w:t xml:space="preserve"> </w:t>
      </w:r>
      <w:r>
        <w:t>in the public</w:t>
      </w:r>
      <w:r>
        <w:rPr>
          <w:spacing w:val="-3"/>
        </w:rPr>
        <w:t xml:space="preserve"> </w:t>
      </w:r>
      <w:r>
        <w:t>domain.</w:t>
      </w:r>
      <w:r>
        <w:rPr>
          <w:spacing w:val="12"/>
        </w:rPr>
        <w:t xml:space="preserve"> </w:t>
      </w:r>
      <w:r>
        <w:t>Furthermore,</w:t>
      </w:r>
      <w:r>
        <w:rPr>
          <w:spacing w:val="-8"/>
        </w:rPr>
        <w:t xml:space="preserve"> </w:t>
      </w:r>
      <w:r>
        <w:t>strong</w:t>
      </w:r>
      <w:r>
        <w:rPr>
          <w:spacing w:val="-3"/>
        </w:rPr>
        <w:t xml:space="preserve"> </w:t>
      </w:r>
      <w:r>
        <w:t>supporting</w:t>
      </w:r>
      <w:r>
        <w:rPr>
          <w:spacing w:val="-7"/>
        </w:rPr>
        <w:t xml:space="preserve"> </w:t>
      </w:r>
      <w:proofErr w:type="spellStart"/>
      <w:r>
        <w:rPr>
          <w:spacing w:val="-3"/>
        </w:rPr>
        <w:t>e</w:t>
      </w:r>
      <w:r>
        <w:t>xperimen</w:t>
      </w:r>
      <w:proofErr w:type="spellEnd"/>
      <w:r>
        <w:t xml:space="preserve">- </w:t>
      </w:r>
      <w:proofErr w:type="spellStart"/>
      <w:proofErr w:type="gramStart"/>
      <w:r>
        <w:t>tal</w:t>
      </w:r>
      <w:proofErr w:type="spellEnd"/>
      <w:proofErr w:type="gramEnd"/>
      <w:r>
        <w:rPr>
          <w:spacing w:val="-11"/>
        </w:rPr>
        <w:t xml:space="preserve"> </w:t>
      </w:r>
      <w:r>
        <w:rPr>
          <w:spacing w:val="-5"/>
        </w:rPr>
        <w:t>e</w:t>
      </w:r>
      <w:r>
        <w:t>vidence</w:t>
      </w:r>
      <w:r>
        <w:rPr>
          <w:spacing w:val="-16"/>
        </w:rPr>
        <w:t xml:space="preserve"> </w:t>
      </w:r>
      <w:r>
        <w:t>has</w:t>
      </w:r>
      <w:r>
        <w:rPr>
          <w:spacing w:val="-12"/>
        </w:rPr>
        <w:t xml:space="preserve"> </w:t>
      </w:r>
      <w:r>
        <w:t>been</w:t>
      </w:r>
      <w:r>
        <w:rPr>
          <w:spacing w:val="-13"/>
        </w:rPr>
        <w:t xml:space="preserve"> </w:t>
      </w:r>
      <w:r>
        <w:t>generated</w:t>
      </w:r>
      <w:r>
        <w:rPr>
          <w:spacing w:val="-17"/>
        </w:rPr>
        <w:t xml:space="preserve"> </w:t>
      </w:r>
      <w:r>
        <w:t>which</w:t>
      </w:r>
      <w:r>
        <w:rPr>
          <w:spacing w:val="-14"/>
        </w:rPr>
        <w:t xml:space="preserve"> </w:t>
      </w:r>
      <w:r>
        <w:t>indicates</w:t>
      </w:r>
      <w:r>
        <w:rPr>
          <w:spacing w:val="-16"/>
        </w:rPr>
        <w:t xml:space="preserve"> </w:t>
      </w:r>
      <w:r>
        <w:t>that</w:t>
      </w:r>
      <w:r>
        <w:rPr>
          <w:spacing w:val="-12"/>
        </w:rPr>
        <w:t xml:space="preserve"> </w:t>
      </w:r>
      <w:r>
        <w:t>the</w:t>
      </w:r>
      <w:r>
        <w:rPr>
          <w:spacing w:val="-11"/>
        </w:rPr>
        <w:t xml:space="preserve"> </w:t>
      </w:r>
      <w:r>
        <w:t>method pr</w:t>
      </w:r>
      <w:r>
        <w:rPr>
          <w:spacing w:val="-3"/>
        </w:rPr>
        <w:t>o</w:t>
      </w:r>
      <w:r>
        <w:t>vides</w:t>
      </w:r>
      <w:r>
        <w:rPr>
          <w:spacing w:val="3"/>
        </w:rPr>
        <w:t xml:space="preserve"> </w:t>
      </w:r>
      <w:r>
        <w:t>good</w:t>
      </w:r>
      <w:r>
        <w:rPr>
          <w:spacing w:val="5"/>
        </w:rPr>
        <w:t xml:space="preserve"> </w:t>
      </w:r>
      <w:r>
        <w:t>qualitat</w:t>
      </w:r>
      <w:r>
        <w:rPr>
          <w:spacing w:val="-5"/>
        </w:rPr>
        <w:t>i</w:t>
      </w:r>
      <w:r>
        <w:rPr>
          <w:spacing w:val="-3"/>
        </w:rPr>
        <w:t>v</w:t>
      </w:r>
      <w:r>
        <w:t>e</w:t>
      </w:r>
      <w:r>
        <w:rPr>
          <w:spacing w:val="1"/>
        </w:rPr>
        <w:t xml:space="preserve"> </w:t>
      </w:r>
      <w:r>
        <w:t>and</w:t>
      </w:r>
      <w:r>
        <w:rPr>
          <w:spacing w:val="7"/>
        </w:rPr>
        <w:t xml:space="preserve"> </w:t>
      </w:r>
      <w:r>
        <w:t>quantitat</w:t>
      </w:r>
      <w:r>
        <w:rPr>
          <w:spacing w:val="-5"/>
        </w:rPr>
        <w:t>i</w:t>
      </w:r>
      <w:r>
        <w:rPr>
          <w:spacing w:val="-3"/>
        </w:rPr>
        <w:t>v</w:t>
      </w:r>
      <w:r>
        <w:t>e correlation with</w:t>
      </w:r>
      <w:r>
        <w:rPr>
          <w:spacing w:val="6"/>
        </w:rPr>
        <w:t xml:space="preserve"> </w:t>
      </w:r>
      <w:r>
        <w:rPr>
          <w:spacing w:val="-3"/>
        </w:rPr>
        <w:t>e</w:t>
      </w:r>
      <w:r>
        <w:t xml:space="preserve">x- </w:t>
      </w:r>
      <w:proofErr w:type="spellStart"/>
      <w:r>
        <w:t>perimental</w:t>
      </w:r>
      <w:proofErr w:type="spellEnd"/>
      <w:r>
        <w:t xml:space="preserve"> </w:t>
      </w:r>
      <w:r>
        <w:rPr>
          <w:spacing w:val="-5"/>
        </w:rPr>
        <w:t>e</w:t>
      </w:r>
      <w:r>
        <w:t>vidence when</w:t>
      </w:r>
      <w:r>
        <w:rPr>
          <w:spacing w:val="4"/>
        </w:rPr>
        <w:t xml:space="preserve"> </w:t>
      </w:r>
      <w:r>
        <w:rPr>
          <w:spacing w:val="-3"/>
        </w:rPr>
        <w:t>e</w:t>
      </w:r>
      <w:r>
        <w:t>xtended</w:t>
      </w:r>
      <w:r>
        <w:rPr>
          <w:spacing w:val="1"/>
        </w:rPr>
        <w:t xml:space="preserve"> </w:t>
      </w:r>
      <w:r>
        <w:t>to</w:t>
      </w:r>
      <w:r>
        <w:rPr>
          <w:spacing w:val="7"/>
        </w:rPr>
        <w:t xml:space="preserve"> </w:t>
      </w:r>
      <w:r>
        <w:t>more</w:t>
      </w:r>
      <w:r>
        <w:rPr>
          <w:spacing w:val="3"/>
        </w:rPr>
        <w:t xml:space="preserve"> </w:t>
      </w:r>
      <w:r>
        <w:t>compl</w:t>
      </w:r>
      <w:r>
        <w:rPr>
          <w:spacing w:val="-3"/>
        </w:rPr>
        <w:t>e</w:t>
      </w:r>
      <w:r>
        <w:t>x</w:t>
      </w:r>
      <w:r>
        <w:rPr>
          <w:spacing w:val="2"/>
        </w:rPr>
        <w:t xml:space="preserve"> </w:t>
      </w:r>
      <w:r>
        <w:t>loading configurations; this</w:t>
      </w:r>
      <w:r>
        <w:rPr>
          <w:spacing w:val="8"/>
        </w:rPr>
        <w:t xml:space="preserve"> </w:t>
      </w:r>
      <w:r>
        <w:t>represents</w:t>
      </w:r>
      <w:r>
        <w:rPr>
          <w:spacing w:val="4"/>
        </w:rPr>
        <w:t xml:space="preserve"> </w:t>
      </w:r>
      <w:r>
        <w:t>an</w:t>
      </w:r>
      <w:r>
        <w:rPr>
          <w:spacing w:val="9"/>
        </w:rPr>
        <w:t xml:space="preserve"> </w:t>
      </w:r>
      <w:r>
        <w:t>impr</w:t>
      </w:r>
      <w:r>
        <w:rPr>
          <w:spacing w:val="-3"/>
        </w:rPr>
        <w:t>ov</w:t>
      </w:r>
      <w:r>
        <w:t>ement on</w:t>
      </w:r>
      <w:r>
        <w:rPr>
          <w:spacing w:val="9"/>
        </w:rPr>
        <w:t xml:space="preserve"> </w:t>
      </w:r>
      <w:r>
        <w:t>modelling techniques</w:t>
      </w:r>
      <w:r>
        <w:rPr>
          <w:spacing w:val="-9"/>
        </w:rPr>
        <w:t xml:space="preserve"> </w:t>
      </w:r>
      <w:r>
        <w:rPr>
          <w:spacing w:val="-4"/>
        </w:rPr>
        <w:t>a</w:t>
      </w:r>
      <w:r>
        <w:rPr>
          <w:spacing w:val="-5"/>
        </w:rPr>
        <w:t>v</w:t>
      </w:r>
      <w:r>
        <w:t>ailable</w:t>
      </w:r>
      <w:r>
        <w:rPr>
          <w:spacing w:val="-7"/>
        </w:rPr>
        <w:t xml:space="preserve"> </w:t>
      </w:r>
      <w:r>
        <w:t>in</w:t>
      </w:r>
      <w:r>
        <w:rPr>
          <w:spacing w:val="-2"/>
        </w:rPr>
        <w:t xml:space="preserve"> </w:t>
      </w:r>
      <w:r>
        <w:t>the</w:t>
      </w:r>
      <w:r>
        <w:rPr>
          <w:spacing w:val="-2"/>
        </w:rPr>
        <w:t xml:space="preserve"> </w:t>
      </w:r>
      <w:r>
        <w:t>public</w:t>
      </w:r>
      <w:r>
        <w:rPr>
          <w:spacing w:val="-5"/>
        </w:rPr>
        <w:t xml:space="preserve"> </w:t>
      </w:r>
      <w:r>
        <w:t>domain.</w:t>
      </w:r>
    </w:p>
    <w:p w:rsidR="00731615" w:rsidRDefault="00731615">
      <w:pPr>
        <w:spacing w:before="9" w:line="140" w:lineRule="exact"/>
        <w:rPr>
          <w:sz w:val="15"/>
          <w:szCs w:val="15"/>
        </w:rPr>
      </w:pPr>
    </w:p>
    <w:p w:rsidR="00731615" w:rsidRDefault="00731615">
      <w:pPr>
        <w:spacing w:line="200" w:lineRule="exact"/>
      </w:pPr>
    </w:p>
    <w:p w:rsidR="00731615" w:rsidRDefault="00EE1D9C">
      <w:pPr>
        <w:ind w:left="112" w:right="3344"/>
        <w:jc w:val="both"/>
      </w:pPr>
      <w:r>
        <w:rPr>
          <w:w w:val="103"/>
        </w:rPr>
        <w:t>Ackn</w:t>
      </w:r>
      <w:r>
        <w:rPr>
          <w:spacing w:val="-2"/>
          <w:w w:val="103"/>
        </w:rPr>
        <w:t>o</w:t>
      </w:r>
      <w:r>
        <w:rPr>
          <w:w w:val="103"/>
        </w:rPr>
        <w:t>wledgements</w:t>
      </w:r>
    </w:p>
    <w:p w:rsidR="00731615" w:rsidRDefault="00731615">
      <w:pPr>
        <w:spacing w:before="8" w:line="180" w:lineRule="exact"/>
        <w:rPr>
          <w:sz w:val="18"/>
          <w:szCs w:val="18"/>
        </w:rPr>
      </w:pPr>
    </w:p>
    <w:p w:rsidR="00731615" w:rsidRDefault="00EE1D9C">
      <w:pPr>
        <w:ind w:left="411" w:right="-54"/>
      </w:pPr>
      <w:r>
        <w:t>The</w:t>
      </w:r>
      <w:r>
        <w:rPr>
          <w:spacing w:val="-7"/>
        </w:rPr>
        <w:t xml:space="preserve"> </w:t>
      </w:r>
      <w:r>
        <w:t>authors</w:t>
      </w:r>
      <w:r>
        <w:rPr>
          <w:spacing w:val="-10"/>
        </w:rPr>
        <w:t xml:space="preserve"> </w:t>
      </w:r>
      <w:r>
        <w:t>ackn</w:t>
      </w:r>
      <w:r>
        <w:rPr>
          <w:spacing w:val="-5"/>
        </w:rPr>
        <w:t>o</w:t>
      </w:r>
      <w:r>
        <w:t>wledge</w:t>
      </w:r>
      <w:r>
        <w:rPr>
          <w:spacing w:val="-15"/>
        </w:rPr>
        <w:t xml:space="preserve"> </w:t>
      </w:r>
      <w:r>
        <w:t>the</w:t>
      </w:r>
      <w:r>
        <w:rPr>
          <w:spacing w:val="-6"/>
        </w:rPr>
        <w:t xml:space="preserve"> </w:t>
      </w:r>
      <w:r>
        <w:t>funding</w:t>
      </w:r>
      <w:r>
        <w:rPr>
          <w:spacing w:val="-10"/>
        </w:rPr>
        <w:t xml:space="preserve"> </w:t>
      </w:r>
      <w:r>
        <w:t>granted</w:t>
      </w:r>
      <w:r>
        <w:rPr>
          <w:spacing w:val="-10"/>
        </w:rPr>
        <w:t xml:space="preserve"> </w:t>
      </w:r>
      <w:r>
        <w:t>from</w:t>
      </w:r>
      <w:r>
        <w:rPr>
          <w:spacing w:val="-8"/>
        </w:rPr>
        <w:t xml:space="preserve"> </w:t>
      </w:r>
      <w:r>
        <w:t>EPSRC</w:t>
      </w:r>
    </w:p>
    <w:p w:rsidR="00731615" w:rsidRDefault="00EE1D9C">
      <w:pPr>
        <w:spacing w:before="9"/>
        <w:ind w:left="112" w:right="-30"/>
        <w:jc w:val="both"/>
      </w:pPr>
      <w:proofErr w:type="gramStart"/>
      <w:r>
        <w:t>via</w:t>
      </w:r>
      <w:proofErr w:type="gramEnd"/>
      <w:r>
        <w:rPr>
          <w:spacing w:val="-12"/>
        </w:rPr>
        <w:t xml:space="preserve"> </w:t>
      </w:r>
      <w:r>
        <w:t>the</w:t>
      </w:r>
      <w:r>
        <w:rPr>
          <w:spacing w:val="-11"/>
        </w:rPr>
        <w:t xml:space="preserve"> </w:t>
      </w:r>
      <w:r>
        <w:t>Ad</w:t>
      </w:r>
      <w:r>
        <w:rPr>
          <w:spacing w:val="-5"/>
        </w:rPr>
        <w:t>v</w:t>
      </w:r>
      <w:r>
        <w:t>anced</w:t>
      </w:r>
      <w:r>
        <w:rPr>
          <w:spacing w:val="-18"/>
        </w:rPr>
        <w:t xml:space="preserve"> </w:t>
      </w:r>
      <w:r>
        <w:t>Metallic</w:t>
      </w:r>
      <w:r>
        <w:rPr>
          <w:spacing w:val="-17"/>
        </w:rPr>
        <w:t xml:space="preserve"> </w:t>
      </w:r>
      <w:r>
        <w:t>Systems</w:t>
      </w:r>
      <w:r>
        <w:rPr>
          <w:spacing w:val="-17"/>
        </w:rPr>
        <w:t xml:space="preserve"> </w:t>
      </w:r>
      <w:r>
        <w:t>CDT</w:t>
      </w:r>
      <w:r>
        <w:rPr>
          <w:spacing w:val="-13"/>
        </w:rPr>
        <w:t xml:space="preserve"> </w:t>
      </w:r>
      <w:r>
        <w:rPr>
          <w:w w:val="98"/>
        </w:rPr>
        <w:t>(EP/L016273/1)</w:t>
      </w:r>
      <w:r>
        <w:rPr>
          <w:spacing w:val="3"/>
          <w:w w:val="98"/>
        </w:rPr>
        <w:t xml:space="preserve"> </w:t>
      </w:r>
      <w:r>
        <w:t>at</w:t>
      </w:r>
      <w:r>
        <w:rPr>
          <w:spacing w:val="-10"/>
        </w:rPr>
        <w:t xml:space="preserve"> </w:t>
      </w:r>
      <w:r>
        <w:t>the</w:t>
      </w:r>
    </w:p>
    <w:p w:rsidR="00731615" w:rsidRDefault="00EE1D9C">
      <w:pPr>
        <w:spacing w:before="9" w:line="100" w:lineRule="exact"/>
        <w:rPr>
          <w:sz w:val="11"/>
          <w:szCs w:val="11"/>
        </w:rPr>
      </w:pPr>
      <w:r>
        <w:br w:type="column"/>
      </w:r>
    </w:p>
    <w:p w:rsidR="00731615" w:rsidRDefault="00EE1D9C">
      <w:pPr>
        <w:spacing w:line="249" w:lineRule="auto"/>
        <w:ind w:right="292"/>
        <w:jc w:val="both"/>
      </w:pPr>
      <w:proofErr w:type="gramStart"/>
      <w:r>
        <w:t>Un</w:t>
      </w:r>
      <w:r>
        <w:rPr>
          <w:spacing w:val="-5"/>
        </w:rPr>
        <w:t>i</w:t>
      </w:r>
      <w:r>
        <w:rPr>
          <w:spacing w:val="-3"/>
        </w:rPr>
        <w:t>v</w:t>
      </w:r>
      <w:r>
        <w:t>ersities</w:t>
      </w:r>
      <w:r>
        <w:rPr>
          <w:spacing w:val="17"/>
        </w:rPr>
        <w:t xml:space="preserve"> </w:t>
      </w:r>
      <w:r>
        <w:t>of</w:t>
      </w:r>
      <w:r>
        <w:rPr>
          <w:spacing w:val="25"/>
        </w:rPr>
        <w:t xml:space="preserve"> </w:t>
      </w:r>
      <w:r>
        <w:t>Manchester</w:t>
      </w:r>
      <w:r>
        <w:rPr>
          <w:spacing w:val="18"/>
        </w:rPr>
        <w:t xml:space="preserve"> </w:t>
      </w:r>
      <w:r>
        <w:t>and</w:t>
      </w:r>
      <w:r>
        <w:rPr>
          <w:spacing w:val="24"/>
        </w:rPr>
        <w:t xml:space="preserve"> </w:t>
      </w:r>
      <w:r>
        <w:t>Sheffield</w:t>
      </w:r>
      <w:r>
        <w:rPr>
          <w:spacing w:val="-3"/>
        </w:rPr>
        <w:t xml:space="preserve"> </w:t>
      </w:r>
      <w:r>
        <w:t>and</w:t>
      </w:r>
      <w:r>
        <w:rPr>
          <w:spacing w:val="24"/>
        </w:rPr>
        <w:t xml:space="preserve"> </w:t>
      </w:r>
      <w:r>
        <w:t>L</w:t>
      </w:r>
      <w:r>
        <w:rPr>
          <w:spacing w:val="-22"/>
        </w:rPr>
        <w:t>A</w:t>
      </w:r>
      <w:r>
        <w:t>TEST2</w:t>
      </w:r>
      <w:r>
        <w:rPr>
          <w:spacing w:val="19"/>
        </w:rPr>
        <w:t xml:space="preserve"> </w:t>
      </w:r>
      <w:r>
        <w:t>pro- gram</w:t>
      </w:r>
      <w:r>
        <w:rPr>
          <w:spacing w:val="-16"/>
        </w:rPr>
        <w:t xml:space="preserve"> </w:t>
      </w:r>
      <w:r>
        <w:t>(EP/G022402/1).</w:t>
      </w:r>
      <w:proofErr w:type="gramEnd"/>
      <w:r>
        <w:rPr>
          <w:spacing w:val="-7"/>
        </w:rPr>
        <w:t xml:space="preserve"> </w:t>
      </w:r>
      <w:r>
        <w:t>Furthe</w:t>
      </w:r>
      <w:r>
        <w:rPr>
          <w:spacing w:val="-8"/>
        </w:rPr>
        <w:t>r</w:t>
      </w:r>
      <w:r>
        <w:t>,</w:t>
      </w:r>
      <w:r>
        <w:rPr>
          <w:spacing w:val="-16"/>
        </w:rPr>
        <w:t xml:space="preserve"> </w:t>
      </w:r>
      <w:r>
        <w:t>the</w:t>
      </w:r>
      <w:r>
        <w:rPr>
          <w:spacing w:val="-14"/>
        </w:rPr>
        <w:t xml:space="preserve"> </w:t>
      </w:r>
      <w:r>
        <w:t>authors</w:t>
      </w:r>
      <w:r>
        <w:rPr>
          <w:spacing w:val="-18"/>
        </w:rPr>
        <w:t xml:space="preserve"> </w:t>
      </w:r>
      <w:r>
        <w:rPr>
          <w:w w:val="99"/>
        </w:rPr>
        <w:t>ackn</w:t>
      </w:r>
      <w:r>
        <w:rPr>
          <w:spacing w:val="-5"/>
          <w:w w:val="99"/>
        </w:rPr>
        <w:t>o</w:t>
      </w:r>
      <w:r>
        <w:rPr>
          <w:w w:val="99"/>
        </w:rPr>
        <w:t>wledge</w:t>
      </w:r>
      <w:r>
        <w:rPr>
          <w:spacing w:val="-12"/>
          <w:w w:val="99"/>
        </w:rPr>
        <w:t xml:space="preserve"> </w:t>
      </w:r>
      <w:r>
        <w:t>DSTL for</w:t>
      </w:r>
      <w:r>
        <w:rPr>
          <w:spacing w:val="8"/>
        </w:rPr>
        <w:t xml:space="preserve"> </w:t>
      </w:r>
      <w:r>
        <w:t>their</w:t>
      </w:r>
      <w:r>
        <w:rPr>
          <w:spacing w:val="7"/>
        </w:rPr>
        <w:t xml:space="preserve"> </w:t>
      </w:r>
      <w:r>
        <w:t>contri</w:t>
      </w:r>
      <w:r>
        <w:rPr>
          <w:spacing w:val="-4"/>
        </w:rPr>
        <w:t>b</w:t>
      </w:r>
      <w:r>
        <w:t>ution</w:t>
      </w:r>
      <w:r>
        <w:rPr>
          <w:spacing w:val="1"/>
        </w:rPr>
        <w:t xml:space="preserve"> </w:t>
      </w:r>
      <w:r>
        <w:t>t</w:t>
      </w:r>
      <w:r>
        <w:rPr>
          <w:spacing w:val="-5"/>
        </w:rPr>
        <w:t>o</w:t>
      </w:r>
      <w:r>
        <w:rPr>
          <w:spacing w:val="-2"/>
        </w:rPr>
        <w:t>w</w:t>
      </w:r>
      <w:r>
        <w:t>ards</w:t>
      </w:r>
      <w:r>
        <w:rPr>
          <w:spacing w:val="4"/>
        </w:rPr>
        <w:t xml:space="preserve"> </w:t>
      </w:r>
      <w:r>
        <w:t>d</w:t>
      </w:r>
      <w:r>
        <w:rPr>
          <w:spacing w:val="-5"/>
        </w:rPr>
        <w:t>e</w:t>
      </w:r>
      <w:r>
        <w:rPr>
          <w:spacing w:val="-3"/>
        </w:rPr>
        <w:t>v</w:t>
      </w:r>
      <w:r>
        <w:t>elopment of</w:t>
      </w:r>
      <w:r>
        <w:rPr>
          <w:spacing w:val="9"/>
        </w:rPr>
        <w:t xml:space="preserve"> </w:t>
      </w:r>
      <w:r>
        <w:t>the</w:t>
      </w:r>
      <w:r>
        <w:rPr>
          <w:spacing w:val="8"/>
        </w:rPr>
        <w:t xml:space="preserve"> </w:t>
      </w:r>
      <w:r>
        <w:t>FE</w:t>
      </w:r>
      <w:r>
        <w:rPr>
          <w:spacing w:val="8"/>
        </w:rPr>
        <w:t xml:space="preserve"> </w:t>
      </w:r>
      <w:r>
        <w:t xml:space="preserve">method; </w:t>
      </w:r>
      <w:proofErr w:type="spellStart"/>
      <w:r>
        <w:t>Constellium</w:t>
      </w:r>
      <w:proofErr w:type="spellEnd"/>
      <w:r>
        <w:t xml:space="preserve"> for</w:t>
      </w:r>
      <w:r>
        <w:rPr>
          <w:spacing w:val="8"/>
        </w:rPr>
        <w:t xml:space="preserve"> </w:t>
      </w:r>
      <w:r>
        <w:t>the</w:t>
      </w:r>
      <w:r>
        <w:rPr>
          <w:spacing w:val="8"/>
        </w:rPr>
        <w:t xml:space="preserve"> </w:t>
      </w:r>
      <w:r>
        <w:t>pr</w:t>
      </w:r>
      <w:r>
        <w:rPr>
          <w:spacing w:val="-3"/>
        </w:rPr>
        <w:t>o</w:t>
      </w:r>
      <w:r>
        <w:t>vision</w:t>
      </w:r>
      <w:r>
        <w:rPr>
          <w:spacing w:val="2"/>
        </w:rPr>
        <w:t xml:space="preserve"> </w:t>
      </w:r>
      <w:r>
        <w:t>and</w:t>
      </w:r>
      <w:r>
        <w:rPr>
          <w:spacing w:val="7"/>
        </w:rPr>
        <w:t xml:space="preserve"> </w:t>
      </w:r>
      <w:r>
        <w:t>manu</w:t>
      </w:r>
      <w:r>
        <w:rPr>
          <w:spacing w:val="-2"/>
        </w:rPr>
        <w:t>f</w:t>
      </w:r>
      <w:r>
        <w:t>acture of</w:t>
      </w:r>
      <w:r>
        <w:rPr>
          <w:spacing w:val="8"/>
        </w:rPr>
        <w:t xml:space="preserve"> </w:t>
      </w:r>
      <w:r>
        <w:t>materials; and</w:t>
      </w:r>
      <w:r>
        <w:rPr>
          <w:spacing w:val="-1"/>
        </w:rPr>
        <w:t xml:space="preserve"> </w:t>
      </w:r>
      <w:proofErr w:type="spellStart"/>
      <w:r>
        <w:t>Blastech</w:t>
      </w:r>
      <w:proofErr w:type="spellEnd"/>
      <w:r>
        <w:rPr>
          <w:spacing w:val="-5"/>
        </w:rPr>
        <w:t xml:space="preserve"> </w:t>
      </w:r>
      <w:r>
        <w:t>for technical</w:t>
      </w:r>
      <w:r>
        <w:rPr>
          <w:spacing w:val="-5"/>
        </w:rPr>
        <w:t xml:space="preserve"> </w:t>
      </w:r>
      <w:r>
        <w:t>support</w:t>
      </w:r>
      <w:r>
        <w:rPr>
          <w:spacing w:val="-4"/>
        </w:rPr>
        <w:t xml:space="preserve"> </w:t>
      </w:r>
      <w:r>
        <w:t>during</w:t>
      </w:r>
      <w:r>
        <w:rPr>
          <w:spacing w:val="-3"/>
        </w:rPr>
        <w:t xml:space="preserve"> </w:t>
      </w:r>
      <w:r>
        <w:t>blast</w:t>
      </w:r>
      <w:r>
        <w:rPr>
          <w:spacing w:val="-2"/>
        </w:rPr>
        <w:t xml:space="preserve"> </w:t>
      </w:r>
      <w:r>
        <w:t>testing.</w:t>
      </w:r>
      <w:r>
        <w:rPr>
          <w:spacing w:val="13"/>
        </w:rPr>
        <w:t xml:space="preserve"> </w:t>
      </w:r>
      <w:r>
        <w:t>Thanks also</w:t>
      </w:r>
      <w:r>
        <w:rPr>
          <w:spacing w:val="4"/>
        </w:rPr>
        <w:t xml:space="preserve"> </w:t>
      </w:r>
      <w:r>
        <w:t>to</w:t>
      </w:r>
      <w:r>
        <w:rPr>
          <w:spacing w:val="5"/>
        </w:rPr>
        <w:t xml:space="preserve"> </w:t>
      </w:r>
      <w:r>
        <w:t>D</w:t>
      </w:r>
      <w:r>
        <w:rPr>
          <w:spacing w:val="-4"/>
        </w:rPr>
        <w:t>a</w:t>
      </w:r>
      <w:r>
        <w:t>vid</w:t>
      </w:r>
      <w:r>
        <w:rPr>
          <w:spacing w:val="2"/>
        </w:rPr>
        <w:t xml:space="preserve"> </w:t>
      </w:r>
      <w:r>
        <w:t>Strong</w:t>
      </w:r>
      <w:r>
        <w:rPr>
          <w:spacing w:val="2"/>
        </w:rPr>
        <w:t xml:space="preserve"> </w:t>
      </w:r>
      <w:r>
        <w:t>and</w:t>
      </w:r>
      <w:r>
        <w:rPr>
          <w:spacing w:val="4"/>
        </w:rPr>
        <w:t xml:space="preserve"> </w:t>
      </w:r>
      <w:r>
        <w:t>Bill</w:t>
      </w:r>
      <w:r>
        <w:rPr>
          <w:spacing w:val="4"/>
        </w:rPr>
        <w:t xml:space="preserve"> </w:t>
      </w:r>
      <w:proofErr w:type="spellStart"/>
      <w:r>
        <w:t>Storr</w:t>
      </w:r>
      <w:r>
        <w:rPr>
          <w:spacing w:val="-3"/>
        </w:rPr>
        <w:t>e</w:t>
      </w:r>
      <w:r>
        <w:t>y</w:t>
      </w:r>
      <w:proofErr w:type="spellEnd"/>
      <w:r>
        <w:rPr>
          <w:spacing w:val="1"/>
        </w:rPr>
        <w:t xml:space="preserve"> </w:t>
      </w:r>
      <w:r>
        <w:t>for</w:t>
      </w:r>
      <w:r>
        <w:rPr>
          <w:spacing w:val="5"/>
        </w:rPr>
        <w:t xml:space="preserve"> </w:t>
      </w:r>
      <w:r>
        <w:t>their</w:t>
      </w:r>
      <w:r>
        <w:rPr>
          <w:spacing w:val="3"/>
        </w:rPr>
        <w:t xml:space="preserve"> </w:t>
      </w:r>
      <w:r>
        <w:t>contri</w:t>
      </w:r>
      <w:r>
        <w:rPr>
          <w:spacing w:val="-4"/>
        </w:rPr>
        <w:t>b</w:t>
      </w:r>
      <w:r>
        <w:t>ution</w:t>
      </w:r>
      <w:r>
        <w:rPr>
          <w:spacing w:val="-3"/>
        </w:rPr>
        <w:t xml:space="preserve"> </w:t>
      </w:r>
      <w:r>
        <w:t>to-</w:t>
      </w:r>
    </w:p>
    <w:p w:rsidR="00731615" w:rsidRDefault="00EE1D9C">
      <w:pPr>
        <w:spacing w:line="249" w:lineRule="auto"/>
        <w:ind w:right="66"/>
      </w:pPr>
      <w:proofErr w:type="gramStart"/>
      <w:r>
        <w:rPr>
          <w:spacing w:val="-2"/>
        </w:rPr>
        <w:t>w</w:t>
      </w:r>
      <w:r>
        <w:t>ards</w:t>
      </w:r>
      <w:proofErr w:type="gramEnd"/>
      <w:r>
        <w:rPr>
          <w:spacing w:val="-17"/>
        </w:rPr>
        <w:t xml:space="preserve"> </w:t>
      </w:r>
      <w:r>
        <w:rPr>
          <w:spacing w:val="-3"/>
          <w:w w:val="99"/>
        </w:rPr>
        <w:t>e</w:t>
      </w:r>
      <w:r>
        <w:rPr>
          <w:w w:val="99"/>
        </w:rPr>
        <w:t>xperimental</w:t>
      </w:r>
      <w:r>
        <w:rPr>
          <w:spacing w:val="-12"/>
          <w:w w:val="99"/>
        </w:rPr>
        <w:t xml:space="preserve"> </w:t>
      </w:r>
      <w:r>
        <w:t>testing;</w:t>
      </w:r>
      <w:r>
        <w:rPr>
          <w:spacing w:val="-14"/>
        </w:rPr>
        <w:t xml:space="preserve"> </w:t>
      </w:r>
      <w:r>
        <w:t>and</w:t>
      </w:r>
      <w:r>
        <w:rPr>
          <w:spacing w:val="-15"/>
        </w:rPr>
        <w:t xml:space="preserve"> </w:t>
      </w:r>
      <w:r>
        <w:t>Samuel</w:t>
      </w:r>
      <w:r>
        <w:rPr>
          <w:spacing w:val="-18"/>
        </w:rPr>
        <w:t xml:space="preserve"> </w:t>
      </w:r>
      <w:proofErr w:type="spellStart"/>
      <w:r>
        <w:rPr>
          <w:spacing w:val="-16"/>
          <w:w w:val="98"/>
        </w:rPr>
        <w:t>T</w:t>
      </w:r>
      <w:r>
        <w:rPr>
          <w:w w:val="98"/>
        </w:rPr>
        <w:t>ammas</w:t>
      </w:r>
      <w:proofErr w:type="spellEnd"/>
      <w:r>
        <w:rPr>
          <w:w w:val="98"/>
        </w:rPr>
        <w:t>-</w:t>
      </w:r>
      <w:r>
        <w:rPr>
          <w:spacing w:val="-8"/>
          <w:w w:val="98"/>
        </w:rPr>
        <w:t>W</w:t>
      </w:r>
      <w:r>
        <w:rPr>
          <w:w w:val="98"/>
        </w:rPr>
        <w:t>illiams,</w:t>
      </w:r>
      <w:r>
        <w:rPr>
          <w:spacing w:val="6"/>
          <w:w w:val="98"/>
        </w:rPr>
        <w:t xml:space="preserve"> </w:t>
      </w:r>
      <w:r>
        <w:rPr>
          <w:spacing w:val="-16"/>
        </w:rPr>
        <w:t>T</w:t>
      </w:r>
      <w:r>
        <w:t xml:space="preserve">omas </w:t>
      </w:r>
      <w:proofErr w:type="spellStart"/>
      <w:r>
        <w:t>Br</w:t>
      </w:r>
      <w:r>
        <w:rPr>
          <w:spacing w:val="-5"/>
        </w:rPr>
        <w:t>o</w:t>
      </w:r>
      <w:r>
        <w:t>wnsmith</w:t>
      </w:r>
      <w:proofErr w:type="spellEnd"/>
      <w:r>
        <w:t>,</w:t>
      </w:r>
      <w:r>
        <w:rPr>
          <w:spacing w:val="20"/>
        </w:rPr>
        <w:t xml:space="preserve"> </w:t>
      </w:r>
      <w:r>
        <w:t>and</w:t>
      </w:r>
      <w:r>
        <w:rPr>
          <w:spacing w:val="21"/>
        </w:rPr>
        <w:t xml:space="preserve"> </w:t>
      </w:r>
      <w:r>
        <w:t>Richard</w:t>
      </w:r>
      <w:r>
        <w:rPr>
          <w:spacing w:val="18"/>
        </w:rPr>
        <w:t xml:space="preserve"> </w:t>
      </w:r>
      <w:r>
        <w:rPr>
          <w:spacing w:val="-16"/>
        </w:rPr>
        <w:t>W</w:t>
      </w:r>
      <w:r>
        <w:t>atson</w:t>
      </w:r>
      <w:r>
        <w:rPr>
          <w:spacing w:val="18"/>
        </w:rPr>
        <w:t xml:space="preserve"> </w:t>
      </w:r>
      <w:r>
        <w:t>for</w:t>
      </w:r>
      <w:r>
        <w:rPr>
          <w:spacing w:val="22"/>
        </w:rPr>
        <w:t xml:space="preserve"> </w:t>
      </w:r>
      <w:r>
        <w:t>their</w:t>
      </w:r>
      <w:r>
        <w:rPr>
          <w:spacing w:val="20"/>
        </w:rPr>
        <w:t xml:space="preserve"> </w:t>
      </w:r>
      <w:r>
        <w:t>assistance</w:t>
      </w:r>
      <w:r>
        <w:rPr>
          <w:spacing w:val="16"/>
        </w:rPr>
        <w:t xml:space="preserve"> </w:t>
      </w:r>
      <w:r>
        <w:t>in</w:t>
      </w:r>
      <w:r>
        <w:rPr>
          <w:spacing w:val="22"/>
        </w:rPr>
        <w:t xml:space="preserve"> </w:t>
      </w:r>
      <w:r>
        <w:t xml:space="preserve">pro- </w:t>
      </w:r>
      <w:proofErr w:type="spellStart"/>
      <w:r>
        <w:t>ducing</w:t>
      </w:r>
      <w:proofErr w:type="spellEnd"/>
      <w:r>
        <w:rPr>
          <w:spacing w:val="4"/>
        </w:rPr>
        <w:t xml:space="preserve"> </w:t>
      </w:r>
      <w:r>
        <w:t>this</w:t>
      </w:r>
      <w:r>
        <w:rPr>
          <w:spacing w:val="6"/>
        </w:rPr>
        <w:t xml:space="preserve"> </w:t>
      </w:r>
      <w:r>
        <w:t>pape</w:t>
      </w:r>
      <w:r>
        <w:rPr>
          <w:spacing w:val="-11"/>
        </w:rPr>
        <w:t>r</w:t>
      </w:r>
      <w:r>
        <w:t>.</w:t>
      </w:r>
      <w:r>
        <w:rPr>
          <w:spacing w:val="34"/>
        </w:rPr>
        <w:t xml:space="preserve"> </w:t>
      </w:r>
      <w:r>
        <w:t>Please</w:t>
      </w:r>
      <w:r>
        <w:rPr>
          <w:spacing w:val="4"/>
        </w:rPr>
        <w:t xml:space="preserve"> </w:t>
      </w:r>
      <w:r>
        <w:t>contact</w:t>
      </w:r>
      <w:r>
        <w:rPr>
          <w:spacing w:val="3"/>
        </w:rPr>
        <w:t xml:space="preserve"> </w:t>
      </w:r>
      <w:r>
        <w:t>the</w:t>
      </w:r>
      <w:r>
        <w:rPr>
          <w:spacing w:val="7"/>
        </w:rPr>
        <w:t xml:space="preserve"> </w:t>
      </w:r>
      <w:r>
        <w:t>corresponding</w:t>
      </w:r>
      <w:r>
        <w:rPr>
          <w:spacing w:val="-2"/>
        </w:rPr>
        <w:t xml:space="preserve"> </w:t>
      </w:r>
      <w:r>
        <w:t>author</w:t>
      </w:r>
      <w:r>
        <w:rPr>
          <w:spacing w:val="4"/>
        </w:rPr>
        <w:t xml:space="preserve"> </w:t>
      </w:r>
      <w:r>
        <w:t>for access</w:t>
      </w:r>
      <w:r>
        <w:rPr>
          <w:spacing w:val="-5"/>
        </w:rPr>
        <w:t xml:space="preserve"> </w:t>
      </w:r>
      <w:r>
        <w:t>to</w:t>
      </w:r>
      <w:r>
        <w:rPr>
          <w:spacing w:val="-2"/>
        </w:rPr>
        <w:t xml:space="preserve"> </w:t>
      </w:r>
      <w:r>
        <w:t>the</w:t>
      </w:r>
      <w:r>
        <w:rPr>
          <w:spacing w:val="-2"/>
        </w:rPr>
        <w:t xml:space="preserve"> </w:t>
      </w:r>
      <w:r>
        <w:t>original</w:t>
      </w:r>
      <w:r>
        <w:rPr>
          <w:spacing w:val="-6"/>
        </w:rPr>
        <w:t xml:space="preserve"> </w:t>
      </w:r>
      <w:r>
        <w:t>data</w:t>
      </w:r>
      <w:r>
        <w:rPr>
          <w:spacing w:val="-3"/>
        </w:rPr>
        <w:t xml:space="preserve"> </w:t>
      </w:r>
      <w:r>
        <w:t>used</w:t>
      </w:r>
      <w:r>
        <w:rPr>
          <w:spacing w:val="-4"/>
        </w:rPr>
        <w:t xml:space="preserve"> </w:t>
      </w:r>
      <w:r>
        <w:t>in</w:t>
      </w:r>
      <w:r>
        <w:rPr>
          <w:spacing w:val="-2"/>
        </w:rPr>
        <w:t xml:space="preserve"> </w:t>
      </w:r>
      <w:r>
        <w:t>this</w:t>
      </w:r>
      <w:r>
        <w:rPr>
          <w:spacing w:val="-3"/>
        </w:rPr>
        <w:t xml:space="preserve"> </w:t>
      </w:r>
      <w:r>
        <w:t>article.</w:t>
      </w:r>
    </w:p>
    <w:p w:rsidR="00731615" w:rsidRDefault="00731615">
      <w:pPr>
        <w:spacing w:before="9" w:line="140" w:lineRule="exact"/>
        <w:rPr>
          <w:sz w:val="15"/>
          <w:szCs w:val="15"/>
        </w:rPr>
      </w:pPr>
    </w:p>
    <w:p w:rsidR="00731615" w:rsidRDefault="00731615">
      <w:pPr>
        <w:spacing w:line="200" w:lineRule="exact"/>
      </w:pPr>
    </w:p>
    <w:p w:rsidR="00731615" w:rsidRDefault="00EE1D9C">
      <w:r>
        <w:rPr>
          <w:w w:val="107"/>
        </w:rPr>
        <w:t>Refe</w:t>
      </w:r>
      <w:r>
        <w:rPr>
          <w:spacing w:val="-4"/>
          <w:w w:val="107"/>
        </w:rPr>
        <w:t>r</w:t>
      </w:r>
      <w:r>
        <w:rPr>
          <w:w w:val="102"/>
        </w:rPr>
        <w:t>ences</w:t>
      </w:r>
    </w:p>
    <w:p w:rsidR="00731615" w:rsidRDefault="00731615">
      <w:pPr>
        <w:spacing w:before="6" w:line="160" w:lineRule="exact"/>
        <w:rPr>
          <w:sz w:val="17"/>
          <w:szCs w:val="17"/>
        </w:rPr>
      </w:pPr>
    </w:p>
    <w:p w:rsidR="00731615" w:rsidRDefault="00EE1D9C">
      <w:pPr>
        <w:spacing w:line="246" w:lineRule="auto"/>
        <w:ind w:left="365" w:right="305" w:hanging="285"/>
        <w:jc w:val="both"/>
        <w:rPr>
          <w:sz w:val="16"/>
          <w:szCs w:val="16"/>
        </w:rPr>
      </w:pPr>
      <w:r>
        <w:rPr>
          <w:sz w:val="16"/>
          <w:szCs w:val="16"/>
        </w:rPr>
        <w:t>[1</w:t>
      </w:r>
      <w:proofErr w:type="gramStart"/>
      <w:r>
        <w:rPr>
          <w:sz w:val="16"/>
          <w:szCs w:val="16"/>
        </w:rPr>
        <w:t xml:space="preserve">] </w:t>
      </w:r>
      <w:r>
        <w:rPr>
          <w:spacing w:val="5"/>
          <w:sz w:val="16"/>
          <w:szCs w:val="16"/>
        </w:rPr>
        <w:t xml:space="preserve"> </w:t>
      </w:r>
      <w:r>
        <w:rPr>
          <w:sz w:val="16"/>
          <w:szCs w:val="16"/>
        </w:rPr>
        <w:t>G</w:t>
      </w:r>
      <w:proofErr w:type="gramEnd"/>
      <w:r>
        <w:rPr>
          <w:sz w:val="16"/>
          <w:szCs w:val="16"/>
        </w:rPr>
        <w:t>.</w:t>
      </w:r>
      <w:r>
        <w:rPr>
          <w:spacing w:val="6"/>
          <w:sz w:val="16"/>
          <w:szCs w:val="16"/>
        </w:rPr>
        <w:t xml:space="preserve"> </w:t>
      </w:r>
      <w:r>
        <w:rPr>
          <w:sz w:val="16"/>
          <w:szCs w:val="16"/>
        </w:rPr>
        <w:t>Langdon,</w:t>
      </w:r>
      <w:r>
        <w:rPr>
          <w:spacing w:val="7"/>
          <w:sz w:val="16"/>
          <w:szCs w:val="16"/>
        </w:rPr>
        <w:t xml:space="preserve"> </w:t>
      </w:r>
      <w:r>
        <w:rPr>
          <w:sz w:val="16"/>
          <w:szCs w:val="16"/>
        </w:rPr>
        <w:t>G.</w:t>
      </w:r>
      <w:r>
        <w:rPr>
          <w:spacing w:val="6"/>
          <w:sz w:val="16"/>
          <w:szCs w:val="16"/>
        </w:rPr>
        <w:t xml:space="preserve"> </w:t>
      </w:r>
      <w:proofErr w:type="spellStart"/>
      <w:r>
        <w:rPr>
          <w:sz w:val="16"/>
          <w:szCs w:val="16"/>
        </w:rPr>
        <w:t>Schl</w:t>
      </w:r>
      <w:r>
        <w:rPr>
          <w:spacing w:val="-2"/>
          <w:sz w:val="16"/>
          <w:szCs w:val="16"/>
        </w:rPr>
        <w:t>e</w:t>
      </w:r>
      <w:r>
        <w:rPr>
          <w:sz w:val="16"/>
          <w:szCs w:val="16"/>
        </w:rPr>
        <w:t>ye</w:t>
      </w:r>
      <w:r>
        <w:rPr>
          <w:spacing w:val="-6"/>
          <w:sz w:val="16"/>
          <w:szCs w:val="16"/>
        </w:rPr>
        <w:t>r</w:t>
      </w:r>
      <w:proofErr w:type="spellEnd"/>
      <w:r>
        <w:rPr>
          <w:sz w:val="16"/>
          <w:szCs w:val="16"/>
        </w:rPr>
        <w:t>,</w:t>
      </w:r>
      <w:r>
        <w:rPr>
          <w:spacing w:val="7"/>
          <w:sz w:val="16"/>
          <w:szCs w:val="16"/>
        </w:rPr>
        <w:t xml:space="preserve"> </w:t>
      </w:r>
      <w:r>
        <w:rPr>
          <w:sz w:val="16"/>
          <w:szCs w:val="16"/>
        </w:rPr>
        <w:t>Inelastic</w:t>
      </w:r>
      <w:r>
        <w:rPr>
          <w:spacing w:val="2"/>
          <w:sz w:val="16"/>
          <w:szCs w:val="16"/>
        </w:rPr>
        <w:t xml:space="preserve"> </w:t>
      </w:r>
      <w:r>
        <w:rPr>
          <w:sz w:val="16"/>
          <w:szCs w:val="16"/>
        </w:rPr>
        <w:t>deformation and</w:t>
      </w:r>
      <w:r>
        <w:rPr>
          <w:spacing w:val="5"/>
          <w:sz w:val="16"/>
          <w:szCs w:val="16"/>
        </w:rPr>
        <w:t xml:space="preserve"> </w:t>
      </w:r>
      <w:r>
        <w:rPr>
          <w:spacing w:val="-2"/>
          <w:sz w:val="16"/>
          <w:szCs w:val="16"/>
        </w:rPr>
        <w:t>f</w:t>
      </w:r>
      <w:r>
        <w:rPr>
          <w:sz w:val="16"/>
          <w:szCs w:val="16"/>
        </w:rPr>
        <w:t>ailure</w:t>
      </w:r>
      <w:r>
        <w:rPr>
          <w:spacing w:val="4"/>
          <w:sz w:val="16"/>
          <w:szCs w:val="16"/>
        </w:rPr>
        <w:t xml:space="preserve"> </w:t>
      </w:r>
      <w:r>
        <w:rPr>
          <w:sz w:val="16"/>
          <w:szCs w:val="16"/>
        </w:rPr>
        <w:t>of</w:t>
      </w:r>
      <w:r>
        <w:rPr>
          <w:spacing w:val="6"/>
          <w:sz w:val="16"/>
          <w:szCs w:val="16"/>
        </w:rPr>
        <w:t xml:space="preserve"> </w:t>
      </w:r>
      <w:r>
        <w:rPr>
          <w:sz w:val="16"/>
          <w:szCs w:val="16"/>
        </w:rPr>
        <w:t xml:space="preserve">profiled stainless  steel </w:t>
      </w:r>
      <w:r>
        <w:rPr>
          <w:spacing w:val="2"/>
          <w:sz w:val="16"/>
          <w:szCs w:val="16"/>
        </w:rPr>
        <w:t xml:space="preserve"> </w:t>
      </w:r>
      <w:r>
        <w:rPr>
          <w:sz w:val="16"/>
          <w:szCs w:val="16"/>
        </w:rPr>
        <w:t xml:space="preserve">blast </w:t>
      </w:r>
      <w:r>
        <w:rPr>
          <w:spacing w:val="2"/>
          <w:sz w:val="16"/>
          <w:szCs w:val="16"/>
        </w:rPr>
        <w:t xml:space="preserve"> </w:t>
      </w:r>
      <w:r>
        <w:rPr>
          <w:spacing w:val="-2"/>
          <w:sz w:val="16"/>
          <w:szCs w:val="16"/>
        </w:rPr>
        <w:t>w</w:t>
      </w:r>
      <w:r>
        <w:rPr>
          <w:sz w:val="16"/>
          <w:szCs w:val="16"/>
        </w:rPr>
        <w:t xml:space="preserve">all </w:t>
      </w:r>
      <w:r>
        <w:rPr>
          <w:spacing w:val="3"/>
          <w:sz w:val="16"/>
          <w:szCs w:val="16"/>
        </w:rPr>
        <w:t xml:space="preserve"> </w:t>
      </w:r>
      <w:r>
        <w:rPr>
          <w:sz w:val="16"/>
          <w:szCs w:val="16"/>
        </w:rPr>
        <w:t xml:space="preserve">panels. </w:t>
      </w:r>
      <w:r>
        <w:rPr>
          <w:spacing w:val="1"/>
          <w:sz w:val="16"/>
          <w:szCs w:val="16"/>
        </w:rPr>
        <w:t xml:space="preserve"> </w:t>
      </w:r>
      <w:proofErr w:type="gramStart"/>
      <w:r>
        <w:rPr>
          <w:spacing w:val="-2"/>
          <w:sz w:val="16"/>
          <w:szCs w:val="16"/>
        </w:rPr>
        <w:t>P</w:t>
      </w:r>
      <w:r>
        <w:rPr>
          <w:sz w:val="16"/>
          <w:szCs w:val="16"/>
        </w:rPr>
        <w:t xml:space="preserve">art </w:t>
      </w:r>
      <w:r>
        <w:rPr>
          <w:spacing w:val="3"/>
          <w:sz w:val="16"/>
          <w:szCs w:val="16"/>
        </w:rPr>
        <w:t xml:space="preserve"> </w:t>
      </w:r>
      <w:r>
        <w:rPr>
          <w:sz w:val="16"/>
          <w:szCs w:val="16"/>
        </w:rPr>
        <w:t>I</w:t>
      </w:r>
      <w:proofErr w:type="gramEnd"/>
      <w:r>
        <w:rPr>
          <w:sz w:val="16"/>
          <w:szCs w:val="16"/>
        </w:rPr>
        <w:t xml:space="preserve">: </w:t>
      </w:r>
      <w:r>
        <w:rPr>
          <w:spacing w:val="4"/>
          <w:sz w:val="16"/>
          <w:szCs w:val="16"/>
        </w:rPr>
        <w:t xml:space="preserve"> </w:t>
      </w:r>
      <w:r>
        <w:rPr>
          <w:spacing w:val="-2"/>
          <w:sz w:val="16"/>
          <w:szCs w:val="16"/>
        </w:rPr>
        <w:t>e</w:t>
      </w:r>
      <w:r>
        <w:rPr>
          <w:sz w:val="16"/>
          <w:szCs w:val="16"/>
        </w:rPr>
        <w:t>xperimental</w:t>
      </w:r>
      <w:r>
        <w:rPr>
          <w:spacing w:val="37"/>
          <w:sz w:val="16"/>
          <w:szCs w:val="16"/>
        </w:rPr>
        <w:t xml:space="preserve"> </w:t>
      </w:r>
      <w:r>
        <w:rPr>
          <w:sz w:val="16"/>
          <w:szCs w:val="16"/>
        </w:rPr>
        <w:t>i</w:t>
      </w:r>
      <w:r>
        <w:rPr>
          <w:spacing w:val="-6"/>
          <w:sz w:val="16"/>
          <w:szCs w:val="16"/>
        </w:rPr>
        <w:t>n</w:t>
      </w:r>
      <w:r>
        <w:rPr>
          <w:spacing w:val="-2"/>
          <w:sz w:val="16"/>
          <w:szCs w:val="16"/>
        </w:rPr>
        <w:t>v</w:t>
      </w:r>
      <w:r>
        <w:rPr>
          <w:sz w:val="16"/>
          <w:szCs w:val="16"/>
        </w:rPr>
        <w:t>esti</w:t>
      </w:r>
      <w:r>
        <w:rPr>
          <w:spacing w:val="-1"/>
          <w:sz w:val="16"/>
          <w:szCs w:val="16"/>
        </w:rPr>
        <w:t>g</w:t>
      </w:r>
      <w:r>
        <w:rPr>
          <w:sz w:val="16"/>
          <w:szCs w:val="16"/>
        </w:rPr>
        <w:t>ations, International Journal</w:t>
      </w:r>
      <w:r>
        <w:rPr>
          <w:spacing w:val="3"/>
          <w:sz w:val="16"/>
          <w:szCs w:val="16"/>
        </w:rPr>
        <w:t xml:space="preserve"> </w:t>
      </w:r>
      <w:r>
        <w:rPr>
          <w:sz w:val="16"/>
          <w:szCs w:val="16"/>
        </w:rPr>
        <w:t>of</w:t>
      </w:r>
      <w:r>
        <w:rPr>
          <w:spacing w:val="7"/>
          <w:sz w:val="16"/>
          <w:szCs w:val="16"/>
        </w:rPr>
        <w:t xml:space="preserve"> </w:t>
      </w:r>
      <w:r>
        <w:rPr>
          <w:sz w:val="16"/>
          <w:szCs w:val="16"/>
        </w:rPr>
        <w:t>Impact</w:t>
      </w:r>
      <w:r>
        <w:rPr>
          <w:spacing w:val="4"/>
          <w:sz w:val="16"/>
          <w:szCs w:val="16"/>
        </w:rPr>
        <w:t xml:space="preserve"> </w:t>
      </w:r>
      <w:r>
        <w:rPr>
          <w:sz w:val="16"/>
          <w:szCs w:val="16"/>
        </w:rPr>
        <w:t>Engineering 31</w:t>
      </w:r>
      <w:r>
        <w:rPr>
          <w:spacing w:val="7"/>
          <w:sz w:val="16"/>
          <w:szCs w:val="16"/>
        </w:rPr>
        <w:t xml:space="preserve"> </w:t>
      </w:r>
      <w:r>
        <w:rPr>
          <w:sz w:val="16"/>
          <w:szCs w:val="16"/>
        </w:rPr>
        <w:t>(4)</w:t>
      </w:r>
      <w:r>
        <w:rPr>
          <w:spacing w:val="6"/>
          <w:sz w:val="16"/>
          <w:szCs w:val="16"/>
        </w:rPr>
        <w:t xml:space="preserve"> </w:t>
      </w:r>
      <w:r>
        <w:rPr>
          <w:sz w:val="16"/>
          <w:szCs w:val="16"/>
        </w:rPr>
        <w:t>(2005)</w:t>
      </w:r>
      <w:r>
        <w:rPr>
          <w:spacing w:val="4"/>
          <w:sz w:val="16"/>
          <w:szCs w:val="16"/>
        </w:rPr>
        <w:t xml:space="preserve"> </w:t>
      </w:r>
      <w:r>
        <w:rPr>
          <w:sz w:val="16"/>
          <w:szCs w:val="16"/>
        </w:rPr>
        <w:t>341–369. doi:10.1016/j.ijimpeng.2003.12.002.</w:t>
      </w:r>
    </w:p>
    <w:p w:rsidR="00731615" w:rsidRDefault="00EE1D9C">
      <w:pPr>
        <w:spacing w:line="180" w:lineRule="exact"/>
        <w:ind w:left="365"/>
        <w:rPr>
          <w:rFonts w:ascii="BatangChe" w:eastAsia="BatangChe" w:hAnsi="BatangChe" w:cs="BatangChe"/>
          <w:sz w:val="16"/>
          <w:szCs w:val="16"/>
        </w:rPr>
      </w:pPr>
      <w:r>
        <w:rPr>
          <w:sz w:val="16"/>
          <w:szCs w:val="16"/>
        </w:rPr>
        <w:t xml:space="preserve">URL              </w:t>
      </w:r>
      <w:r>
        <w:rPr>
          <w:spacing w:val="8"/>
          <w:sz w:val="16"/>
          <w:szCs w:val="16"/>
        </w:rPr>
        <w:t xml:space="preserve"> </w:t>
      </w:r>
      <w:hyperlink r:id="rId17">
        <w:r>
          <w:rPr>
            <w:rFonts w:ascii="BatangChe" w:eastAsia="BatangChe" w:hAnsi="BatangChe" w:cs="BatangChe"/>
            <w:w w:val="105"/>
            <w:sz w:val="16"/>
            <w:szCs w:val="16"/>
          </w:rPr>
          <w:t>http://linkinghub.elsevier.com/ret</w:t>
        </w:r>
        <w:r>
          <w:rPr>
            <w:rFonts w:ascii="BatangChe" w:eastAsia="BatangChe" w:hAnsi="BatangChe" w:cs="BatangChe"/>
            <w:spacing w:val="1"/>
            <w:w w:val="105"/>
            <w:sz w:val="16"/>
            <w:szCs w:val="16"/>
          </w:rPr>
          <w:t>r</w:t>
        </w:r>
        <w:r>
          <w:rPr>
            <w:rFonts w:ascii="BatangChe" w:eastAsia="BatangChe" w:hAnsi="BatangChe" w:cs="BatangChe"/>
            <w:w w:val="105"/>
            <w:sz w:val="16"/>
            <w:szCs w:val="16"/>
          </w:rPr>
          <w:t>ieve/pii/</w:t>
        </w:r>
      </w:hyperlink>
    </w:p>
    <w:p w:rsidR="00731615" w:rsidRDefault="00EE1D9C">
      <w:pPr>
        <w:spacing w:line="160" w:lineRule="exact"/>
        <w:ind w:left="365"/>
        <w:rPr>
          <w:rFonts w:ascii="BatangChe" w:eastAsia="BatangChe" w:hAnsi="BatangChe" w:cs="BatangChe"/>
          <w:sz w:val="16"/>
          <w:szCs w:val="16"/>
        </w:rPr>
      </w:pPr>
      <w:r>
        <w:rPr>
          <w:rFonts w:ascii="BatangChe" w:eastAsia="BatangChe" w:hAnsi="BatangChe" w:cs="BatangChe"/>
          <w:w w:val="105"/>
          <w:position w:val="-1"/>
          <w:sz w:val="16"/>
          <w:szCs w:val="16"/>
        </w:rPr>
        <w:t>S0734743X03002306</w:t>
      </w:r>
    </w:p>
    <w:p w:rsidR="00731615" w:rsidRDefault="00EE1D9C">
      <w:pPr>
        <w:spacing w:before="17" w:line="246" w:lineRule="auto"/>
        <w:ind w:left="365" w:right="305" w:hanging="285"/>
        <w:jc w:val="both"/>
        <w:rPr>
          <w:sz w:val="16"/>
          <w:szCs w:val="16"/>
        </w:rPr>
      </w:pPr>
      <w:r>
        <w:rPr>
          <w:sz w:val="16"/>
          <w:szCs w:val="16"/>
        </w:rPr>
        <w:t>[2</w:t>
      </w:r>
      <w:proofErr w:type="gramStart"/>
      <w:r>
        <w:rPr>
          <w:sz w:val="16"/>
          <w:szCs w:val="16"/>
        </w:rPr>
        <w:t xml:space="preserve">] </w:t>
      </w:r>
      <w:r>
        <w:rPr>
          <w:spacing w:val="5"/>
          <w:sz w:val="16"/>
          <w:szCs w:val="16"/>
        </w:rPr>
        <w:t xml:space="preserve"> </w:t>
      </w:r>
      <w:r>
        <w:rPr>
          <w:sz w:val="16"/>
          <w:szCs w:val="16"/>
        </w:rPr>
        <w:t>G</w:t>
      </w:r>
      <w:proofErr w:type="gramEnd"/>
      <w:r>
        <w:rPr>
          <w:sz w:val="16"/>
          <w:szCs w:val="16"/>
        </w:rPr>
        <w:t>.</w:t>
      </w:r>
      <w:r>
        <w:rPr>
          <w:spacing w:val="6"/>
          <w:sz w:val="16"/>
          <w:szCs w:val="16"/>
        </w:rPr>
        <w:t xml:space="preserve"> </w:t>
      </w:r>
      <w:r>
        <w:rPr>
          <w:sz w:val="16"/>
          <w:szCs w:val="16"/>
        </w:rPr>
        <w:t>Langdon,</w:t>
      </w:r>
      <w:r>
        <w:rPr>
          <w:spacing w:val="7"/>
          <w:sz w:val="16"/>
          <w:szCs w:val="16"/>
        </w:rPr>
        <w:t xml:space="preserve"> </w:t>
      </w:r>
      <w:r>
        <w:rPr>
          <w:sz w:val="16"/>
          <w:szCs w:val="16"/>
        </w:rPr>
        <w:t>G.</w:t>
      </w:r>
      <w:r>
        <w:rPr>
          <w:spacing w:val="6"/>
          <w:sz w:val="16"/>
          <w:szCs w:val="16"/>
        </w:rPr>
        <w:t xml:space="preserve"> </w:t>
      </w:r>
      <w:proofErr w:type="spellStart"/>
      <w:r>
        <w:rPr>
          <w:sz w:val="16"/>
          <w:szCs w:val="16"/>
        </w:rPr>
        <w:t>Schl</w:t>
      </w:r>
      <w:r>
        <w:rPr>
          <w:spacing w:val="-2"/>
          <w:sz w:val="16"/>
          <w:szCs w:val="16"/>
        </w:rPr>
        <w:t>e</w:t>
      </w:r>
      <w:r>
        <w:rPr>
          <w:sz w:val="16"/>
          <w:szCs w:val="16"/>
        </w:rPr>
        <w:t>ye</w:t>
      </w:r>
      <w:r>
        <w:rPr>
          <w:spacing w:val="-6"/>
          <w:sz w:val="16"/>
          <w:szCs w:val="16"/>
        </w:rPr>
        <w:t>r</w:t>
      </w:r>
      <w:proofErr w:type="spellEnd"/>
      <w:r>
        <w:rPr>
          <w:sz w:val="16"/>
          <w:szCs w:val="16"/>
        </w:rPr>
        <w:t>,</w:t>
      </w:r>
      <w:r>
        <w:rPr>
          <w:spacing w:val="7"/>
          <w:sz w:val="16"/>
          <w:szCs w:val="16"/>
        </w:rPr>
        <w:t xml:space="preserve"> </w:t>
      </w:r>
      <w:r>
        <w:rPr>
          <w:sz w:val="16"/>
          <w:szCs w:val="16"/>
        </w:rPr>
        <w:t>Inelastic</w:t>
      </w:r>
      <w:r>
        <w:rPr>
          <w:spacing w:val="2"/>
          <w:sz w:val="16"/>
          <w:szCs w:val="16"/>
        </w:rPr>
        <w:t xml:space="preserve"> </w:t>
      </w:r>
      <w:r>
        <w:rPr>
          <w:sz w:val="16"/>
          <w:szCs w:val="16"/>
        </w:rPr>
        <w:t>deformation and</w:t>
      </w:r>
      <w:r>
        <w:rPr>
          <w:spacing w:val="5"/>
          <w:sz w:val="16"/>
          <w:szCs w:val="16"/>
        </w:rPr>
        <w:t xml:space="preserve"> </w:t>
      </w:r>
      <w:r>
        <w:rPr>
          <w:spacing w:val="-2"/>
          <w:sz w:val="16"/>
          <w:szCs w:val="16"/>
        </w:rPr>
        <w:t>f</w:t>
      </w:r>
      <w:r>
        <w:rPr>
          <w:sz w:val="16"/>
          <w:szCs w:val="16"/>
        </w:rPr>
        <w:t>ailure</w:t>
      </w:r>
      <w:r>
        <w:rPr>
          <w:spacing w:val="4"/>
          <w:sz w:val="16"/>
          <w:szCs w:val="16"/>
        </w:rPr>
        <w:t xml:space="preserve"> </w:t>
      </w:r>
      <w:r>
        <w:rPr>
          <w:sz w:val="16"/>
          <w:szCs w:val="16"/>
        </w:rPr>
        <w:t>of</w:t>
      </w:r>
      <w:r>
        <w:rPr>
          <w:spacing w:val="6"/>
          <w:sz w:val="16"/>
          <w:szCs w:val="16"/>
        </w:rPr>
        <w:t xml:space="preserve"> </w:t>
      </w:r>
      <w:r>
        <w:rPr>
          <w:sz w:val="16"/>
          <w:szCs w:val="16"/>
        </w:rPr>
        <w:t>profiled stainless</w:t>
      </w:r>
      <w:r>
        <w:rPr>
          <w:spacing w:val="1"/>
          <w:sz w:val="16"/>
          <w:szCs w:val="16"/>
        </w:rPr>
        <w:t xml:space="preserve"> </w:t>
      </w:r>
      <w:r>
        <w:rPr>
          <w:sz w:val="16"/>
          <w:szCs w:val="16"/>
        </w:rPr>
        <w:t>steel</w:t>
      </w:r>
      <w:r>
        <w:rPr>
          <w:spacing w:val="5"/>
          <w:sz w:val="16"/>
          <w:szCs w:val="16"/>
        </w:rPr>
        <w:t xml:space="preserve"> </w:t>
      </w:r>
      <w:r>
        <w:rPr>
          <w:sz w:val="16"/>
          <w:szCs w:val="16"/>
        </w:rPr>
        <w:t>blast</w:t>
      </w:r>
      <w:r>
        <w:rPr>
          <w:spacing w:val="3"/>
          <w:sz w:val="16"/>
          <w:szCs w:val="16"/>
        </w:rPr>
        <w:t xml:space="preserve"> </w:t>
      </w:r>
      <w:r>
        <w:rPr>
          <w:spacing w:val="-2"/>
          <w:sz w:val="16"/>
          <w:szCs w:val="16"/>
        </w:rPr>
        <w:t>w</w:t>
      </w:r>
      <w:r>
        <w:rPr>
          <w:sz w:val="16"/>
          <w:szCs w:val="16"/>
        </w:rPr>
        <w:t>all</w:t>
      </w:r>
      <w:r>
        <w:rPr>
          <w:spacing w:val="5"/>
          <w:sz w:val="16"/>
          <w:szCs w:val="16"/>
        </w:rPr>
        <w:t xml:space="preserve"> </w:t>
      </w:r>
      <w:r>
        <w:rPr>
          <w:sz w:val="16"/>
          <w:szCs w:val="16"/>
        </w:rPr>
        <w:t>panels.</w:t>
      </w:r>
      <w:r>
        <w:rPr>
          <w:spacing w:val="2"/>
          <w:sz w:val="16"/>
          <w:szCs w:val="16"/>
        </w:rPr>
        <w:t xml:space="preserve"> </w:t>
      </w:r>
      <w:r>
        <w:rPr>
          <w:spacing w:val="-2"/>
          <w:sz w:val="16"/>
          <w:szCs w:val="16"/>
        </w:rPr>
        <w:t>P</w:t>
      </w:r>
      <w:r>
        <w:rPr>
          <w:sz w:val="16"/>
          <w:szCs w:val="16"/>
        </w:rPr>
        <w:t>art</w:t>
      </w:r>
      <w:r>
        <w:rPr>
          <w:spacing w:val="5"/>
          <w:sz w:val="16"/>
          <w:szCs w:val="16"/>
        </w:rPr>
        <w:t xml:space="preserve"> </w:t>
      </w:r>
      <w:r>
        <w:rPr>
          <w:sz w:val="16"/>
          <w:szCs w:val="16"/>
        </w:rPr>
        <w:t>II:</w:t>
      </w:r>
      <w:r>
        <w:rPr>
          <w:spacing w:val="5"/>
          <w:sz w:val="16"/>
          <w:szCs w:val="16"/>
        </w:rPr>
        <w:t xml:space="preserve"> </w:t>
      </w:r>
      <w:r>
        <w:rPr>
          <w:sz w:val="16"/>
          <w:szCs w:val="16"/>
        </w:rPr>
        <w:t>analytical</w:t>
      </w:r>
      <w:r>
        <w:rPr>
          <w:spacing w:val="1"/>
          <w:sz w:val="16"/>
          <w:szCs w:val="16"/>
        </w:rPr>
        <w:t xml:space="preserve"> </w:t>
      </w:r>
      <w:proofErr w:type="spellStart"/>
      <w:r>
        <w:rPr>
          <w:sz w:val="16"/>
          <w:szCs w:val="16"/>
        </w:rPr>
        <w:t>modelling</w:t>
      </w:r>
      <w:proofErr w:type="spellEnd"/>
      <w:r>
        <w:rPr>
          <w:sz w:val="16"/>
          <w:szCs w:val="16"/>
        </w:rPr>
        <w:t xml:space="preserve"> </w:t>
      </w:r>
      <w:proofErr w:type="spellStart"/>
      <w:r>
        <w:rPr>
          <w:sz w:val="16"/>
          <w:szCs w:val="16"/>
        </w:rPr>
        <w:t>consid</w:t>
      </w:r>
      <w:proofErr w:type="spellEnd"/>
      <w:r>
        <w:rPr>
          <w:sz w:val="16"/>
          <w:szCs w:val="16"/>
        </w:rPr>
        <w:t xml:space="preserve">- </w:t>
      </w:r>
      <w:proofErr w:type="spellStart"/>
      <w:r>
        <w:rPr>
          <w:sz w:val="16"/>
          <w:szCs w:val="16"/>
        </w:rPr>
        <w:t>erations</w:t>
      </w:r>
      <w:proofErr w:type="spellEnd"/>
      <w:proofErr w:type="gramStart"/>
      <w:r>
        <w:rPr>
          <w:sz w:val="16"/>
          <w:szCs w:val="16"/>
        </w:rPr>
        <w:t xml:space="preserve">, </w:t>
      </w:r>
      <w:r>
        <w:rPr>
          <w:spacing w:val="13"/>
          <w:sz w:val="16"/>
          <w:szCs w:val="16"/>
        </w:rPr>
        <w:t xml:space="preserve"> </w:t>
      </w:r>
      <w:r>
        <w:rPr>
          <w:sz w:val="16"/>
          <w:szCs w:val="16"/>
        </w:rPr>
        <w:t>International</w:t>
      </w:r>
      <w:proofErr w:type="gramEnd"/>
      <w:r>
        <w:rPr>
          <w:spacing w:val="38"/>
          <w:sz w:val="16"/>
          <w:szCs w:val="16"/>
        </w:rPr>
        <w:t xml:space="preserve"> </w:t>
      </w:r>
      <w:r>
        <w:rPr>
          <w:sz w:val="16"/>
          <w:szCs w:val="16"/>
        </w:rPr>
        <w:t xml:space="preserve">Journal </w:t>
      </w:r>
      <w:r>
        <w:rPr>
          <w:spacing w:val="1"/>
          <w:sz w:val="16"/>
          <w:szCs w:val="16"/>
        </w:rPr>
        <w:t xml:space="preserve"> </w:t>
      </w:r>
      <w:r>
        <w:rPr>
          <w:sz w:val="16"/>
          <w:szCs w:val="16"/>
        </w:rPr>
        <w:t xml:space="preserve">of </w:t>
      </w:r>
      <w:r>
        <w:rPr>
          <w:spacing w:val="5"/>
          <w:sz w:val="16"/>
          <w:szCs w:val="16"/>
        </w:rPr>
        <w:t xml:space="preserve"> </w:t>
      </w:r>
      <w:r>
        <w:rPr>
          <w:sz w:val="16"/>
          <w:szCs w:val="16"/>
        </w:rPr>
        <w:t xml:space="preserve">Impact </w:t>
      </w:r>
      <w:r>
        <w:rPr>
          <w:spacing w:val="2"/>
          <w:sz w:val="16"/>
          <w:szCs w:val="16"/>
        </w:rPr>
        <w:t xml:space="preserve"> </w:t>
      </w:r>
      <w:r>
        <w:rPr>
          <w:sz w:val="16"/>
          <w:szCs w:val="16"/>
        </w:rPr>
        <w:t>Engineering</w:t>
      </w:r>
      <w:r>
        <w:rPr>
          <w:spacing w:val="38"/>
          <w:sz w:val="16"/>
          <w:szCs w:val="16"/>
        </w:rPr>
        <w:t xml:space="preserve"> </w:t>
      </w:r>
      <w:r>
        <w:rPr>
          <w:sz w:val="16"/>
          <w:szCs w:val="16"/>
        </w:rPr>
        <w:t xml:space="preserve">31 </w:t>
      </w:r>
      <w:r>
        <w:rPr>
          <w:spacing w:val="4"/>
          <w:sz w:val="16"/>
          <w:szCs w:val="16"/>
        </w:rPr>
        <w:t xml:space="preserve"> </w:t>
      </w:r>
      <w:r>
        <w:rPr>
          <w:sz w:val="16"/>
          <w:szCs w:val="16"/>
        </w:rPr>
        <w:t xml:space="preserve">(4) </w:t>
      </w:r>
      <w:r>
        <w:rPr>
          <w:spacing w:val="4"/>
          <w:sz w:val="16"/>
          <w:szCs w:val="16"/>
        </w:rPr>
        <w:t xml:space="preserve"> </w:t>
      </w:r>
      <w:r>
        <w:rPr>
          <w:sz w:val="16"/>
          <w:szCs w:val="16"/>
        </w:rPr>
        <w:t>(2005)</w:t>
      </w:r>
    </w:p>
    <w:p w:rsidR="00731615" w:rsidRDefault="00EE1D9C">
      <w:pPr>
        <w:ind w:left="365"/>
        <w:rPr>
          <w:sz w:val="16"/>
          <w:szCs w:val="16"/>
        </w:rPr>
      </w:pPr>
      <w:proofErr w:type="gramStart"/>
      <w:r>
        <w:rPr>
          <w:sz w:val="16"/>
          <w:szCs w:val="16"/>
        </w:rPr>
        <w:t>371–399.</w:t>
      </w:r>
      <w:proofErr w:type="gramEnd"/>
      <w:r>
        <w:rPr>
          <w:spacing w:val="11"/>
          <w:sz w:val="16"/>
          <w:szCs w:val="16"/>
        </w:rPr>
        <w:t xml:space="preserve"> </w:t>
      </w:r>
      <w:r>
        <w:rPr>
          <w:sz w:val="16"/>
          <w:szCs w:val="16"/>
        </w:rPr>
        <w:t>doi:10.1016/j.ijimpeng.2003.12.011.</w:t>
      </w:r>
    </w:p>
    <w:p w:rsidR="00731615" w:rsidRDefault="00EE1D9C">
      <w:pPr>
        <w:spacing w:before="2" w:line="180" w:lineRule="exact"/>
        <w:ind w:left="365" w:right="303"/>
        <w:rPr>
          <w:rFonts w:ascii="BatangChe" w:eastAsia="BatangChe" w:hAnsi="BatangChe" w:cs="BatangChe"/>
          <w:sz w:val="16"/>
          <w:szCs w:val="16"/>
        </w:rPr>
      </w:pPr>
      <w:r>
        <w:rPr>
          <w:sz w:val="16"/>
          <w:szCs w:val="16"/>
        </w:rPr>
        <w:t xml:space="preserve">URL              </w:t>
      </w:r>
      <w:r>
        <w:rPr>
          <w:spacing w:val="8"/>
          <w:sz w:val="16"/>
          <w:szCs w:val="16"/>
        </w:rPr>
        <w:t xml:space="preserve"> </w:t>
      </w:r>
      <w:hyperlink r:id="rId18">
        <w:r>
          <w:rPr>
            <w:rFonts w:ascii="BatangChe" w:eastAsia="BatangChe" w:hAnsi="BatangChe" w:cs="BatangChe"/>
            <w:w w:val="105"/>
            <w:sz w:val="16"/>
            <w:szCs w:val="16"/>
          </w:rPr>
          <w:t>http://linkinghub.elsevier.com/ret</w:t>
        </w:r>
        <w:r>
          <w:rPr>
            <w:rFonts w:ascii="BatangChe" w:eastAsia="BatangChe" w:hAnsi="BatangChe" w:cs="BatangChe"/>
            <w:spacing w:val="1"/>
            <w:w w:val="105"/>
            <w:sz w:val="16"/>
            <w:szCs w:val="16"/>
          </w:rPr>
          <w:t>r</w:t>
        </w:r>
        <w:r>
          <w:rPr>
            <w:rFonts w:ascii="BatangChe" w:eastAsia="BatangChe" w:hAnsi="BatangChe" w:cs="BatangChe"/>
            <w:w w:val="105"/>
            <w:sz w:val="16"/>
            <w:szCs w:val="16"/>
          </w:rPr>
          <w:t>ieve/pii/</w:t>
        </w:r>
      </w:hyperlink>
      <w:r>
        <w:rPr>
          <w:rFonts w:ascii="BatangChe" w:eastAsia="BatangChe" w:hAnsi="BatangChe" w:cs="BatangChe"/>
          <w:w w:val="105"/>
          <w:sz w:val="16"/>
          <w:szCs w:val="16"/>
        </w:rPr>
        <w:t xml:space="preserve"> S0734743X03002367</w:t>
      </w:r>
    </w:p>
    <w:p w:rsidR="00731615" w:rsidRDefault="00EE1D9C">
      <w:pPr>
        <w:spacing w:before="2" w:line="246" w:lineRule="auto"/>
        <w:ind w:left="365" w:right="305" w:hanging="285"/>
        <w:jc w:val="both"/>
        <w:rPr>
          <w:sz w:val="16"/>
          <w:szCs w:val="16"/>
        </w:rPr>
      </w:pPr>
      <w:r>
        <w:rPr>
          <w:sz w:val="16"/>
          <w:szCs w:val="16"/>
        </w:rPr>
        <w:t>[3</w:t>
      </w:r>
      <w:proofErr w:type="gramStart"/>
      <w:r>
        <w:rPr>
          <w:sz w:val="16"/>
          <w:szCs w:val="16"/>
        </w:rPr>
        <w:t xml:space="preserve">] </w:t>
      </w:r>
      <w:r>
        <w:rPr>
          <w:spacing w:val="16"/>
          <w:sz w:val="16"/>
          <w:szCs w:val="16"/>
        </w:rPr>
        <w:t xml:space="preserve"> </w:t>
      </w:r>
      <w:r>
        <w:rPr>
          <w:sz w:val="16"/>
          <w:szCs w:val="16"/>
        </w:rPr>
        <w:t>G</w:t>
      </w:r>
      <w:proofErr w:type="gramEnd"/>
      <w:r>
        <w:rPr>
          <w:sz w:val="16"/>
          <w:szCs w:val="16"/>
        </w:rPr>
        <w:t>.</w:t>
      </w:r>
      <w:r>
        <w:rPr>
          <w:spacing w:val="14"/>
          <w:sz w:val="16"/>
          <w:szCs w:val="16"/>
        </w:rPr>
        <w:t xml:space="preserve"> </w:t>
      </w:r>
      <w:r>
        <w:rPr>
          <w:sz w:val="16"/>
          <w:szCs w:val="16"/>
        </w:rPr>
        <w:t>Langdon,</w:t>
      </w:r>
      <w:r>
        <w:rPr>
          <w:spacing w:val="14"/>
          <w:sz w:val="16"/>
          <w:szCs w:val="16"/>
        </w:rPr>
        <w:t xml:space="preserve"> </w:t>
      </w:r>
      <w:r>
        <w:rPr>
          <w:sz w:val="16"/>
          <w:szCs w:val="16"/>
        </w:rPr>
        <w:t>G.</w:t>
      </w:r>
      <w:r>
        <w:rPr>
          <w:spacing w:val="14"/>
          <w:sz w:val="16"/>
          <w:szCs w:val="16"/>
        </w:rPr>
        <w:t xml:space="preserve"> </w:t>
      </w:r>
      <w:proofErr w:type="spellStart"/>
      <w:r>
        <w:rPr>
          <w:sz w:val="16"/>
          <w:szCs w:val="16"/>
        </w:rPr>
        <w:t>Schl</w:t>
      </w:r>
      <w:r>
        <w:rPr>
          <w:spacing w:val="-2"/>
          <w:sz w:val="16"/>
          <w:szCs w:val="16"/>
        </w:rPr>
        <w:t>e</w:t>
      </w:r>
      <w:r>
        <w:rPr>
          <w:sz w:val="16"/>
          <w:szCs w:val="16"/>
        </w:rPr>
        <w:t>ye</w:t>
      </w:r>
      <w:r>
        <w:rPr>
          <w:spacing w:val="-6"/>
          <w:sz w:val="16"/>
          <w:szCs w:val="16"/>
        </w:rPr>
        <w:t>r</w:t>
      </w:r>
      <w:proofErr w:type="spellEnd"/>
      <w:r>
        <w:rPr>
          <w:sz w:val="16"/>
          <w:szCs w:val="16"/>
        </w:rPr>
        <w:t>,</w:t>
      </w:r>
      <w:r>
        <w:rPr>
          <w:spacing w:val="13"/>
          <w:sz w:val="16"/>
          <w:szCs w:val="16"/>
        </w:rPr>
        <w:t xml:space="preserve"> </w:t>
      </w:r>
      <w:r>
        <w:rPr>
          <w:sz w:val="16"/>
          <w:szCs w:val="16"/>
        </w:rPr>
        <w:t>Deformation</w:t>
      </w:r>
      <w:r>
        <w:rPr>
          <w:spacing w:val="7"/>
          <w:sz w:val="16"/>
          <w:szCs w:val="16"/>
        </w:rPr>
        <w:t xml:space="preserve"> </w:t>
      </w:r>
      <w:r>
        <w:rPr>
          <w:sz w:val="16"/>
          <w:szCs w:val="16"/>
        </w:rPr>
        <w:t>and</w:t>
      </w:r>
      <w:r>
        <w:rPr>
          <w:spacing w:val="13"/>
          <w:sz w:val="16"/>
          <w:szCs w:val="16"/>
        </w:rPr>
        <w:t xml:space="preserve"> </w:t>
      </w:r>
      <w:r>
        <w:rPr>
          <w:spacing w:val="-2"/>
          <w:sz w:val="16"/>
          <w:szCs w:val="16"/>
        </w:rPr>
        <w:t>f</w:t>
      </w:r>
      <w:r>
        <w:rPr>
          <w:sz w:val="16"/>
          <w:szCs w:val="16"/>
        </w:rPr>
        <w:t>ailure</w:t>
      </w:r>
      <w:r>
        <w:rPr>
          <w:spacing w:val="11"/>
          <w:sz w:val="16"/>
          <w:szCs w:val="16"/>
        </w:rPr>
        <w:t xml:space="preserve"> </w:t>
      </w:r>
      <w:r>
        <w:rPr>
          <w:sz w:val="16"/>
          <w:szCs w:val="16"/>
        </w:rPr>
        <w:t>of</w:t>
      </w:r>
      <w:r>
        <w:rPr>
          <w:spacing w:val="14"/>
          <w:sz w:val="16"/>
          <w:szCs w:val="16"/>
        </w:rPr>
        <w:t xml:space="preserve"> </w:t>
      </w:r>
      <w:r>
        <w:rPr>
          <w:sz w:val="16"/>
          <w:szCs w:val="16"/>
        </w:rPr>
        <w:t>profiled stainless steel</w:t>
      </w:r>
      <w:r>
        <w:rPr>
          <w:spacing w:val="7"/>
          <w:sz w:val="16"/>
          <w:szCs w:val="16"/>
        </w:rPr>
        <w:t xml:space="preserve"> </w:t>
      </w:r>
      <w:r>
        <w:rPr>
          <w:sz w:val="16"/>
          <w:szCs w:val="16"/>
        </w:rPr>
        <w:t>blast</w:t>
      </w:r>
      <w:r>
        <w:rPr>
          <w:spacing w:val="7"/>
          <w:sz w:val="16"/>
          <w:szCs w:val="16"/>
        </w:rPr>
        <w:t xml:space="preserve"> </w:t>
      </w:r>
      <w:r>
        <w:rPr>
          <w:spacing w:val="-2"/>
          <w:sz w:val="16"/>
          <w:szCs w:val="16"/>
        </w:rPr>
        <w:t>w</w:t>
      </w:r>
      <w:r>
        <w:rPr>
          <w:sz w:val="16"/>
          <w:szCs w:val="16"/>
        </w:rPr>
        <w:t>all</w:t>
      </w:r>
      <w:r>
        <w:rPr>
          <w:spacing w:val="7"/>
          <w:sz w:val="16"/>
          <w:szCs w:val="16"/>
        </w:rPr>
        <w:t xml:space="preserve"> </w:t>
      </w:r>
      <w:r>
        <w:rPr>
          <w:sz w:val="16"/>
          <w:szCs w:val="16"/>
        </w:rPr>
        <w:t>panels.</w:t>
      </w:r>
      <w:r>
        <w:rPr>
          <w:spacing w:val="6"/>
          <w:sz w:val="16"/>
          <w:szCs w:val="16"/>
        </w:rPr>
        <w:t xml:space="preserve"> </w:t>
      </w:r>
      <w:r>
        <w:rPr>
          <w:spacing w:val="-2"/>
          <w:sz w:val="16"/>
          <w:szCs w:val="16"/>
        </w:rPr>
        <w:t>P</w:t>
      </w:r>
      <w:r>
        <w:rPr>
          <w:sz w:val="16"/>
          <w:szCs w:val="16"/>
        </w:rPr>
        <w:t>art</w:t>
      </w:r>
      <w:r>
        <w:rPr>
          <w:spacing w:val="8"/>
          <w:sz w:val="16"/>
          <w:szCs w:val="16"/>
        </w:rPr>
        <w:t xml:space="preserve"> </w:t>
      </w:r>
      <w:r>
        <w:rPr>
          <w:sz w:val="16"/>
          <w:szCs w:val="16"/>
        </w:rPr>
        <w:t>III:</w:t>
      </w:r>
      <w:r>
        <w:rPr>
          <w:spacing w:val="8"/>
          <w:sz w:val="16"/>
          <w:szCs w:val="16"/>
        </w:rPr>
        <w:t xml:space="preserve"> </w:t>
      </w:r>
      <w:r>
        <w:rPr>
          <w:sz w:val="16"/>
          <w:szCs w:val="16"/>
        </w:rPr>
        <w:t>finite element</w:t>
      </w:r>
      <w:r>
        <w:rPr>
          <w:spacing w:val="5"/>
          <w:sz w:val="16"/>
          <w:szCs w:val="16"/>
        </w:rPr>
        <w:t xml:space="preserve"> </w:t>
      </w:r>
      <w:r>
        <w:rPr>
          <w:sz w:val="16"/>
          <w:szCs w:val="16"/>
        </w:rPr>
        <w:t>simulations</w:t>
      </w:r>
      <w:r>
        <w:rPr>
          <w:spacing w:val="3"/>
          <w:sz w:val="16"/>
          <w:szCs w:val="16"/>
        </w:rPr>
        <w:t xml:space="preserve"> </w:t>
      </w:r>
      <w:r>
        <w:rPr>
          <w:sz w:val="16"/>
          <w:szCs w:val="16"/>
        </w:rPr>
        <w:t>and</w:t>
      </w:r>
      <w:r>
        <w:rPr>
          <w:spacing w:val="8"/>
          <w:sz w:val="16"/>
          <w:szCs w:val="16"/>
        </w:rPr>
        <w:t xml:space="preserve"> </w:t>
      </w:r>
      <w:r>
        <w:rPr>
          <w:spacing w:val="-2"/>
          <w:sz w:val="16"/>
          <w:szCs w:val="16"/>
        </w:rPr>
        <w:t>ov</w:t>
      </w:r>
      <w:r>
        <w:rPr>
          <w:sz w:val="16"/>
          <w:szCs w:val="16"/>
        </w:rPr>
        <w:t>erall summar</w:t>
      </w:r>
      <w:r>
        <w:rPr>
          <w:spacing w:val="-10"/>
          <w:sz w:val="16"/>
          <w:szCs w:val="16"/>
        </w:rPr>
        <w:t>y</w:t>
      </w:r>
      <w:r>
        <w:rPr>
          <w:sz w:val="16"/>
          <w:szCs w:val="16"/>
        </w:rPr>
        <w:t>,</w:t>
      </w:r>
      <w:r>
        <w:rPr>
          <w:spacing w:val="40"/>
          <w:sz w:val="16"/>
          <w:szCs w:val="16"/>
        </w:rPr>
        <w:t xml:space="preserve"> </w:t>
      </w:r>
      <w:r>
        <w:rPr>
          <w:sz w:val="16"/>
          <w:szCs w:val="16"/>
        </w:rPr>
        <w:t>International</w:t>
      </w:r>
      <w:r>
        <w:rPr>
          <w:spacing w:val="29"/>
          <w:sz w:val="16"/>
          <w:szCs w:val="16"/>
        </w:rPr>
        <w:t xml:space="preserve"> </w:t>
      </w:r>
      <w:r>
        <w:rPr>
          <w:sz w:val="16"/>
          <w:szCs w:val="16"/>
        </w:rPr>
        <w:t>Journal</w:t>
      </w:r>
      <w:r>
        <w:rPr>
          <w:spacing w:val="32"/>
          <w:sz w:val="16"/>
          <w:szCs w:val="16"/>
        </w:rPr>
        <w:t xml:space="preserve"> </w:t>
      </w:r>
      <w:r>
        <w:rPr>
          <w:sz w:val="16"/>
          <w:szCs w:val="16"/>
        </w:rPr>
        <w:t>of</w:t>
      </w:r>
      <w:r>
        <w:rPr>
          <w:spacing w:val="36"/>
          <w:sz w:val="16"/>
          <w:szCs w:val="16"/>
        </w:rPr>
        <w:t xml:space="preserve"> </w:t>
      </w:r>
      <w:r>
        <w:rPr>
          <w:sz w:val="16"/>
          <w:szCs w:val="16"/>
        </w:rPr>
        <w:t>Impact</w:t>
      </w:r>
      <w:r>
        <w:rPr>
          <w:spacing w:val="33"/>
          <w:sz w:val="16"/>
          <w:szCs w:val="16"/>
        </w:rPr>
        <w:t xml:space="preserve"> </w:t>
      </w:r>
      <w:r>
        <w:rPr>
          <w:sz w:val="16"/>
          <w:szCs w:val="16"/>
        </w:rPr>
        <w:t>Engineering</w:t>
      </w:r>
      <w:r>
        <w:rPr>
          <w:spacing w:val="29"/>
          <w:sz w:val="16"/>
          <w:szCs w:val="16"/>
        </w:rPr>
        <w:t xml:space="preserve"> </w:t>
      </w:r>
      <w:r>
        <w:rPr>
          <w:sz w:val="16"/>
          <w:szCs w:val="16"/>
        </w:rPr>
        <w:t>32</w:t>
      </w:r>
      <w:r>
        <w:rPr>
          <w:spacing w:val="35"/>
          <w:sz w:val="16"/>
          <w:szCs w:val="16"/>
        </w:rPr>
        <w:t xml:space="preserve"> </w:t>
      </w:r>
      <w:r>
        <w:rPr>
          <w:sz w:val="16"/>
          <w:szCs w:val="16"/>
        </w:rPr>
        <w:t>(6)</w:t>
      </w:r>
      <w:r>
        <w:rPr>
          <w:spacing w:val="35"/>
          <w:sz w:val="16"/>
          <w:szCs w:val="16"/>
        </w:rPr>
        <w:t xml:space="preserve"> </w:t>
      </w:r>
      <w:r>
        <w:rPr>
          <w:sz w:val="16"/>
          <w:szCs w:val="16"/>
        </w:rPr>
        <w:t>(2006)</w:t>
      </w:r>
    </w:p>
    <w:p w:rsidR="00731615" w:rsidRDefault="00EE1D9C">
      <w:pPr>
        <w:ind w:left="365"/>
        <w:rPr>
          <w:sz w:val="16"/>
          <w:szCs w:val="16"/>
        </w:rPr>
      </w:pPr>
      <w:r>
        <w:rPr>
          <w:sz w:val="16"/>
          <w:szCs w:val="16"/>
        </w:rPr>
        <w:t>988–1012.</w:t>
      </w:r>
      <w:r>
        <w:rPr>
          <w:spacing w:val="10"/>
          <w:sz w:val="16"/>
          <w:szCs w:val="16"/>
        </w:rPr>
        <w:t xml:space="preserve"> </w:t>
      </w:r>
      <w:r>
        <w:rPr>
          <w:sz w:val="16"/>
          <w:szCs w:val="16"/>
        </w:rPr>
        <w:t>doi:10.1016/j.ijimpeng.2004.08.002.</w:t>
      </w:r>
    </w:p>
    <w:p w:rsidR="00731615" w:rsidRDefault="00EE1D9C">
      <w:pPr>
        <w:spacing w:before="2" w:line="180" w:lineRule="exact"/>
        <w:ind w:left="365" w:right="303"/>
        <w:rPr>
          <w:rFonts w:ascii="BatangChe" w:eastAsia="BatangChe" w:hAnsi="BatangChe" w:cs="BatangChe"/>
          <w:sz w:val="16"/>
          <w:szCs w:val="16"/>
        </w:rPr>
      </w:pPr>
      <w:r>
        <w:rPr>
          <w:sz w:val="16"/>
          <w:szCs w:val="16"/>
        </w:rPr>
        <w:t xml:space="preserve">URL              </w:t>
      </w:r>
      <w:r>
        <w:rPr>
          <w:spacing w:val="8"/>
          <w:sz w:val="16"/>
          <w:szCs w:val="16"/>
        </w:rPr>
        <w:t xml:space="preserve"> </w:t>
      </w:r>
      <w:hyperlink r:id="rId19">
        <w:r>
          <w:rPr>
            <w:rFonts w:ascii="BatangChe" w:eastAsia="BatangChe" w:hAnsi="BatangChe" w:cs="BatangChe"/>
            <w:w w:val="105"/>
            <w:sz w:val="16"/>
            <w:szCs w:val="16"/>
          </w:rPr>
          <w:t>http://linkinghub.elsevier.com/ret</w:t>
        </w:r>
        <w:r>
          <w:rPr>
            <w:rFonts w:ascii="BatangChe" w:eastAsia="BatangChe" w:hAnsi="BatangChe" w:cs="BatangChe"/>
            <w:spacing w:val="1"/>
            <w:w w:val="105"/>
            <w:sz w:val="16"/>
            <w:szCs w:val="16"/>
          </w:rPr>
          <w:t>r</w:t>
        </w:r>
        <w:r>
          <w:rPr>
            <w:rFonts w:ascii="BatangChe" w:eastAsia="BatangChe" w:hAnsi="BatangChe" w:cs="BatangChe"/>
            <w:w w:val="105"/>
            <w:sz w:val="16"/>
            <w:szCs w:val="16"/>
          </w:rPr>
          <w:t>ieve/pii/</w:t>
        </w:r>
      </w:hyperlink>
      <w:r>
        <w:rPr>
          <w:rFonts w:ascii="BatangChe" w:eastAsia="BatangChe" w:hAnsi="BatangChe" w:cs="BatangChe"/>
          <w:w w:val="105"/>
          <w:sz w:val="16"/>
          <w:szCs w:val="16"/>
        </w:rPr>
        <w:t xml:space="preserve"> S0734743X04001629</w:t>
      </w:r>
    </w:p>
    <w:p w:rsidR="00731615" w:rsidRDefault="00EE1D9C">
      <w:pPr>
        <w:spacing w:before="2" w:line="246" w:lineRule="auto"/>
        <w:ind w:left="365" w:right="305" w:hanging="285"/>
        <w:jc w:val="both"/>
        <w:rPr>
          <w:sz w:val="16"/>
          <w:szCs w:val="16"/>
        </w:rPr>
      </w:pPr>
      <w:r>
        <w:rPr>
          <w:sz w:val="16"/>
          <w:szCs w:val="16"/>
        </w:rPr>
        <w:t>[4</w:t>
      </w:r>
      <w:proofErr w:type="gramStart"/>
      <w:r>
        <w:rPr>
          <w:sz w:val="16"/>
          <w:szCs w:val="16"/>
        </w:rPr>
        <w:t xml:space="preserve">] </w:t>
      </w:r>
      <w:r>
        <w:rPr>
          <w:spacing w:val="18"/>
          <w:sz w:val="16"/>
          <w:szCs w:val="16"/>
        </w:rPr>
        <w:t xml:space="preserve"> </w:t>
      </w:r>
      <w:r>
        <w:rPr>
          <w:spacing w:val="-12"/>
          <w:sz w:val="16"/>
          <w:szCs w:val="16"/>
        </w:rPr>
        <w:t>T</w:t>
      </w:r>
      <w:proofErr w:type="gramEnd"/>
      <w:r>
        <w:rPr>
          <w:sz w:val="16"/>
          <w:szCs w:val="16"/>
        </w:rPr>
        <w:t>.</w:t>
      </w:r>
      <w:r>
        <w:rPr>
          <w:spacing w:val="-3"/>
          <w:sz w:val="16"/>
          <w:szCs w:val="16"/>
        </w:rPr>
        <w:t xml:space="preserve"> </w:t>
      </w:r>
      <w:r>
        <w:rPr>
          <w:sz w:val="16"/>
          <w:szCs w:val="16"/>
        </w:rPr>
        <w:t>Ngo,</w:t>
      </w:r>
      <w:r>
        <w:rPr>
          <w:spacing w:val="-5"/>
          <w:sz w:val="16"/>
          <w:szCs w:val="16"/>
        </w:rPr>
        <w:t xml:space="preserve"> </w:t>
      </w:r>
      <w:r>
        <w:rPr>
          <w:spacing w:val="-18"/>
          <w:sz w:val="16"/>
          <w:szCs w:val="16"/>
        </w:rPr>
        <w:t>P</w:t>
      </w:r>
      <w:r>
        <w:rPr>
          <w:sz w:val="16"/>
          <w:szCs w:val="16"/>
        </w:rPr>
        <w:t>.</w:t>
      </w:r>
      <w:r>
        <w:rPr>
          <w:spacing w:val="-3"/>
          <w:sz w:val="16"/>
          <w:szCs w:val="16"/>
        </w:rPr>
        <w:t xml:space="preserve"> </w:t>
      </w:r>
      <w:proofErr w:type="spellStart"/>
      <w:r>
        <w:rPr>
          <w:sz w:val="16"/>
          <w:szCs w:val="16"/>
        </w:rPr>
        <w:t>Mendis</w:t>
      </w:r>
      <w:proofErr w:type="spellEnd"/>
      <w:r>
        <w:rPr>
          <w:sz w:val="16"/>
          <w:szCs w:val="16"/>
        </w:rPr>
        <w:t>,</w:t>
      </w:r>
      <w:r>
        <w:rPr>
          <w:spacing w:val="-7"/>
          <w:sz w:val="16"/>
          <w:szCs w:val="16"/>
        </w:rPr>
        <w:t xml:space="preserve"> </w:t>
      </w:r>
      <w:r>
        <w:rPr>
          <w:sz w:val="16"/>
          <w:szCs w:val="16"/>
        </w:rPr>
        <w:t>a.</w:t>
      </w:r>
      <w:r>
        <w:rPr>
          <w:spacing w:val="-3"/>
          <w:sz w:val="16"/>
          <w:szCs w:val="16"/>
        </w:rPr>
        <w:t xml:space="preserve"> </w:t>
      </w:r>
      <w:r>
        <w:rPr>
          <w:sz w:val="16"/>
          <w:szCs w:val="16"/>
        </w:rPr>
        <w:t>Gupta,</w:t>
      </w:r>
      <w:r>
        <w:rPr>
          <w:spacing w:val="-6"/>
          <w:sz w:val="16"/>
          <w:szCs w:val="16"/>
        </w:rPr>
        <w:t xml:space="preserve"> </w:t>
      </w:r>
      <w:r>
        <w:rPr>
          <w:sz w:val="16"/>
          <w:szCs w:val="16"/>
        </w:rPr>
        <w:t>J.</w:t>
      </w:r>
      <w:r>
        <w:rPr>
          <w:spacing w:val="-3"/>
          <w:sz w:val="16"/>
          <w:szCs w:val="16"/>
        </w:rPr>
        <w:t xml:space="preserve"> </w:t>
      </w:r>
      <w:r>
        <w:rPr>
          <w:sz w:val="16"/>
          <w:szCs w:val="16"/>
        </w:rPr>
        <w:t>Ramsa</w:t>
      </w:r>
      <w:r>
        <w:rPr>
          <w:spacing w:val="-10"/>
          <w:sz w:val="16"/>
          <w:szCs w:val="16"/>
        </w:rPr>
        <w:t>y</w:t>
      </w:r>
      <w:r>
        <w:rPr>
          <w:sz w:val="16"/>
          <w:szCs w:val="16"/>
        </w:rPr>
        <w:t>,</w:t>
      </w:r>
      <w:r>
        <w:rPr>
          <w:spacing w:val="-8"/>
          <w:sz w:val="16"/>
          <w:szCs w:val="16"/>
        </w:rPr>
        <w:t xml:space="preserve"> </w:t>
      </w:r>
      <w:r>
        <w:rPr>
          <w:sz w:val="16"/>
          <w:szCs w:val="16"/>
        </w:rPr>
        <w:t>Blast</w:t>
      </w:r>
      <w:r>
        <w:rPr>
          <w:spacing w:val="-5"/>
          <w:sz w:val="16"/>
          <w:szCs w:val="16"/>
        </w:rPr>
        <w:t xml:space="preserve"> </w:t>
      </w:r>
      <w:r>
        <w:rPr>
          <w:sz w:val="16"/>
          <w:szCs w:val="16"/>
        </w:rPr>
        <w:t>loading</w:t>
      </w:r>
      <w:r>
        <w:rPr>
          <w:spacing w:val="-7"/>
          <w:sz w:val="16"/>
          <w:szCs w:val="16"/>
        </w:rPr>
        <w:t xml:space="preserve"> </w:t>
      </w:r>
      <w:r>
        <w:rPr>
          <w:sz w:val="16"/>
          <w:szCs w:val="16"/>
        </w:rPr>
        <w:t>and</w:t>
      </w:r>
      <w:r>
        <w:rPr>
          <w:spacing w:val="-4"/>
          <w:sz w:val="16"/>
          <w:szCs w:val="16"/>
        </w:rPr>
        <w:t xml:space="preserve"> </w:t>
      </w:r>
      <w:r>
        <w:rPr>
          <w:sz w:val="16"/>
          <w:szCs w:val="16"/>
        </w:rPr>
        <w:t>blast</w:t>
      </w:r>
      <w:r>
        <w:rPr>
          <w:spacing w:val="-5"/>
          <w:sz w:val="16"/>
          <w:szCs w:val="16"/>
        </w:rPr>
        <w:t xml:space="preserve"> </w:t>
      </w:r>
      <w:r>
        <w:rPr>
          <w:w w:val="96"/>
          <w:sz w:val="16"/>
          <w:szCs w:val="16"/>
        </w:rPr>
        <w:t>effects</w:t>
      </w:r>
      <w:r>
        <w:rPr>
          <w:spacing w:val="2"/>
          <w:w w:val="96"/>
          <w:sz w:val="16"/>
          <w:szCs w:val="16"/>
        </w:rPr>
        <w:t xml:space="preserve"> </w:t>
      </w:r>
      <w:r>
        <w:rPr>
          <w:sz w:val="16"/>
          <w:szCs w:val="16"/>
        </w:rPr>
        <w:t>on structures -</w:t>
      </w:r>
      <w:r>
        <w:rPr>
          <w:spacing w:val="5"/>
          <w:sz w:val="16"/>
          <w:szCs w:val="16"/>
        </w:rPr>
        <w:t xml:space="preserve"> </w:t>
      </w:r>
      <w:r>
        <w:rPr>
          <w:sz w:val="16"/>
          <w:szCs w:val="16"/>
        </w:rPr>
        <w:t>An</w:t>
      </w:r>
      <w:r>
        <w:rPr>
          <w:spacing w:val="5"/>
          <w:sz w:val="16"/>
          <w:szCs w:val="16"/>
        </w:rPr>
        <w:t xml:space="preserve"> </w:t>
      </w:r>
      <w:r>
        <w:rPr>
          <w:spacing w:val="-2"/>
          <w:sz w:val="16"/>
          <w:szCs w:val="16"/>
        </w:rPr>
        <w:t>ov</w:t>
      </w:r>
      <w:r>
        <w:rPr>
          <w:sz w:val="16"/>
          <w:szCs w:val="16"/>
        </w:rPr>
        <w:t>ervi</w:t>
      </w:r>
      <w:r>
        <w:rPr>
          <w:spacing w:val="-4"/>
          <w:sz w:val="16"/>
          <w:szCs w:val="16"/>
        </w:rPr>
        <w:t>e</w:t>
      </w:r>
      <w:r>
        <w:rPr>
          <w:sz w:val="16"/>
          <w:szCs w:val="16"/>
        </w:rPr>
        <w:t>w,</w:t>
      </w:r>
      <w:r>
        <w:rPr>
          <w:spacing w:val="2"/>
          <w:sz w:val="16"/>
          <w:szCs w:val="16"/>
        </w:rPr>
        <w:t xml:space="preserve"> </w:t>
      </w:r>
      <w:r>
        <w:rPr>
          <w:sz w:val="16"/>
          <w:szCs w:val="16"/>
        </w:rPr>
        <w:t>Electronic</w:t>
      </w:r>
      <w:r>
        <w:rPr>
          <w:spacing w:val="-1"/>
          <w:sz w:val="16"/>
          <w:szCs w:val="16"/>
        </w:rPr>
        <w:t xml:space="preserve"> </w:t>
      </w:r>
      <w:r>
        <w:rPr>
          <w:sz w:val="16"/>
          <w:szCs w:val="16"/>
        </w:rPr>
        <w:t>Journal</w:t>
      </w:r>
      <w:r>
        <w:rPr>
          <w:spacing w:val="1"/>
          <w:sz w:val="16"/>
          <w:szCs w:val="16"/>
        </w:rPr>
        <w:t xml:space="preserve"> </w:t>
      </w:r>
      <w:r>
        <w:rPr>
          <w:sz w:val="16"/>
          <w:szCs w:val="16"/>
        </w:rPr>
        <w:t>of</w:t>
      </w:r>
      <w:r>
        <w:rPr>
          <w:spacing w:val="6"/>
          <w:sz w:val="16"/>
          <w:szCs w:val="16"/>
        </w:rPr>
        <w:t xml:space="preserve"> </w:t>
      </w:r>
      <w:r>
        <w:rPr>
          <w:sz w:val="16"/>
          <w:szCs w:val="16"/>
        </w:rPr>
        <w:t>Structural Engineering</w:t>
      </w:r>
      <w:r>
        <w:rPr>
          <w:spacing w:val="-2"/>
          <w:sz w:val="16"/>
          <w:szCs w:val="16"/>
        </w:rPr>
        <w:t xml:space="preserve"> </w:t>
      </w:r>
      <w:r>
        <w:rPr>
          <w:sz w:val="16"/>
          <w:szCs w:val="16"/>
        </w:rPr>
        <w:t>7 (2007)</w:t>
      </w:r>
      <w:r>
        <w:rPr>
          <w:spacing w:val="-4"/>
          <w:sz w:val="16"/>
          <w:szCs w:val="16"/>
        </w:rPr>
        <w:t xml:space="preserve"> </w:t>
      </w:r>
      <w:r>
        <w:rPr>
          <w:sz w:val="16"/>
          <w:szCs w:val="16"/>
        </w:rPr>
        <w:t>76–91.</w:t>
      </w:r>
    </w:p>
    <w:p w:rsidR="00731615" w:rsidRDefault="00EE1D9C">
      <w:pPr>
        <w:spacing w:line="246" w:lineRule="auto"/>
        <w:ind w:left="365" w:right="305" w:hanging="285"/>
        <w:jc w:val="both"/>
        <w:rPr>
          <w:sz w:val="16"/>
          <w:szCs w:val="16"/>
        </w:rPr>
      </w:pPr>
      <w:r>
        <w:rPr>
          <w:sz w:val="16"/>
          <w:szCs w:val="16"/>
        </w:rPr>
        <w:t xml:space="preserve">[5] </w:t>
      </w:r>
      <w:r>
        <w:rPr>
          <w:spacing w:val="18"/>
          <w:sz w:val="16"/>
          <w:szCs w:val="16"/>
        </w:rPr>
        <w:t xml:space="preserve"> </w:t>
      </w:r>
      <w:r>
        <w:rPr>
          <w:sz w:val="16"/>
          <w:szCs w:val="16"/>
        </w:rPr>
        <w:t>A.</w:t>
      </w:r>
      <w:r>
        <w:rPr>
          <w:spacing w:val="21"/>
          <w:sz w:val="16"/>
          <w:szCs w:val="16"/>
        </w:rPr>
        <w:t xml:space="preserve"> </w:t>
      </w:r>
      <w:proofErr w:type="spellStart"/>
      <w:r>
        <w:rPr>
          <w:sz w:val="16"/>
          <w:szCs w:val="16"/>
        </w:rPr>
        <w:t>Ramasam</w:t>
      </w:r>
      <w:r>
        <w:rPr>
          <w:spacing w:val="-10"/>
          <w:sz w:val="16"/>
          <w:szCs w:val="16"/>
        </w:rPr>
        <w:t>y</w:t>
      </w:r>
      <w:proofErr w:type="spellEnd"/>
      <w:r>
        <w:rPr>
          <w:sz w:val="16"/>
          <w:szCs w:val="16"/>
        </w:rPr>
        <w:t>,</w:t>
      </w:r>
      <w:r>
        <w:rPr>
          <w:spacing w:val="20"/>
          <w:sz w:val="16"/>
          <w:szCs w:val="16"/>
        </w:rPr>
        <w:t xml:space="preserve"> </w:t>
      </w:r>
      <w:r>
        <w:rPr>
          <w:sz w:val="16"/>
          <w:szCs w:val="16"/>
        </w:rPr>
        <w:t>A.</w:t>
      </w:r>
      <w:r>
        <w:rPr>
          <w:spacing w:val="21"/>
          <w:sz w:val="16"/>
          <w:szCs w:val="16"/>
        </w:rPr>
        <w:t xml:space="preserve"> </w:t>
      </w:r>
      <w:r>
        <w:rPr>
          <w:sz w:val="16"/>
          <w:szCs w:val="16"/>
        </w:rPr>
        <w:t>M.</w:t>
      </w:r>
      <w:r>
        <w:rPr>
          <w:spacing w:val="21"/>
          <w:sz w:val="16"/>
          <w:szCs w:val="16"/>
        </w:rPr>
        <w:t xml:space="preserve"> </w:t>
      </w:r>
      <w:r>
        <w:rPr>
          <w:sz w:val="16"/>
          <w:szCs w:val="16"/>
        </w:rPr>
        <w:t>Hill,</w:t>
      </w:r>
      <w:r>
        <w:rPr>
          <w:spacing w:val="26"/>
          <w:sz w:val="16"/>
          <w:szCs w:val="16"/>
        </w:rPr>
        <w:t xml:space="preserve"> </w:t>
      </w:r>
      <w:r>
        <w:rPr>
          <w:sz w:val="16"/>
          <w:szCs w:val="16"/>
        </w:rPr>
        <w:t>S.</w:t>
      </w:r>
      <w:r>
        <w:rPr>
          <w:spacing w:val="22"/>
          <w:sz w:val="16"/>
          <w:szCs w:val="16"/>
        </w:rPr>
        <w:t xml:space="preserve"> </w:t>
      </w:r>
      <w:r>
        <w:rPr>
          <w:sz w:val="16"/>
          <w:szCs w:val="16"/>
        </w:rPr>
        <w:t>D.</w:t>
      </w:r>
      <w:r>
        <w:rPr>
          <w:spacing w:val="21"/>
          <w:sz w:val="16"/>
          <w:szCs w:val="16"/>
        </w:rPr>
        <w:t xml:space="preserve"> </w:t>
      </w:r>
      <w:proofErr w:type="spellStart"/>
      <w:r>
        <w:rPr>
          <w:sz w:val="16"/>
          <w:szCs w:val="16"/>
        </w:rPr>
        <w:t>Masouros</w:t>
      </w:r>
      <w:proofErr w:type="spellEnd"/>
      <w:r>
        <w:rPr>
          <w:sz w:val="16"/>
          <w:szCs w:val="16"/>
        </w:rPr>
        <w:t>,</w:t>
      </w:r>
      <w:r>
        <w:rPr>
          <w:spacing w:val="22"/>
          <w:sz w:val="16"/>
          <w:szCs w:val="16"/>
        </w:rPr>
        <w:t xml:space="preserve"> </w:t>
      </w:r>
      <w:r>
        <w:rPr>
          <w:spacing w:val="-13"/>
          <w:sz w:val="16"/>
          <w:szCs w:val="16"/>
        </w:rPr>
        <w:t>F</w:t>
      </w:r>
      <w:r>
        <w:rPr>
          <w:sz w:val="16"/>
          <w:szCs w:val="16"/>
        </w:rPr>
        <w:t>.</w:t>
      </w:r>
      <w:r>
        <w:rPr>
          <w:spacing w:val="22"/>
          <w:sz w:val="16"/>
          <w:szCs w:val="16"/>
        </w:rPr>
        <w:t xml:space="preserve"> </w:t>
      </w:r>
      <w:r>
        <w:rPr>
          <w:sz w:val="16"/>
          <w:szCs w:val="16"/>
        </w:rPr>
        <w:t>Gordon,</w:t>
      </w:r>
      <w:r>
        <w:rPr>
          <w:spacing w:val="24"/>
          <w:sz w:val="16"/>
          <w:szCs w:val="16"/>
        </w:rPr>
        <w:t xml:space="preserve"> </w:t>
      </w:r>
      <w:r>
        <w:rPr>
          <w:sz w:val="16"/>
          <w:szCs w:val="16"/>
        </w:rPr>
        <w:t>J.</w:t>
      </w:r>
      <w:r>
        <w:rPr>
          <w:spacing w:val="22"/>
          <w:sz w:val="16"/>
          <w:szCs w:val="16"/>
        </w:rPr>
        <w:t xml:space="preserve"> </w:t>
      </w:r>
      <w:r>
        <w:rPr>
          <w:sz w:val="16"/>
          <w:szCs w:val="16"/>
        </w:rPr>
        <w:t>C.</w:t>
      </w:r>
      <w:r>
        <w:rPr>
          <w:spacing w:val="22"/>
          <w:sz w:val="16"/>
          <w:szCs w:val="16"/>
        </w:rPr>
        <w:t xml:space="preserve"> </w:t>
      </w:r>
      <w:r>
        <w:rPr>
          <w:sz w:val="16"/>
          <w:szCs w:val="16"/>
        </w:rPr>
        <w:t>Claspe</w:t>
      </w:r>
      <w:r>
        <w:rPr>
          <w:spacing w:val="-6"/>
          <w:sz w:val="16"/>
          <w:szCs w:val="16"/>
        </w:rPr>
        <w:t>r</w:t>
      </w:r>
      <w:r>
        <w:rPr>
          <w:sz w:val="16"/>
          <w:szCs w:val="16"/>
        </w:rPr>
        <w:t>, A.</w:t>
      </w:r>
      <w:r>
        <w:rPr>
          <w:spacing w:val="11"/>
          <w:sz w:val="16"/>
          <w:szCs w:val="16"/>
        </w:rPr>
        <w:t xml:space="preserve"> </w:t>
      </w:r>
      <w:r>
        <w:rPr>
          <w:sz w:val="16"/>
          <w:szCs w:val="16"/>
        </w:rPr>
        <w:t>M.</w:t>
      </w:r>
      <w:r>
        <w:rPr>
          <w:spacing w:val="11"/>
          <w:sz w:val="16"/>
          <w:szCs w:val="16"/>
        </w:rPr>
        <w:t xml:space="preserve"> </w:t>
      </w:r>
      <w:r>
        <w:rPr>
          <w:sz w:val="16"/>
          <w:szCs w:val="16"/>
        </w:rPr>
        <w:t>J.</w:t>
      </w:r>
      <w:r>
        <w:rPr>
          <w:spacing w:val="12"/>
          <w:sz w:val="16"/>
          <w:szCs w:val="16"/>
        </w:rPr>
        <w:t xml:space="preserve"> </w:t>
      </w:r>
      <w:r>
        <w:rPr>
          <w:sz w:val="16"/>
          <w:szCs w:val="16"/>
        </w:rPr>
        <w:t>Bull,</w:t>
      </w:r>
      <w:r>
        <w:rPr>
          <w:spacing w:val="14"/>
          <w:sz w:val="16"/>
          <w:szCs w:val="16"/>
        </w:rPr>
        <w:t xml:space="preserve"> </w:t>
      </w:r>
      <w:r>
        <w:rPr>
          <w:sz w:val="16"/>
          <w:szCs w:val="16"/>
        </w:rPr>
        <w:t>E</w:t>
      </w:r>
      <w:r>
        <w:rPr>
          <w:spacing w:val="-4"/>
          <w:sz w:val="16"/>
          <w:szCs w:val="16"/>
        </w:rPr>
        <w:t>v</w:t>
      </w:r>
      <w:r>
        <w:rPr>
          <w:sz w:val="16"/>
          <w:szCs w:val="16"/>
        </w:rPr>
        <w:t>aluating</w:t>
      </w:r>
      <w:r>
        <w:rPr>
          <w:spacing w:val="7"/>
          <w:sz w:val="16"/>
          <w:szCs w:val="16"/>
        </w:rPr>
        <w:t xml:space="preserve"> </w:t>
      </w:r>
      <w:r>
        <w:rPr>
          <w:sz w:val="16"/>
          <w:szCs w:val="16"/>
        </w:rPr>
        <w:t>the</w:t>
      </w:r>
      <w:r>
        <w:rPr>
          <w:spacing w:val="11"/>
          <w:sz w:val="16"/>
          <w:szCs w:val="16"/>
        </w:rPr>
        <w:t xml:space="preserve"> </w:t>
      </w:r>
      <w:r>
        <w:rPr>
          <w:sz w:val="16"/>
          <w:szCs w:val="16"/>
        </w:rPr>
        <w:t>effect</w:t>
      </w:r>
      <w:r>
        <w:rPr>
          <w:spacing w:val="-1"/>
          <w:sz w:val="16"/>
          <w:szCs w:val="16"/>
        </w:rPr>
        <w:t xml:space="preserve"> </w:t>
      </w:r>
      <w:r>
        <w:rPr>
          <w:sz w:val="16"/>
          <w:szCs w:val="16"/>
        </w:rPr>
        <w:t>of</w:t>
      </w:r>
      <w:r>
        <w:rPr>
          <w:spacing w:val="12"/>
          <w:sz w:val="16"/>
          <w:szCs w:val="16"/>
        </w:rPr>
        <w:t xml:space="preserve"> </w:t>
      </w:r>
      <w:r>
        <w:rPr>
          <w:spacing w:val="-2"/>
          <w:sz w:val="16"/>
          <w:szCs w:val="16"/>
        </w:rPr>
        <w:t>v</w:t>
      </w:r>
      <w:r>
        <w:rPr>
          <w:sz w:val="16"/>
          <w:szCs w:val="16"/>
        </w:rPr>
        <w:t>ehicle</w:t>
      </w:r>
      <w:r>
        <w:rPr>
          <w:spacing w:val="8"/>
          <w:sz w:val="16"/>
          <w:szCs w:val="16"/>
        </w:rPr>
        <w:t xml:space="preserve"> </w:t>
      </w:r>
      <w:r>
        <w:rPr>
          <w:sz w:val="16"/>
          <w:szCs w:val="16"/>
        </w:rPr>
        <w:t>modification</w:t>
      </w:r>
      <w:r>
        <w:rPr>
          <w:spacing w:val="-3"/>
          <w:sz w:val="16"/>
          <w:szCs w:val="16"/>
        </w:rPr>
        <w:t xml:space="preserve"> </w:t>
      </w:r>
      <w:r>
        <w:rPr>
          <w:sz w:val="16"/>
          <w:szCs w:val="16"/>
        </w:rPr>
        <w:t>in</w:t>
      </w:r>
      <w:r>
        <w:rPr>
          <w:spacing w:val="12"/>
          <w:sz w:val="16"/>
          <w:szCs w:val="16"/>
        </w:rPr>
        <w:t xml:space="preserve"> </w:t>
      </w:r>
      <w:r>
        <w:rPr>
          <w:sz w:val="16"/>
          <w:szCs w:val="16"/>
        </w:rPr>
        <w:t>reducing injuries</w:t>
      </w:r>
      <w:r>
        <w:rPr>
          <w:spacing w:val="1"/>
          <w:sz w:val="16"/>
          <w:szCs w:val="16"/>
        </w:rPr>
        <w:t xml:space="preserve"> </w:t>
      </w:r>
      <w:r>
        <w:rPr>
          <w:sz w:val="16"/>
          <w:szCs w:val="16"/>
        </w:rPr>
        <w:t>from</w:t>
      </w:r>
      <w:r>
        <w:rPr>
          <w:spacing w:val="3"/>
          <w:sz w:val="16"/>
          <w:szCs w:val="16"/>
        </w:rPr>
        <w:t xml:space="preserve"> </w:t>
      </w:r>
      <w:r>
        <w:rPr>
          <w:sz w:val="16"/>
          <w:szCs w:val="16"/>
        </w:rPr>
        <w:t>landmine blasts.</w:t>
      </w:r>
      <w:r>
        <w:rPr>
          <w:spacing w:val="2"/>
          <w:sz w:val="16"/>
          <w:szCs w:val="16"/>
        </w:rPr>
        <w:t xml:space="preserve"> </w:t>
      </w:r>
      <w:r>
        <w:rPr>
          <w:sz w:val="16"/>
          <w:szCs w:val="16"/>
        </w:rPr>
        <w:t>An</w:t>
      </w:r>
      <w:r>
        <w:rPr>
          <w:spacing w:val="4"/>
          <w:sz w:val="16"/>
          <w:szCs w:val="16"/>
        </w:rPr>
        <w:t xml:space="preserve"> </w:t>
      </w:r>
      <w:r>
        <w:rPr>
          <w:sz w:val="16"/>
          <w:szCs w:val="16"/>
        </w:rPr>
        <w:t>analysis</w:t>
      </w:r>
      <w:r>
        <w:rPr>
          <w:spacing w:val="1"/>
          <w:sz w:val="16"/>
          <w:szCs w:val="16"/>
        </w:rPr>
        <w:t xml:space="preserve"> </w:t>
      </w:r>
      <w:r>
        <w:rPr>
          <w:sz w:val="16"/>
          <w:szCs w:val="16"/>
        </w:rPr>
        <w:t>of</w:t>
      </w:r>
      <w:r>
        <w:rPr>
          <w:spacing w:val="5"/>
          <w:sz w:val="16"/>
          <w:szCs w:val="16"/>
        </w:rPr>
        <w:t xml:space="preserve"> </w:t>
      </w:r>
      <w:r>
        <w:rPr>
          <w:sz w:val="16"/>
          <w:szCs w:val="16"/>
        </w:rPr>
        <w:t>2212</w:t>
      </w:r>
      <w:r>
        <w:rPr>
          <w:spacing w:val="3"/>
          <w:sz w:val="16"/>
          <w:szCs w:val="16"/>
        </w:rPr>
        <w:t xml:space="preserve"> </w:t>
      </w:r>
      <w:r>
        <w:rPr>
          <w:sz w:val="16"/>
          <w:szCs w:val="16"/>
        </w:rPr>
        <w:t>incidents and</w:t>
      </w:r>
      <w:r>
        <w:rPr>
          <w:spacing w:val="4"/>
          <w:sz w:val="16"/>
          <w:szCs w:val="16"/>
        </w:rPr>
        <w:t xml:space="preserve"> </w:t>
      </w:r>
      <w:r>
        <w:rPr>
          <w:sz w:val="16"/>
          <w:szCs w:val="16"/>
        </w:rPr>
        <w:t>its</w:t>
      </w:r>
      <w:r>
        <w:rPr>
          <w:spacing w:val="4"/>
          <w:sz w:val="16"/>
          <w:szCs w:val="16"/>
        </w:rPr>
        <w:t xml:space="preserve"> </w:t>
      </w:r>
      <w:proofErr w:type="spellStart"/>
      <w:r>
        <w:rPr>
          <w:sz w:val="16"/>
          <w:szCs w:val="16"/>
        </w:rPr>
        <w:t>ap</w:t>
      </w:r>
      <w:proofErr w:type="spellEnd"/>
      <w:r>
        <w:rPr>
          <w:sz w:val="16"/>
          <w:szCs w:val="16"/>
        </w:rPr>
        <w:t xml:space="preserve">- </w:t>
      </w:r>
      <w:proofErr w:type="spellStart"/>
      <w:r>
        <w:rPr>
          <w:sz w:val="16"/>
          <w:szCs w:val="16"/>
        </w:rPr>
        <w:t>plication</w:t>
      </w:r>
      <w:proofErr w:type="spellEnd"/>
      <w:r>
        <w:rPr>
          <w:spacing w:val="8"/>
          <w:sz w:val="16"/>
          <w:szCs w:val="16"/>
        </w:rPr>
        <w:t xml:space="preserve"> </w:t>
      </w:r>
      <w:r>
        <w:rPr>
          <w:sz w:val="16"/>
          <w:szCs w:val="16"/>
        </w:rPr>
        <w:t>for</w:t>
      </w:r>
      <w:r>
        <w:rPr>
          <w:spacing w:val="12"/>
          <w:sz w:val="16"/>
          <w:szCs w:val="16"/>
        </w:rPr>
        <w:t xml:space="preserve"> </w:t>
      </w:r>
      <w:r>
        <w:rPr>
          <w:sz w:val="16"/>
          <w:szCs w:val="16"/>
        </w:rPr>
        <w:t>humanitarian</w:t>
      </w:r>
      <w:r>
        <w:rPr>
          <w:spacing w:val="6"/>
          <w:sz w:val="16"/>
          <w:szCs w:val="16"/>
        </w:rPr>
        <w:t xml:space="preserve"> </w:t>
      </w:r>
      <w:proofErr w:type="gramStart"/>
      <w:r>
        <w:rPr>
          <w:sz w:val="16"/>
          <w:szCs w:val="16"/>
        </w:rPr>
        <w:t>purposes.,</w:t>
      </w:r>
      <w:proofErr w:type="gramEnd"/>
      <w:r>
        <w:rPr>
          <w:spacing w:val="10"/>
          <w:sz w:val="16"/>
          <w:szCs w:val="16"/>
        </w:rPr>
        <w:t xml:space="preserve"> </w:t>
      </w:r>
      <w:r>
        <w:rPr>
          <w:sz w:val="16"/>
          <w:szCs w:val="16"/>
        </w:rPr>
        <w:t>Accident;</w:t>
      </w:r>
      <w:r>
        <w:rPr>
          <w:spacing w:val="15"/>
          <w:sz w:val="16"/>
          <w:szCs w:val="16"/>
        </w:rPr>
        <w:t xml:space="preserve"> </w:t>
      </w:r>
      <w:r>
        <w:rPr>
          <w:sz w:val="16"/>
          <w:szCs w:val="16"/>
        </w:rPr>
        <w:t>analysis</w:t>
      </w:r>
      <w:r>
        <w:rPr>
          <w:spacing w:val="9"/>
          <w:sz w:val="16"/>
          <w:szCs w:val="16"/>
        </w:rPr>
        <w:t xml:space="preserve"> </w:t>
      </w:r>
      <w:r>
        <w:rPr>
          <w:sz w:val="16"/>
          <w:szCs w:val="16"/>
        </w:rPr>
        <w:t>and</w:t>
      </w:r>
      <w:r>
        <w:rPr>
          <w:spacing w:val="12"/>
          <w:sz w:val="16"/>
          <w:szCs w:val="16"/>
        </w:rPr>
        <w:t xml:space="preserve"> </w:t>
      </w:r>
      <w:r>
        <w:rPr>
          <w:sz w:val="16"/>
          <w:szCs w:val="16"/>
        </w:rPr>
        <w:t>pr</w:t>
      </w:r>
      <w:r>
        <w:rPr>
          <w:spacing w:val="-4"/>
          <w:sz w:val="16"/>
          <w:szCs w:val="16"/>
        </w:rPr>
        <w:t>e</w:t>
      </w:r>
      <w:r>
        <w:rPr>
          <w:spacing w:val="-2"/>
          <w:sz w:val="16"/>
          <w:szCs w:val="16"/>
        </w:rPr>
        <w:t>v</w:t>
      </w:r>
      <w:r>
        <w:rPr>
          <w:sz w:val="16"/>
          <w:szCs w:val="16"/>
        </w:rPr>
        <w:t>ention</w:t>
      </w:r>
    </w:p>
    <w:p w:rsidR="00731615" w:rsidRDefault="00EE1D9C">
      <w:pPr>
        <w:ind w:left="365"/>
        <w:rPr>
          <w:sz w:val="16"/>
          <w:szCs w:val="16"/>
        </w:rPr>
      </w:pPr>
      <w:r>
        <w:rPr>
          <w:sz w:val="16"/>
          <w:szCs w:val="16"/>
        </w:rPr>
        <w:t>43</w:t>
      </w:r>
      <w:r>
        <w:rPr>
          <w:spacing w:val="-2"/>
          <w:sz w:val="16"/>
          <w:szCs w:val="16"/>
        </w:rPr>
        <w:t xml:space="preserve"> </w:t>
      </w:r>
      <w:r>
        <w:rPr>
          <w:sz w:val="16"/>
          <w:szCs w:val="16"/>
        </w:rPr>
        <w:t>(5)</w:t>
      </w:r>
      <w:r>
        <w:rPr>
          <w:spacing w:val="-2"/>
          <w:sz w:val="16"/>
          <w:szCs w:val="16"/>
        </w:rPr>
        <w:t xml:space="preserve"> </w:t>
      </w:r>
      <w:r>
        <w:rPr>
          <w:sz w:val="16"/>
          <w:szCs w:val="16"/>
        </w:rPr>
        <w:t>(2011)</w:t>
      </w:r>
      <w:r>
        <w:rPr>
          <w:spacing w:val="-4"/>
          <w:sz w:val="16"/>
          <w:szCs w:val="16"/>
        </w:rPr>
        <w:t xml:space="preserve"> </w:t>
      </w:r>
      <w:r>
        <w:rPr>
          <w:sz w:val="16"/>
          <w:szCs w:val="16"/>
        </w:rPr>
        <w:t>1878–86.</w:t>
      </w:r>
      <w:r>
        <w:rPr>
          <w:spacing w:val="11"/>
          <w:sz w:val="16"/>
          <w:szCs w:val="16"/>
        </w:rPr>
        <w:t xml:space="preserve"> </w:t>
      </w:r>
      <w:r>
        <w:rPr>
          <w:sz w:val="16"/>
          <w:szCs w:val="16"/>
        </w:rPr>
        <w:t>doi:10.1016/j.aap.2011.04.030.</w:t>
      </w:r>
    </w:p>
    <w:p w:rsidR="00731615" w:rsidRDefault="00EE1D9C">
      <w:pPr>
        <w:spacing w:line="180" w:lineRule="exact"/>
        <w:ind w:left="365"/>
        <w:rPr>
          <w:rFonts w:ascii="BatangChe" w:eastAsia="BatangChe" w:hAnsi="BatangChe" w:cs="BatangChe"/>
          <w:sz w:val="16"/>
          <w:szCs w:val="16"/>
        </w:rPr>
      </w:pPr>
      <w:r>
        <w:rPr>
          <w:sz w:val="16"/>
          <w:szCs w:val="16"/>
        </w:rPr>
        <w:t>URL</w:t>
      </w:r>
      <w:r>
        <w:rPr>
          <w:spacing w:val="-3"/>
          <w:sz w:val="16"/>
          <w:szCs w:val="16"/>
        </w:rPr>
        <w:t xml:space="preserve"> </w:t>
      </w:r>
      <w:hyperlink r:id="rId20">
        <w:r>
          <w:rPr>
            <w:rFonts w:ascii="BatangChe" w:eastAsia="BatangChe" w:hAnsi="BatangChe" w:cs="BatangChe"/>
            <w:w w:val="105"/>
            <w:sz w:val="16"/>
            <w:szCs w:val="16"/>
          </w:rPr>
          <w:t>http://www.ncbi.nlm.nih.gov/pubmed</w:t>
        </w:r>
        <w:r>
          <w:rPr>
            <w:rFonts w:ascii="BatangChe" w:eastAsia="BatangChe" w:hAnsi="BatangChe" w:cs="BatangChe"/>
            <w:spacing w:val="1"/>
            <w:w w:val="105"/>
            <w:sz w:val="16"/>
            <w:szCs w:val="16"/>
          </w:rPr>
          <w:t>/</w:t>
        </w:r>
        <w:r>
          <w:rPr>
            <w:rFonts w:ascii="BatangChe" w:eastAsia="BatangChe" w:hAnsi="BatangChe" w:cs="BatangChe"/>
            <w:w w:val="105"/>
            <w:sz w:val="16"/>
            <w:szCs w:val="16"/>
          </w:rPr>
          <w:t>21658517</w:t>
        </w:r>
      </w:hyperlink>
    </w:p>
    <w:p w:rsidR="00731615" w:rsidRDefault="00EE1D9C">
      <w:pPr>
        <w:spacing w:before="5" w:line="246" w:lineRule="auto"/>
        <w:ind w:left="365" w:right="305" w:hanging="286"/>
        <w:jc w:val="both"/>
        <w:rPr>
          <w:sz w:val="16"/>
          <w:szCs w:val="16"/>
        </w:rPr>
      </w:pPr>
      <w:r>
        <w:rPr>
          <w:sz w:val="16"/>
          <w:szCs w:val="16"/>
        </w:rPr>
        <w:t>[6</w:t>
      </w:r>
      <w:proofErr w:type="gramStart"/>
      <w:r>
        <w:rPr>
          <w:sz w:val="16"/>
          <w:szCs w:val="16"/>
        </w:rPr>
        <w:t xml:space="preserve">] </w:t>
      </w:r>
      <w:r>
        <w:rPr>
          <w:spacing w:val="18"/>
          <w:sz w:val="16"/>
          <w:szCs w:val="16"/>
        </w:rPr>
        <w:t xml:space="preserve"> </w:t>
      </w:r>
      <w:r>
        <w:rPr>
          <w:sz w:val="16"/>
          <w:szCs w:val="16"/>
        </w:rPr>
        <w:t>A</w:t>
      </w:r>
      <w:proofErr w:type="gramEnd"/>
      <w:r>
        <w:rPr>
          <w:sz w:val="16"/>
          <w:szCs w:val="16"/>
        </w:rPr>
        <w:t>.</w:t>
      </w:r>
      <w:r>
        <w:rPr>
          <w:spacing w:val="4"/>
          <w:sz w:val="16"/>
          <w:szCs w:val="16"/>
        </w:rPr>
        <w:t xml:space="preserve"> </w:t>
      </w:r>
      <w:r>
        <w:rPr>
          <w:sz w:val="16"/>
          <w:szCs w:val="16"/>
        </w:rPr>
        <w:t>Morse,</w:t>
      </w:r>
      <w:r>
        <w:rPr>
          <w:spacing w:val="3"/>
          <w:sz w:val="16"/>
          <w:szCs w:val="16"/>
        </w:rPr>
        <w:t xml:space="preserve"> </w:t>
      </w:r>
      <w:r>
        <w:rPr>
          <w:sz w:val="16"/>
          <w:szCs w:val="16"/>
        </w:rPr>
        <w:t>The</w:t>
      </w:r>
      <w:r>
        <w:rPr>
          <w:spacing w:val="3"/>
          <w:sz w:val="16"/>
          <w:szCs w:val="16"/>
        </w:rPr>
        <w:t xml:space="preserve"> </w:t>
      </w:r>
      <w:r>
        <w:rPr>
          <w:sz w:val="16"/>
          <w:szCs w:val="16"/>
        </w:rPr>
        <w:t>cost-effect</w:t>
      </w:r>
      <w:r>
        <w:rPr>
          <w:spacing w:val="-4"/>
          <w:sz w:val="16"/>
          <w:szCs w:val="16"/>
        </w:rPr>
        <w:t>i</w:t>
      </w:r>
      <w:r>
        <w:rPr>
          <w:spacing w:val="-2"/>
          <w:sz w:val="16"/>
          <w:szCs w:val="16"/>
        </w:rPr>
        <w:t>v</w:t>
      </w:r>
      <w:r>
        <w:rPr>
          <w:sz w:val="16"/>
          <w:szCs w:val="16"/>
        </w:rPr>
        <w:t>e</w:t>
      </w:r>
      <w:r>
        <w:rPr>
          <w:spacing w:val="-13"/>
          <w:sz w:val="16"/>
          <w:szCs w:val="16"/>
        </w:rPr>
        <w:t xml:space="preserve"> </w:t>
      </w:r>
      <w:r>
        <w:rPr>
          <w:sz w:val="16"/>
          <w:szCs w:val="16"/>
        </w:rPr>
        <w:t>del</w:t>
      </w:r>
      <w:r>
        <w:rPr>
          <w:spacing w:val="-4"/>
          <w:sz w:val="16"/>
          <w:szCs w:val="16"/>
        </w:rPr>
        <w:t>i</w:t>
      </w:r>
      <w:r>
        <w:rPr>
          <w:spacing w:val="-2"/>
          <w:sz w:val="16"/>
          <w:szCs w:val="16"/>
        </w:rPr>
        <w:t>v</w:t>
      </w:r>
      <w:r>
        <w:rPr>
          <w:sz w:val="16"/>
          <w:szCs w:val="16"/>
        </w:rPr>
        <w:t>ery</w:t>
      </w:r>
      <w:r>
        <w:rPr>
          <w:spacing w:val="1"/>
          <w:sz w:val="16"/>
          <w:szCs w:val="16"/>
        </w:rPr>
        <w:t xml:space="preserve"> </w:t>
      </w:r>
      <w:r>
        <w:rPr>
          <w:sz w:val="16"/>
          <w:szCs w:val="16"/>
        </w:rPr>
        <w:t>of</w:t>
      </w:r>
      <w:r>
        <w:rPr>
          <w:spacing w:val="5"/>
          <w:sz w:val="16"/>
          <w:szCs w:val="16"/>
        </w:rPr>
        <w:t xml:space="preserve"> </w:t>
      </w:r>
      <w:r>
        <w:rPr>
          <w:sz w:val="16"/>
          <w:szCs w:val="16"/>
        </w:rPr>
        <w:t>an</w:t>
      </w:r>
      <w:r>
        <w:rPr>
          <w:spacing w:val="4"/>
          <w:sz w:val="16"/>
          <w:szCs w:val="16"/>
        </w:rPr>
        <w:t xml:space="preserve"> </w:t>
      </w:r>
      <w:proofErr w:type="spellStart"/>
      <w:r>
        <w:rPr>
          <w:sz w:val="16"/>
          <w:szCs w:val="16"/>
        </w:rPr>
        <w:t>armoured</w:t>
      </w:r>
      <w:proofErr w:type="spellEnd"/>
      <w:r>
        <w:rPr>
          <w:sz w:val="16"/>
          <w:szCs w:val="16"/>
        </w:rPr>
        <w:t xml:space="preserve"> </w:t>
      </w:r>
      <w:r>
        <w:rPr>
          <w:spacing w:val="-2"/>
          <w:sz w:val="16"/>
          <w:szCs w:val="16"/>
        </w:rPr>
        <w:t>v</w:t>
      </w:r>
      <w:r>
        <w:rPr>
          <w:sz w:val="16"/>
          <w:szCs w:val="16"/>
        </w:rPr>
        <w:t>ehicle</w:t>
      </w:r>
      <w:r>
        <w:rPr>
          <w:spacing w:val="1"/>
          <w:sz w:val="16"/>
          <w:szCs w:val="16"/>
        </w:rPr>
        <w:t xml:space="preserve"> </w:t>
      </w:r>
      <w:r>
        <w:rPr>
          <w:sz w:val="16"/>
          <w:szCs w:val="16"/>
        </w:rPr>
        <w:t xml:space="preserve">capability, </w:t>
      </w:r>
      <w:r>
        <w:rPr>
          <w:spacing w:val="-11"/>
          <w:sz w:val="16"/>
          <w:szCs w:val="16"/>
        </w:rPr>
        <w:t>T</w:t>
      </w:r>
      <w:r>
        <w:rPr>
          <w:sz w:val="16"/>
          <w:szCs w:val="16"/>
        </w:rPr>
        <w:t>ech.</w:t>
      </w:r>
      <w:r>
        <w:rPr>
          <w:spacing w:val="-4"/>
          <w:sz w:val="16"/>
          <w:szCs w:val="16"/>
        </w:rPr>
        <w:t xml:space="preserve"> </w:t>
      </w:r>
      <w:r>
        <w:rPr>
          <w:sz w:val="16"/>
          <w:szCs w:val="16"/>
        </w:rPr>
        <w:t>rep.</w:t>
      </w:r>
      <w:r>
        <w:rPr>
          <w:spacing w:val="-2"/>
          <w:sz w:val="16"/>
          <w:szCs w:val="16"/>
        </w:rPr>
        <w:t xml:space="preserve"> </w:t>
      </w:r>
      <w:r>
        <w:rPr>
          <w:sz w:val="16"/>
          <w:szCs w:val="16"/>
        </w:rPr>
        <w:t>(2011).</w:t>
      </w:r>
    </w:p>
    <w:p w:rsidR="00731615" w:rsidRDefault="00EE1D9C">
      <w:pPr>
        <w:spacing w:line="246" w:lineRule="auto"/>
        <w:ind w:left="365" w:right="305" w:hanging="285"/>
        <w:jc w:val="both"/>
        <w:rPr>
          <w:sz w:val="16"/>
          <w:szCs w:val="16"/>
        </w:rPr>
      </w:pPr>
      <w:r>
        <w:rPr>
          <w:sz w:val="16"/>
          <w:szCs w:val="16"/>
        </w:rPr>
        <w:t>[7]</w:t>
      </w:r>
      <w:r>
        <w:rPr>
          <w:spacing w:val="17"/>
          <w:sz w:val="16"/>
          <w:szCs w:val="16"/>
        </w:rPr>
        <w:t xml:space="preserve"> </w:t>
      </w:r>
      <w:r>
        <w:rPr>
          <w:sz w:val="16"/>
          <w:szCs w:val="16"/>
        </w:rPr>
        <w:t>B.</w:t>
      </w:r>
      <w:r>
        <w:rPr>
          <w:spacing w:val="5"/>
          <w:sz w:val="16"/>
          <w:szCs w:val="16"/>
        </w:rPr>
        <w:t xml:space="preserve"> </w:t>
      </w:r>
      <w:r>
        <w:rPr>
          <w:sz w:val="16"/>
          <w:szCs w:val="16"/>
        </w:rPr>
        <w:t>a.</w:t>
      </w:r>
      <w:r>
        <w:rPr>
          <w:spacing w:val="6"/>
          <w:sz w:val="16"/>
          <w:szCs w:val="16"/>
        </w:rPr>
        <w:t xml:space="preserve"> </w:t>
      </w:r>
      <w:r>
        <w:rPr>
          <w:sz w:val="16"/>
          <w:szCs w:val="16"/>
        </w:rPr>
        <w:t>Mc</w:t>
      </w:r>
      <w:r>
        <w:rPr>
          <w:spacing w:val="-6"/>
          <w:sz w:val="16"/>
          <w:szCs w:val="16"/>
        </w:rPr>
        <w:t>W</w:t>
      </w:r>
      <w:r>
        <w:rPr>
          <w:sz w:val="16"/>
          <w:szCs w:val="16"/>
        </w:rPr>
        <w:t>illiams,</w:t>
      </w:r>
      <w:r>
        <w:rPr>
          <w:spacing w:val="10"/>
          <w:sz w:val="16"/>
          <w:szCs w:val="16"/>
        </w:rPr>
        <w:t xml:space="preserve"> </w:t>
      </w:r>
      <w:r>
        <w:rPr>
          <w:sz w:val="16"/>
          <w:szCs w:val="16"/>
        </w:rPr>
        <w:t>J.</w:t>
      </w:r>
      <w:r>
        <w:rPr>
          <w:spacing w:val="6"/>
          <w:sz w:val="16"/>
          <w:szCs w:val="16"/>
        </w:rPr>
        <w:t xml:space="preserve"> </w:t>
      </w:r>
      <w:r>
        <w:rPr>
          <w:sz w:val="16"/>
          <w:szCs w:val="16"/>
        </w:rPr>
        <w:t>H.</w:t>
      </w:r>
      <w:r>
        <w:rPr>
          <w:spacing w:val="5"/>
          <w:sz w:val="16"/>
          <w:szCs w:val="16"/>
        </w:rPr>
        <w:t xml:space="preserve"> </w:t>
      </w:r>
      <w:r>
        <w:rPr>
          <w:spacing w:val="-18"/>
          <w:sz w:val="16"/>
          <w:szCs w:val="16"/>
        </w:rPr>
        <w:t>Y</w:t>
      </w:r>
      <w:r>
        <w:rPr>
          <w:sz w:val="16"/>
          <w:szCs w:val="16"/>
        </w:rPr>
        <w:t>u,</w:t>
      </w:r>
      <w:r>
        <w:rPr>
          <w:spacing w:val="16"/>
          <w:sz w:val="16"/>
          <w:szCs w:val="16"/>
        </w:rPr>
        <w:t xml:space="preserve"> </w:t>
      </w:r>
      <w:r>
        <w:rPr>
          <w:sz w:val="16"/>
          <w:szCs w:val="16"/>
        </w:rPr>
        <w:t>C.-</w:t>
      </w:r>
      <w:r>
        <w:rPr>
          <w:spacing w:val="-13"/>
          <w:sz w:val="16"/>
          <w:szCs w:val="16"/>
        </w:rPr>
        <w:t>F</w:t>
      </w:r>
      <w:r>
        <w:rPr>
          <w:sz w:val="16"/>
          <w:szCs w:val="16"/>
        </w:rPr>
        <w:t>.</w:t>
      </w:r>
      <w:r>
        <w:rPr>
          <w:spacing w:val="3"/>
          <w:sz w:val="16"/>
          <w:szCs w:val="16"/>
        </w:rPr>
        <w:t xml:space="preserve"> </w:t>
      </w:r>
      <w:r>
        <w:rPr>
          <w:spacing w:val="-16"/>
          <w:sz w:val="16"/>
          <w:szCs w:val="16"/>
        </w:rPr>
        <w:t>Y</w:t>
      </w:r>
      <w:r>
        <w:rPr>
          <w:sz w:val="16"/>
          <w:szCs w:val="16"/>
        </w:rPr>
        <w:t>en,</w:t>
      </w:r>
      <w:r>
        <w:rPr>
          <w:spacing w:val="16"/>
          <w:sz w:val="16"/>
          <w:szCs w:val="16"/>
        </w:rPr>
        <w:t xml:space="preserve"> </w:t>
      </w:r>
      <w:r>
        <w:rPr>
          <w:sz w:val="16"/>
          <w:szCs w:val="16"/>
        </w:rPr>
        <w:t xml:space="preserve">Numerical simulation and </w:t>
      </w:r>
      <w:r>
        <w:rPr>
          <w:spacing w:val="-2"/>
          <w:sz w:val="16"/>
          <w:szCs w:val="16"/>
        </w:rPr>
        <w:t>e</w:t>
      </w:r>
      <w:r>
        <w:rPr>
          <w:sz w:val="16"/>
          <w:szCs w:val="16"/>
        </w:rPr>
        <w:t>xperimental</w:t>
      </w:r>
      <w:r>
        <w:rPr>
          <w:spacing w:val="-3"/>
          <w:sz w:val="16"/>
          <w:szCs w:val="16"/>
        </w:rPr>
        <w:t xml:space="preserve"> </w:t>
      </w:r>
      <w:r>
        <w:rPr>
          <w:sz w:val="16"/>
          <w:szCs w:val="16"/>
        </w:rPr>
        <w:t>characterization</w:t>
      </w:r>
      <w:r>
        <w:rPr>
          <w:spacing w:val="-4"/>
          <w:sz w:val="16"/>
          <w:szCs w:val="16"/>
        </w:rPr>
        <w:t xml:space="preserve"> </w:t>
      </w:r>
      <w:r>
        <w:rPr>
          <w:sz w:val="16"/>
          <w:szCs w:val="16"/>
        </w:rPr>
        <w:t>of</w:t>
      </w:r>
      <w:r>
        <w:rPr>
          <w:spacing w:val="4"/>
          <w:sz w:val="16"/>
          <w:szCs w:val="16"/>
        </w:rPr>
        <w:t xml:space="preserve"> </w:t>
      </w:r>
      <w:r>
        <w:rPr>
          <w:sz w:val="16"/>
          <w:szCs w:val="16"/>
        </w:rPr>
        <w:t>friction</w:t>
      </w:r>
      <w:r>
        <w:rPr>
          <w:spacing w:val="1"/>
          <w:sz w:val="16"/>
          <w:szCs w:val="16"/>
        </w:rPr>
        <w:t xml:space="preserve"> </w:t>
      </w:r>
      <w:r>
        <w:rPr>
          <w:sz w:val="16"/>
          <w:szCs w:val="16"/>
        </w:rPr>
        <w:t>stir</w:t>
      </w:r>
      <w:r>
        <w:rPr>
          <w:spacing w:val="3"/>
          <w:sz w:val="16"/>
          <w:szCs w:val="16"/>
        </w:rPr>
        <w:t xml:space="preserve"> </w:t>
      </w:r>
      <w:r>
        <w:rPr>
          <w:sz w:val="16"/>
          <w:szCs w:val="16"/>
        </w:rPr>
        <w:t>welding</w:t>
      </w:r>
      <w:r>
        <w:rPr>
          <w:spacing w:val="1"/>
          <w:sz w:val="16"/>
          <w:szCs w:val="16"/>
        </w:rPr>
        <w:t xml:space="preserve"> </w:t>
      </w:r>
      <w:r>
        <w:rPr>
          <w:sz w:val="16"/>
          <w:szCs w:val="16"/>
        </w:rPr>
        <w:t>on</w:t>
      </w:r>
      <w:r>
        <w:rPr>
          <w:spacing w:val="3"/>
          <w:sz w:val="16"/>
          <w:szCs w:val="16"/>
        </w:rPr>
        <w:t xml:space="preserve"> </w:t>
      </w:r>
      <w:r>
        <w:rPr>
          <w:sz w:val="16"/>
          <w:szCs w:val="16"/>
        </w:rPr>
        <w:t>thick</w:t>
      </w:r>
      <w:r>
        <w:rPr>
          <w:spacing w:val="3"/>
          <w:sz w:val="16"/>
          <w:szCs w:val="16"/>
        </w:rPr>
        <w:t xml:space="preserve"> </w:t>
      </w:r>
      <w:r>
        <w:rPr>
          <w:sz w:val="16"/>
          <w:szCs w:val="16"/>
        </w:rPr>
        <w:t>aluminum all</w:t>
      </w:r>
      <w:r>
        <w:rPr>
          <w:spacing w:val="-2"/>
          <w:sz w:val="16"/>
          <w:szCs w:val="16"/>
        </w:rPr>
        <w:t>o</w:t>
      </w:r>
      <w:r>
        <w:rPr>
          <w:sz w:val="16"/>
          <w:szCs w:val="16"/>
        </w:rPr>
        <w:t>y</w:t>
      </w:r>
      <w:r>
        <w:rPr>
          <w:spacing w:val="5"/>
          <w:sz w:val="16"/>
          <w:szCs w:val="16"/>
        </w:rPr>
        <w:t xml:space="preserve"> </w:t>
      </w:r>
      <w:r>
        <w:rPr>
          <w:sz w:val="16"/>
          <w:szCs w:val="16"/>
        </w:rPr>
        <w:t>AA2139-T8 plates,</w:t>
      </w:r>
      <w:r>
        <w:rPr>
          <w:spacing w:val="12"/>
          <w:sz w:val="16"/>
          <w:szCs w:val="16"/>
        </w:rPr>
        <w:t xml:space="preserve"> </w:t>
      </w:r>
      <w:r>
        <w:rPr>
          <w:sz w:val="16"/>
          <w:szCs w:val="16"/>
        </w:rPr>
        <w:t>Materials</w:t>
      </w:r>
      <w:r>
        <w:rPr>
          <w:spacing w:val="2"/>
          <w:sz w:val="16"/>
          <w:szCs w:val="16"/>
        </w:rPr>
        <w:t xml:space="preserve"> </w:t>
      </w:r>
      <w:r>
        <w:rPr>
          <w:sz w:val="16"/>
          <w:szCs w:val="16"/>
        </w:rPr>
        <w:t>Science</w:t>
      </w:r>
      <w:r>
        <w:rPr>
          <w:spacing w:val="3"/>
          <w:sz w:val="16"/>
          <w:szCs w:val="16"/>
        </w:rPr>
        <w:t xml:space="preserve"> </w:t>
      </w:r>
      <w:r>
        <w:rPr>
          <w:sz w:val="16"/>
          <w:szCs w:val="16"/>
        </w:rPr>
        <w:t>and</w:t>
      </w:r>
      <w:r>
        <w:rPr>
          <w:spacing w:val="6"/>
          <w:sz w:val="16"/>
          <w:szCs w:val="16"/>
        </w:rPr>
        <w:t xml:space="preserve"> </w:t>
      </w:r>
      <w:r>
        <w:rPr>
          <w:sz w:val="16"/>
          <w:szCs w:val="16"/>
        </w:rPr>
        <w:t xml:space="preserve">Engineering: </w:t>
      </w:r>
      <w:r>
        <w:rPr>
          <w:spacing w:val="3"/>
          <w:sz w:val="16"/>
          <w:szCs w:val="16"/>
        </w:rPr>
        <w:t xml:space="preserve"> </w:t>
      </w:r>
      <w:r>
        <w:rPr>
          <w:sz w:val="16"/>
          <w:szCs w:val="16"/>
        </w:rPr>
        <w:t>A</w:t>
      </w:r>
      <w:r>
        <w:rPr>
          <w:spacing w:val="7"/>
          <w:sz w:val="16"/>
          <w:szCs w:val="16"/>
        </w:rPr>
        <w:t xml:space="preserve"> </w:t>
      </w:r>
      <w:r>
        <w:rPr>
          <w:sz w:val="16"/>
          <w:szCs w:val="16"/>
        </w:rPr>
        <w:t>585 (2013)</w:t>
      </w:r>
      <w:r>
        <w:rPr>
          <w:spacing w:val="-4"/>
          <w:sz w:val="16"/>
          <w:szCs w:val="16"/>
        </w:rPr>
        <w:t xml:space="preserve"> </w:t>
      </w:r>
      <w:r>
        <w:rPr>
          <w:sz w:val="16"/>
          <w:szCs w:val="16"/>
        </w:rPr>
        <w:t>243–252.</w:t>
      </w:r>
      <w:r>
        <w:rPr>
          <w:spacing w:val="11"/>
          <w:sz w:val="16"/>
          <w:szCs w:val="16"/>
        </w:rPr>
        <w:t xml:space="preserve"> </w:t>
      </w:r>
      <w:r>
        <w:rPr>
          <w:sz w:val="16"/>
          <w:szCs w:val="16"/>
        </w:rPr>
        <w:t>doi:10.1016/j.msea.2013.07.073.</w:t>
      </w:r>
    </w:p>
    <w:p w:rsidR="00731615" w:rsidRDefault="00EE1D9C">
      <w:pPr>
        <w:spacing w:line="180" w:lineRule="exact"/>
        <w:ind w:left="365"/>
        <w:rPr>
          <w:rFonts w:ascii="BatangChe" w:eastAsia="BatangChe" w:hAnsi="BatangChe" w:cs="BatangChe"/>
          <w:sz w:val="16"/>
          <w:szCs w:val="16"/>
        </w:rPr>
      </w:pPr>
      <w:r>
        <w:rPr>
          <w:sz w:val="16"/>
          <w:szCs w:val="16"/>
        </w:rPr>
        <w:t xml:space="preserve">URL              </w:t>
      </w:r>
      <w:r>
        <w:rPr>
          <w:spacing w:val="8"/>
          <w:sz w:val="16"/>
          <w:szCs w:val="16"/>
        </w:rPr>
        <w:t xml:space="preserve"> </w:t>
      </w:r>
      <w:hyperlink r:id="rId21">
        <w:r>
          <w:rPr>
            <w:rFonts w:ascii="BatangChe" w:eastAsia="BatangChe" w:hAnsi="BatangChe" w:cs="BatangChe"/>
            <w:w w:val="105"/>
            <w:sz w:val="16"/>
            <w:szCs w:val="16"/>
          </w:rPr>
          <w:t>http://linkinghub.elsevier.com/ret</w:t>
        </w:r>
        <w:r>
          <w:rPr>
            <w:rFonts w:ascii="BatangChe" w:eastAsia="BatangChe" w:hAnsi="BatangChe" w:cs="BatangChe"/>
            <w:spacing w:val="1"/>
            <w:w w:val="105"/>
            <w:sz w:val="16"/>
            <w:szCs w:val="16"/>
          </w:rPr>
          <w:t>r</w:t>
        </w:r>
        <w:r>
          <w:rPr>
            <w:rFonts w:ascii="BatangChe" w:eastAsia="BatangChe" w:hAnsi="BatangChe" w:cs="BatangChe"/>
            <w:w w:val="105"/>
            <w:sz w:val="16"/>
            <w:szCs w:val="16"/>
          </w:rPr>
          <w:t>ieve/pii/</w:t>
        </w:r>
      </w:hyperlink>
    </w:p>
    <w:p w:rsidR="00731615" w:rsidRDefault="00EE1D9C">
      <w:pPr>
        <w:spacing w:line="160" w:lineRule="exact"/>
        <w:ind w:left="365"/>
        <w:rPr>
          <w:rFonts w:ascii="BatangChe" w:eastAsia="BatangChe" w:hAnsi="BatangChe" w:cs="BatangChe"/>
          <w:sz w:val="16"/>
          <w:szCs w:val="16"/>
        </w:rPr>
      </w:pPr>
      <w:r>
        <w:rPr>
          <w:rFonts w:ascii="BatangChe" w:eastAsia="BatangChe" w:hAnsi="BatangChe" w:cs="BatangChe"/>
          <w:w w:val="105"/>
          <w:position w:val="-1"/>
          <w:sz w:val="16"/>
          <w:szCs w:val="16"/>
        </w:rPr>
        <w:t>S0921509313008435</w:t>
      </w:r>
    </w:p>
    <w:p w:rsidR="00731615" w:rsidRDefault="00EE1D9C">
      <w:pPr>
        <w:spacing w:before="17" w:line="246" w:lineRule="auto"/>
        <w:ind w:left="365" w:right="305" w:hanging="285"/>
        <w:jc w:val="both"/>
        <w:rPr>
          <w:sz w:val="16"/>
          <w:szCs w:val="16"/>
        </w:rPr>
      </w:pPr>
      <w:r>
        <w:rPr>
          <w:sz w:val="16"/>
          <w:szCs w:val="16"/>
        </w:rPr>
        <w:t>[8</w:t>
      </w:r>
      <w:proofErr w:type="gramStart"/>
      <w:r>
        <w:rPr>
          <w:sz w:val="16"/>
          <w:szCs w:val="16"/>
        </w:rPr>
        <w:t xml:space="preserve">] </w:t>
      </w:r>
      <w:r>
        <w:rPr>
          <w:spacing w:val="16"/>
          <w:sz w:val="16"/>
          <w:szCs w:val="16"/>
        </w:rPr>
        <w:t xml:space="preserve"> </w:t>
      </w:r>
      <w:r>
        <w:rPr>
          <w:sz w:val="16"/>
          <w:szCs w:val="16"/>
        </w:rPr>
        <w:t>M</w:t>
      </w:r>
      <w:proofErr w:type="gramEnd"/>
      <w:r>
        <w:rPr>
          <w:sz w:val="16"/>
          <w:szCs w:val="16"/>
        </w:rPr>
        <w:t xml:space="preserve">.  </w:t>
      </w:r>
      <w:proofErr w:type="spellStart"/>
      <w:r>
        <w:rPr>
          <w:sz w:val="16"/>
          <w:szCs w:val="16"/>
        </w:rPr>
        <w:t>Grujicic</w:t>
      </w:r>
      <w:proofErr w:type="spellEnd"/>
      <w:proofErr w:type="gramStart"/>
      <w:r>
        <w:rPr>
          <w:sz w:val="16"/>
          <w:szCs w:val="16"/>
        </w:rPr>
        <w:t xml:space="preserve">, </w:t>
      </w:r>
      <w:r>
        <w:rPr>
          <w:spacing w:val="7"/>
          <w:sz w:val="16"/>
          <w:szCs w:val="16"/>
        </w:rPr>
        <w:t xml:space="preserve"> </w:t>
      </w:r>
      <w:r>
        <w:rPr>
          <w:sz w:val="16"/>
          <w:szCs w:val="16"/>
        </w:rPr>
        <w:t>G</w:t>
      </w:r>
      <w:proofErr w:type="gramEnd"/>
      <w:r>
        <w:rPr>
          <w:sz w:val="16"/>
          <w:szCs w:val="16"/>
        </w:rPr>
        <w:t xml:space="preserve">.  </w:t>
      </w:r>
      <w:proofErr w:type="spellStart"/>
      <w:r>
        <w:rPr>
          <w:sz w:val="16"/>
          <w:szCs w:val="16"/>
        </w:rPr>
        <w:t>Ara</w:t>
      </w:r>
      <w:r>
        <w:rPr>
          <w:spacing w:val="-2"/>
          <w:sz w:val="16"/>
          <w:szCs w:val="16"/>
        </w:rPr>
        <w:t>k</w:t>
      </w:r>
      <w:r>
        <w:rPr>
          <w:sz w:val="16"/>
          <w:szCs w:val="16"/>
        </w:rPr>
        <w:t>ere</w:t>
      </w:r>
      <w:proofErr w:type="spellEnd"/>
      <w:proofErr w:type="gramStart"/>
      <w:r>
        <w:rPr>
          <w:sz w:val="16"/>
          <w:szCs w:val="16"/>
        </w:rPr>
        <w:t xml:space="preserve">, </w:t>
      </w:r>
      <w:r>
        <w:rPr>
          <w:spacing w:val="7"/>
          <w:sz w:val="16"/>
          <w:szCs w:val="16"/>
        </w:rPr>
        <w:t xml:space="preserve"> </w:t>
      </w:r>
      <w:r>
        <w:rPr>
          <w:sz w:val="16"/>
          <w:szCs w:val="16"/>
        </w:rPr>
        <w:t>a</w:t>
      </w:r>
      <w:proofErr w:type="gramEnd"/>
      <w:r>
        <w:rPr>
          <w:sz w:val="16"/>
          <w:szCs w:val="16"/>
        </w:rPr>
        <w:t xml:space="preserve">. </w:t>
      </w:r>
      <w:r>
        <w:rPr>
          <w:spacing w:val="1"/>
          <w:sz w:val="16"/>
          <w:szCs w:val="16"/>
        </w:rPr>
        <w:t xml:space="preserve"> </w:t>
      </w:r>
      <w:proofErr w:type="spellStart"/>
      <w:r>
        <w:rPr>
          <w:sz w:val="16"/>
          <w:szCs w:val="16"/>
        </w:rPr>
        <w:t>Hariharan</w:t>
      </w:r>
      <w:proofErr w:type="spellEnd"/>
      <w:proofErr w:type="gramStart"/>
      <w:r>
        <w:rPr>
          <w:sz w:val="16"/>
          <w:szCs w:val="16"/>
        </w:rPr>
        <w:t xml:space="preserve">, </w:t>
      </w:r>
      <w:r>
        <w:rPr>
          <w:spacing w:val="6"/>
          <w:sz w:val="16"/>
          <w:szCs w:val="16"/>
        </w:rPr>
        <w:t xml:space="preserve"> </w:t>
      </w:r>
      <w:r>
        <w:rPr>
          <w:sz w:val="16"/>
          <w:szCs w:val="16"/>
        </w:rPr>
        <w:t>B</w:t>
      </w:r>
      <w:proofErr w:type="gramEnd"/>
      <w:r>
        <w:rPr>
          <w:sz w:val="16"/>
          <w:szCs w:val="16"/>
        </w:rPr>
        <w:t xml:space="preserve">.  </w:t>
      </w:r>
      <w:proofErr w:type="spellStart"/>
      <w:r>
        <w:rPr>
          <w:spacing w:val="-2"/>
          <w:sz w:val="16"/>
          <w:szCs w:val="16"/>
        </w:rPr>
        <w:t>P</w:t>
      </w:r>
      <w:r>
        <w:rPr>
          <w:sz w:val="16"/>
          <w:szCs w:val="16"/>
        </w:rPr>
        <w:t>anduran</w:t>
      </w:r>
      <w:r>
        <w:rPr>
          <w:spacing w:val="-1"/>
          <w:sz w:val="16"/>
          <w:szCs w:val="16"/>
        </w:rPr>
        <w:t>g</w:t>
      </w:r>
      <w:r>
        <w:rPr>
          <w:sz w:val="16"/>
          <w:szCs w:val="16"/>
        </w:rPr>
        <w:t>an</w:t>
      </w:r>
      <w:proofErr w:type="spellEnd"/>
      <w:proofErr w:type="gramStart"/>
      <w:r>
        <w:rPr>
          <w:sz w:val="16"/>
          <w:szCs w:val="16"/>
        </w:rPr>
        <w:t xml:space="preserve">, </w:t>
      </w:r>
      <w:r>
        <w:rPr>
          <w:spacing w:val="4"/>
          <w:sz w:val="16"/>
          <w:szCs w:val="16"/>
        </w:rPr>
        <w:t xml:space="preserve"> </w:t>
      </w:r>
      <w:r>
        <w:rPr>
          <w:spacing w:val="-13"/>
          <w:sz w:val="16"/>
          <w:szCs w:val="16"/>
        </w:rPr>
        <w:t>T</w:t>
      </w:r>
      <w:r>
        <w:rPr>
          <w:spacing w:val="-2"/>
          <w:sz w:val="16"/>
          <w:szCs w:val="16"/>
        </w:rPr>
        <w:t>w</w:t>
      </w:r>
      <w:r>
        <w:rPr>
          <w:sz w:val="16"/>
          <w:szCs w:val="16"/>
        </w:rPr>
        <w:t>o</w:t>
      </w:r>
      <w:proofErr w:type="gramEnd"/>
      <w:r>
        <w:rPr>
          <w:sz w:val="16"/>
          <w:szCs w:val="16"/>
        </w:rPr>
        <w:t>-L</w:t>
      </w:r>
      <w:r>
        <w:rPr>
          <w:spacing w:val="-4"/>
          <w:sz w:val="16"/>
          <w:szCs w:val="16"/>
        </w:rPr>
        <w:t>e</w:t>
      </w:r>
      <w:r>
        <w:rPr>
          <w:spacing w:val="-2"/>
          <w:sz w:val="16"/>
          <w:szCs w:val="16"/>
        </w:rPr>
        <w:t>v</w:t>
      </w:r>
      <w:r>
        <w:rPr>
          <w:sz w:val="16"/>
          <w:szCs w:val="16"/>
        </w:rPr>
        <w:t xml:space="preserve">el </w:t>
      </w:r>
      <w:r>
        <w:rPr>
          <w:spacing w:val="-13"/>
          <w:sz w:val="16"/>
          <w:szCs w:val="16"/>
        </w:rPr>
        <w:t>W</w:t>
      </w:r>
      <w:r>
        <w:rPr>
          <w:sz w:val="16"/>
          <w:szCs w:val="16"/>
        </w:rPr>
        <w:t>eld-Material</w:t>
      </w:r>
      <w:r>
        <w:rPr>
          <w:spacing w:val="2"/>
          <w:sz w:val="16"/>
          <w:szCs w:val="16"/>
        </w:rPr>
        <w:t xml:space="preserve"> </w:t>
      </w:r>
      <w:r>
        <w:rPr>
          <w:sz w:val="16"/>
          <w:szCs w:val="16"/>
        </w:rPr>
        <w:t>Homogenization for</w:t>
      </w:r>
      <w:r>
        <w:rPr>
          <w:spacing w:val="9"/>
          <w:sz w:val="16"/>
          <w:szCs w:val="16"/>
        </w:rPr>
        <w:t xml:space="preserve"> </w:t>
      </w:r>
      <w:r>
        <w:rPr>
          <w:sz w:val="16"/>
          <w:szCs w:val="16"/>
        </w:rPr>
        <w:t>Efficient</w:t>
      </w:r>
      <w:r>
        <w:rPr>
          <w:spacing w:val="-13"/>
          <w:sz w:val="16"/>
          <w:szCs w:val="16"/>
        </w:rPr>
        <w:t xml:space="preserve"> </w:t>
      </w:r>
      <w:r>
        <w:rPr>
          <w:sz w:val="16"/>
          <w:szCs w:val="16"/>
        </w:rPr>
        <w:t>Computational</w:t>
      </w:r>
      <w:r>
        <w:rPr>
          <w:spacing w:val="1"/>
          <w:sz w:val="16"/>
          <w:szCs w:val="16"/>
        </w:rPr>
        <w:t xml:space="preserve"> </w:t>
      </w:r>
      <w:r>
        <w:rPr>
          <w:sz w:val="16"/>
          <w:szCs w:val="16"/>
        </w:rPr>
        <w:t>Analysis</w:t>
      </w:r>
      <w:r>
        <w:rPr>
          <w:spacing w:val="5"/>
          <w:sz w:val="16"/>
          <w:szCs w:val="16"/>
        </w:rPr>
        <w:t xml:space="preserve"> </w:t>
      </w:r>
      <w:r>
        <w:rPr>
          <w:sz w:val="16"/>
          <w:szCs w:val="16"/>
        </w:rPr>
        <w:t xml:space="preserve">of </w:t>
      </w:r>
      <w:r>
        <w:rPr>
          <w:spacing w:val="-13"/>
          <w:sz w:val="16"/>
          <w:szCs w:val="16"/>
        </w:rPr>
        <w:t>W</w:t>
      </w:r>
      <w:r>
        <w:rPr>
          <w:sz w:val="16"/>
          <w:szCs w:val="16"/>
        </w:rPr>
        <w:t>elded</w:t>
      </w:r>
      <w:r>
        <w:rPr>
          <w:spacing w:val="3"/>
          <w:sz w:val="16"/>
          <w:szCs w:val="16"/>
        </w:rPr>
        <w:t xml:space="preserve"> </w:t>
      </w:r>
      <w:r>
        <w:rPr>
          <w:sz w:val="16"/>
          <w:szCs w:val="16"/>
        </w:rPr>
        <w:t>Structure</w:t>
      </w:r>
      <w:r>
        <w:rPr>
          <w:spacing w:val="2"/>
          <w:sz w:val="16"/>
          <w:szCs w:val="16"/>
        </w:rPr>
        <w:t xml:space="preserve"> </w:t>
      </w:r>
      <w:r>
        <w:rPr>
          <w:sz w:val="16"/>
          <w:szCs w:val="16"/>
        </w:rPr>
        <w:t>Blast-Surv</w:t>
      </w:r>
      <w:r>
        <w:rPr>
          <w:spacing w:val="-4"/>
          <w:sz w:val="16"/>
          <w:szCs w:val="16"/>
        </w:rPr>
        <w:t>iv</w:t>
      </w:r>
      <w:r>
        <w:rPr>
          <w:sz w:val="16"/>
          <w:szCs w:val="16"/>
        </w:rPr>
        <w:t>ability, Journal</w:t>
      </w:r>
      <w:r>
        <w:rPr>
          <w:spacing w:val="3"/>
          <w:sz w:val="16"/>
          <w:szCs w:val="16"/>
        </w:rPr>
        <w:t xml:space="preserve"> </w:t>
      </w:r>
      <w:r>
        <w:rPr>
          <w:sz w:val="16"/>
          <w:szCs w:val="16"/>
        </w:rPr>
        <w:t>of</w:t>
      </w:r>
      <w:r>
        <w:rPr>
          <w:spacing w:val="6"/>
          <w:sz w:val="16"/>
          <w:szCs w:val="16"/>
        </w:rPr>
        <w:t xml:space="preserve"> </w:t>
      </w:r>
      <w:r>
        <w:rPr>
          <w:sz w:val="16"/>
          <w:szCs w:val="16"/>
        </w:rPr>
        <w:t>Materials</w:t>
      </w:r>
      <w:r>
        <w:rPr>
          <w:spacing w:val="2"/>
          <w:sz w:val="16"/>
          <w:szCs w:val="16"/>
        </w:rPr>
        <w:t xml:space="preserve"> </w:t>
      </w:r>
      <w:r>
        <w:rPr>
          <w:sz w:val="16"/>
          <w:szCs w:val="16"/>
        </w:rPr>
        <w:t>Engineering and</w:t>
      </w:r>
      <w:r>
        <w:rPr>
          <w:spacing w:val="17"/>
          <w:sz w:val="16"/>
          <w:szCs w:val="16"/>
        </w:rPr>
        <w:t xml:space="preserve"> </w:t>
      </w:r>
      <w:r>
        <w:rPr>
          <w:sz w:val="16"/>
          <w:szCs w:val="16"/>
        </w:rPr>
        <w:t>Performance</w:t>
      </w:r>
      <w:r>
        <w:rPr>
          <w:spacing w:val="11"/>
          <w:sz w:val="16"/>
          <w:szCs w:val="16"/>
        </w:rPr>
        <w:t xml:space="preserve"> </w:t>
      </w:r>
      <w:r>
        <w:rPr>
          <w:sz w:val="16"/>
          <w:szCs w:val="16"/>
        </w:rPr>
        <w:t>21</w:t>
      </w:r>
      <w:r>
        <w:rPr>
          <w:spacing w:val="17"/>
          <w:sz w:val="16"/>
          <w:szCs w:val="16"/>
        </w:rPr>
        <w:t xml:space="preserve"> </w:t>
      </w:r>
      <w:r>
        <w:rPr>
          <w:sz w:val="16"/>
          <w:szCs w:val="16"/>
        </w:rPr>
        <w:t>(June)</w:t>
      </w:r>
      <w:r>
        <w:rPr>
          <w:spacing w:val="15"/>
          <w:sz w:val="16"/>
          <w:szCs w:val="16"/>
        </w:rPr>
        <w:t xml:space="preserve"> </w:t>
      </w:r>
      <w:r>
        <w:rPr>
          <w:sz w:val="16"/>
          <w:szCs w:val="16"/>
        </w:rPr>
        <w:t>(2011)</w:t>
      </w:r>
      <w:r>
        <w:rPr>
          <w:spacing w:val="15"/>
          <w:sz w:val="16"/>
          <w:szCs w:val="16"/>
        </w:rPr>
        <w:t xml:space="preserve"> </w:t>
      </w:r>
      <w:r>
        <w:rPr>
          <w:sz w:val="16"/>
          <w:szCs w:val="16"/>
        </w:rPr>
        <w:t xml:space="preserve">786–796. </w:t>
      </w:r>
      <w:r>
        <w:rPr>
          <w:spacing w:val="33"/>
          <w:sz w:val="16"/>
          <w:szCs w:val="16"/>
        </w:rPr>
        <w:t xml:space="preserve"> </w:t>
      </w:r>
      <w:proofErr w:type="gramStart"/>
      <w:r>
        <w:rPr>
          <w:sz w:val="16"/>
          <w:szCs w:val="16"/>
        </w:rPr>
        <w:t>doi:</w:t>
      </w:r>
      <w:proofErr w:type="gramEnd"/>
      <w:r>
        <w:rPr>
          <w:sz w:val="16"/>
          <w:szCs w:val="16"/>
        </w:rPr>
        <w:t>10.1007/s11665-011-</w:t>
      </w:r>
    </w:p>
    <w:p w:rsidR="00731615" w:rsidRDefault="00EE1D9C">
      <w:pPr>
        <w:ind w:left="365"/>
        <w:rPr>
          <w:sz w:val="16"/>
          <w:szCs w:val="16"/>
        </w:rPr>
      </w:pPr>
      <w:proofErr w:type="gramStart"/>
      <w:r>
        <w:rPr>
          <w:sz w:val="16"/>
          <w:szCs w:val="16"/>
        </w:rPr>
        <w:t>9876-5.</w:t>
      </w:r>
      <w:proofErr w:type="gramEnd"/>
    </w:p>
    <w:p w:rsidR="00731615" w:rsidRDefault="00EE1D9C">
      <w:pPr>
        <w:spacing w:before="2" w:line="180" w:lineRule="exact"/>
        <w:ind w:left="52" w:right="332" w:firstLine="285"/>
        <w:jc w:val="right"/>
        <w:rPr>
          <w:sz w:val="16"/>
          <w:szCs w:val="16"/>
        </w:rPr>
      </w:pPr>
      <w:r>
        <w:rPr>
          <w:sz w:val="16"/>
          <w:szCs w:val="16"/>
        </w:rPr>
        <w:t>URL</w:t>
      </w:r>
      <w:r>
        <w:rPr>
          <w:spacing w:val="-3"/>
          <w:sz w:val="16"/>
          <w:szCs w:val="16"/>
        </w:rPr>
        <w:t xml:space="preserve"> </w:t>
      </w:r>
      <w:r>
        <w:rPr>
          <w:rFonts w:ascii="BatangChe" w:eastAsia="BatangChe" w:hAnsi="BatangChe" w:cs="BatangChe"/>
          <w:w w:val="105"/>
          <w:sz w:val="16"/>
          <w:szCs w:val="16"/>
        </w:rPr>
        <w:t>http://link.springer.com/10.1007/s</w:t>
      </w:r>
      <w:r>
        <w:rPr>
          <w:rFonts w:ascii="BatangChe" w:eastAsia="BatangChe" w:hAnsi="BatangChe" w:cs="BatangChe"/>
          <w:spacing w:val="1"/>
          <w:w w:val="105"/>
          <w:sz w:val="16"/>
          <w:szCs w:val="16"/>
        </w:rPr>
        <w:t>1</w:t>
      </w:r>
      <w:r>
        <w:rPr>
          <w:rFonts w:ascii="BatangChe" w:eastAsia="BatangChe" w:hAnsi="BatangChe" w:cs="BatangChe"/>
          <w:w w:val="105"/>
          <w:sz w:val="16"/>
          <w:szCs w:val="16"/>
        </w:rPr>
        <w:t>1665</w:t>
      </w:r>
      <w:r>
        <w:rPr>
          <w:rFonts w:ascii="BatangChe" w:eastAsia="BatangChe" w:hAnsi="BatangChe" w:cs="BatangChe"/>
          <w:spacing w:val="10"/>
          <w:w w:val="105"/>
          <w:sz w:val="16"/>
          <w:szCs w:val="16"/>
        </w:rPr>
        <w:t>-</w:t>
      </w:r>
      <w:r>
        <w:rPr>
          <w:rFonts w:ascii="BatangChe" w:eastAsia="BatangChe" w:hAnsi="BatangChe" w:cs="BatangChe"/>
          <w:w w:val="105"/>
          <w:sz w:val="16"/>
          <w:szCs w:val="16"/>
        </w:rPr>
        <w:t>011</w:t>
      </w:r>
      <w:r>
        <w:rPr>
          <w:rFonts w:ascii="BatangChe" w:eastAsia="BatangChe" w:hAnsi="BatangChe" w:cs="BatangChe"/>
          <w:spacing w:val="10"/>
          <w:w w:val="105"/>
          <w:sz w:val="16"/>
          <w:szCs w:val="16"/>
        </w:rPr>
        <w:t>-</w:t>
      </w:r>
      <w:r>
        <w:rPr>
          <w:rFonts w:ascii="BatangChe" w:eastAsia="BatangChe" w:hAnsi="BatangChe" w:cs="BatangChe"/>
          <w:w w:val="105"/>
          <w:sz w:val="16"/>
          <w:szCs w:val="16"/>
        </w:rPr>
        <w:t>9876</w:t>
      </w:r>
      <w:r>
        <w:rPr>
          <w:rFonts w:ascii="BatangChe" w:eastAsia="BatangChe" w:hAnsi="BatangChe" w:cs="BatangChe"/>
          <w:spacing w:val="10"/>
          <w:w w:val="105"/>
          <w:sz w:val="16"/>
          <w:szCs w:val="16"/>
        </w:rPr>
        <w:t>-</w:t>
      </w:r>
      <w:r>
        <w:rPr>
          <w:rFonts w:ascii="BatangChe" w:eastAsia="BatangChe" w:hAnsi="BatangChe" w:cs="BatangChe"/>
          <w:w w:val="105"/>
          <w:sz w:val="16"/>
          <w:szCs w:val="16"/>
        </w:rPr>
        <w:t xml:space="preserve">5 </w:t>
      </w:r>
      <w:r>
        <w:rPr>
          <w:sz w:val="16"/>
          <w:szCs w:val="16"/>
        </w:rPr>
        <w:t>[9</w:t>
      </w:r>
      <w:proofErr w:type="gramStart"/>
      <w:r>
        <w:rPr>
          <w:sz w:val="16"/>
          <w:szCs w:val="16"/>
        </w:rPr>
        <w:t xml:space="preserve">] </w:t>
      </w:r>
      <w:r>
        <w:rPr>
          <w:spacing w:val="18"/>
          <w:sz w:val="16"/>
          <w:szCs w:val="16"/>
        </w:rPr>
        <w:t xml:space="preserve"> </w:t>
      </w:r>
      <w:r>
        <w:rPr>
          <w:sz w:val="16"/>
          <w:szCs w:val="16"/>
        </w:rPr>
        <w:t>M</w:t>
      </w:r>
      <w:proofErr w:type="gramEnd"/>
      <w:r>
        <w:rPr>
          <w:sz w:val="16"/>
          <w:szCs w:val="16"/>
        </w:rPr>
        <w:t>.</w:t>
      </w:r>
      <w:r>
        <w:rPr>
          <w:spacing w:val="16"/>
          <w:sz w:val="16"/>
          <w:szCs w:val="16"/>
        </w:rPr>
        <w:t xml:space="preserve"> </w:t>
      </w:r>
      <w:proofErr w:type="spellStart"/>
      <w:r>
        <w:rPr>
          <w:sz w:val="16"/>
          <w:szCs w:val="16"/>
        </w:rPr>
        <w:t>Grujicic</w:t>
      </w:r>
      <w:proofErr w:type="spellEnd"/>
      <w:r>
        <w:rPr>
          <w:sz w:val="16"/>
          <w:szCs w:val="16"/>
        </w:rPr>
        <w:t>,</w:t>
      </w:r>
      <w:r>
        <w:rPr>
          <w:spacing w:val="17"/>
          <w:sz w:val="16"/>
          <w:szCs w:val="16"/>
        </w:rPr>
        <w:t xml:space="preserve"> </w:t>
      </w:r>
      <w:r>
        <w:rPr>
          <w:sz w:val="16"/>
          <w:szCs w:val="16"/>
        </w:rPr>
        <w:t>B.</w:t>
      </w:r>
      <w:r>
        <w:rPr>
          <w:spacing w:val="17"/>
          <w:sz w:val="16"/>
          <w:szCs w:val="16"/>
        </w:rPr>
        <w:t xml:space="preserve"> </w:t>
      </w:r>
      <w:proofErr w:type="spellStart"/>
      <w:r>
        <w:rPr>
          <w:spacing w:val="-2"/>
          <w:sz w:val="16"/>
          <w:szCs w:val="16"/>
        </w:rPr>
        <w:t>P</w:t>
      </w:r>
      <w:r>
        <w:rPr>
          <w:sz w:val="16"/>
          <w:szCs w:val="16"/>
        </w:rPr>
        <w:t>anduran</w:t>
      </w:r>
      <w:r>
        <w:rPr>
          <w:spacing w:val="-1"/>
          <w:sz w:val="16"/>
          <w:szCs w:val="16"/>
        </w:rPr>
        <w:t>g</w:t>
      </w:r>
      <w:r>
        <w:rPr>
          <w:sz w:val="16"/>
          <w:szCs w:val="16"/>
        </w:rPr>
        <w:t>an</w:t>
      </w:r>
      <w:proofErr w:type="spellEnd"/>
      <w:r>
        <w:rPr>
          <w:sz w:val="16"/>
          <w:szCs w:val="16"/>
        </w:rPr>
        <w:t>,</w:t>
      </w:r>
      <w:r>
        <w:rPr>
          <w:spacing w:val="14"/>
          <w:sz w:val="16"/>
          <w:szCs w:val="16"/>
        </w:rPr>
        <w:t xml:space="preserve"> </w:t>
      </w:r>
      <w:r>
        <w:rPr>
          <w:sz w:val="16"/>
          <w:szCs w:val="16"/>
        </w:rPr>
        <w:t>a.</w:t>
      </w:r>
      <w:r>
        <w:rPr>
          <w:spacing w:val="17"/>
          <w:sz w:val="16"/>
          <w:szCs w:val="16"/>
        </w:rPr>
        <w:t xml:space="preserve"> </w:t>
      </w:r>
      <w:proofErr w:type="spellStart"/>
      <w:r>
        <w:rPr>
          <w:sz w:val="16"/>
          <w:szCs w:val="16"/>
        </w:rPr>
        <w:t>Ara</w:t>
      </w:r>
      <w:r>
        <w:rPr>
          <w:spacing w:val="-2"/>
          <w:sz w:val="16"/>
          <w:szCs w:val="16"/>
        </w:rPr>
        <w:t>k</w:t>
      </w:r>
      <w:r>
        <w:rPr>
          <w:sz w:val="16"/>
          <w:szCs w:val="16"/>
        </w:rPr>
        <w:t>ere</w:t>
      </w:r>
      <w:proofErr w:type="spellEnd"/>
      <w:r>
        <w:rPr>
          <w:sz w:val="16"/>
          <w:szCs w:val="16"/>
        </w:rPr>
        <w:t>,</w:t>
      </w:r>
      <w:r>
        <w:rPr>
          <w:spacing w:val="17"/>
          <w:sz w:val="16"/>
          <w:szCs w:val="16"/>
        </w:rPr>
        <w:t xml:space="preserve"> </w:t>
      </w:r>
      <w:r>
        <w:rPr>
          <w:sz w:val="16"/>
          <w:szCs w:val="16"/>
        </w:rPr>
        <w:t>C.-</w:t>
      </w:r>
      <w:r>
        <w:rPr>
          <w:spacing w:val="-13"/>
          <w:sz w:val="16"/>
          <w:szCs w:val="16"/>
        </w:rPr>
        <w:t>F</w:t>
      </w:r>
      <w:r>
        <w:rPr>
          <w:sz w:val="16"/>
          <w:szCs w:val="16"/>
        </w:rPr>
        <w:t>.</w:t>
      </w:r>
      <w:r>
        <w:rPr>
          <w:spacing w:val="15"/>
          <w:sz w:val="16"/>
          <w:szCs w:val="16"/>
        </w:rPr>
        <w:t xml:space="preserve"> </w:t>
      </w:r>
      <w:r>
        <w:rPr>
          <w:spacing w:val="-16"/>
          <w:sz w:val="16"/>
          <w:szCs w:val="16"/>
        </w:rPr>
        <w:t>Y</w:t>
      </w:r>
      <w:r>
        <w:rPr>
          <w:sz w:val="16"/>
          <w:szCs w:val="16"/>
        </w:rPr>
        <w:t>en,</w:t>
      </w:r>
      <w:r>
        <w:rPr>
          <w:spacing w:val="20"/>
          <w:sz w:val="16"/>
          <w:szCs w:val="16"/>
        </w:rPr>
        <w:t xml:space="preserve"> </w:t>
      </w:r>
      <w:r>
        <w:rPr>
          <w:sz w:val="16"/>
          <w:szCs w:val="16"/>
        </w:rPr>
        <w:t>B.</w:t>
      </w:r>
      <w:r>
        <w:rPr>
          <w:spacing w:val="17"/>
          <w:sz w:val="16"/>
          <w:szCs w:val="16"/>
        </w:rPr>
        <w:t xml:space="preserve"> </w:t>
      </w:r>
      <w:r>
        <w:rPr>
          <w:sz w:val="16"/>
          <w:szCs w:val="16"/>
        </w:rPr>
        <w:t>a.</w:t>
      </w:r>
      <w:r>
        <w:rPr>
          <w:spacing w:val="17"/>
          <w:sz w:val="16"/>
          <w:szCs w:val="16"/>
        </w:rPr>
        <w:t xml:space="preserve"> </w:t>
      </w:r>
      <w:proofErr w:type="spellStart"/>
      <w:r>
        <w:rPr>
          <w:w w:val="99"/>
          <w:sz w:val="16"/>
          <w:szCs w:val="16"/>
        </w:rPr>
        <w:t>Cheeseman</w:t>
      </w:r>
      <w:proofErr w:type="spellEnd"/>
      <w:r>
        <w:rPr>
          <w:w w:val="99"/>
          <w:sz w:val="16"/>
          <w:szCs w:val="16"/>
        </w:rPr>
        <w:t xml:space="preserve">, </w:t>
      </w:r>
      <w:r>
        <w:rPr>
          <w:sz w:val="16"/>
          <w:szCs w:val="16"/>
        </w:rPr>
        <w:t>Friction</w:t>
      </w:r>
      <w:r>
        <w:rPr>
          <w:spacing w:val="11"/>
          <w:sz w:val="16"/>
          <w:szCs w:val="16"/>
        </w:rPr>
        <w:t xml:space="preserve"> </w:t>
      </w:r>
      <w:r>
        <w:rPr>
          <w:sz w:val="16"/>
          <w:szCs w:val="16"/>
        </w:rPr>
        <w:t>Stir</w:t>
      </w:r>
      <w:r>
        <w:rPr>
          <w:spacing w:val="14"/>
          <w:sz w:val="16"/>
          <w:szCs w:val="16"/>
        </w:rPr>
        <w:t xml:space="preserve"> </w:t>
      </w:r>
      <w:r>
        <w:rPr>
          <w:spacing w:val="-13"/>
          <w:sz w:val="16"/>
          <w:szCs w:val="16"/>
        </w:rPr>
        <w:t>W</w:t>
      </w:r>
      <w:r>
        <w:rPr>
          <w:sz w:val="16"/>
          <w:szCs w:val="16"/>
        </w:rPr>
        <w:t>eld</w:t>
      </w:r>
      <w:r>
        <w:rPr>
          <w:spacing w:val="13"/>
          <w:sz w:val="16"/>
          <w:szCs w:val="16"/>
        </w:rPr>
        <w:t xml:space="preserve"> </w:t>
      </w:r>
      <w:r>
        <w:rPr>
          <w:spacing w:val="-2"/>
          <w:sz w:val="16"/>
          <w:szCs w:val="16"/>
        </w:rPr>
        <w:t>F</w:t>
      </w:r>
      <w:r>
        <w:rPr>
          <w:sz w:val="16"/>
          <w:szCs w:val="16"/>
        </w:rPr>
        <w:t>ailure</w:t>
      </w:r>
      <w:r>
        <w:rPr>
          <w:spacing w:val="11"/>
          <w:sz w:val="16"/>
          <w:szCs w:val="16"/>
        </w:rPr>
        <w:t xml:space="preserve"> </w:t>
      </w:r>
      <w:r>
        <w:rPr>
          <w:sz w:val="16"/>
          <w:szCs w:val="16"/>
        </w:rPr>
        <w:t>Mechanisms</w:t>
      </w:r>
      <w:r>
        <w:rPr>
          <w:spacing w:val="8"/>
          <w:sz w:val="16"/>
          <w:szCs w:val="16"/>
        </w:rPr>
        <w:t xml:space="preserve"> </w:t>
      </w:r>
      <w:r>
        <w:rPr>
          <w:sz w:val="16"/>
          <w:szCs w:val="16"/>
        </w:rPr>
        <w:t>in</w:t>
      </w:r>
      <w:r>
        <w:rPr>
          <w:spacing w:val="15"/>
          <w:sz w:val="16"/>
          <w:szCs w:val="16"/>
        </w:rPr>
        <w:t xml:space="preserve"> </w:t>
      </w:r>
      <w:r>
        <w:rPr>
          <w:sz w:val="16"/>
          <w:szCs w:val="16"/>
        </w:rPr>
        <w:t>Aluminum-Armor</w:t>
      </w:r>
      <w:r>
        <w:rPr>
          <w:spacing w:val="4"/>
          <w:sz w:val="16"/>
          <w:szCs w:val="16"/>
        </w:rPr>
        <w:t xml:space="preserve"> </w:t>
      </w:r>
      <w:r>
        <w:rPr>
          <w:w w:val="99"/>
          <w:sz w:val="16"/>
          <w:szCs w:val="16"/>
        </w:rPr>
        <w:t xml:space="preserve">Structures </w:t>
      </w:r>
      <w:r>
        <w:rPr>
          <w:sz w:val="16"/>
          <w:szCs w:val="16"/>
        </w:rPr>
        <w:t>Under</w:t>
      </w:r>
      <w:r>
        <w:rPr>
          <w:spacing w:val="12"/>
          <w:sz w:val="16"/>
          <w:szCs w:val="16"/>
        </w:rPr>
        <w:t xml:space="preserve"> </w:t>
      </w:r>
      <w:r>
        <w:rPr>
          <w:sz w:val="16"/>
          <w:szCs w:val="16"/>
        </w:rPr>
        <w:t>Ballistic</w:t>
      </w:r>
      <w:r>
        <w:rPr>
          <w:spacing w:val="11"/>
          <w:sz w:val="16"/>
          <w:szCs w:val="16"/>
        </w:rPr>
        <w:t xml:space="preserve"> </w:t>
      </w:r>
      <w:r>
        <w:rPr>
          <w:sz w:val="16"/>
          <w:szCs w:val="16"/>
        </w:rPr>
        <w:t>Impact</w:t>
      </w:r>
      <w:r>
        <w:rPr>
          <w:spacing w:val="12"/>
          <w:sz w:val="16"/>
          <w:szCs w:val="16"/>
        </w:rPr>
        <w:t xml:space="preserve"> </w:t>
      </w:r>
      <w:r>
        <w:rPr>
          <w:sz w:val="16"/>
          <w:szCs w:val="16"/>
        </w:rPr>
        <w:t>Loading</w:t>
      </w:r>
      <w:r>
        <w:rPr>
          <w:spacing w:val="11"/>
          <w:sz w:val="16"/>
          <w:szCs w:val="16"/>
        </w:rPr>
        <w:t xml:space="preserve"> </w:t>
      </w:r>
      <w:r>
        <w:rPr>
          <w:sz w:val="16"/>
          <w:szCs w:val="16"/>
        </w:rPr>
        <w:t>Conditions,</w:t>
      </w:r>
      <w:r>
        <w:rPr>
          <w:spacing w:val="13"/>
          <w:sz w:val="16"/>
          <w:szCs w:val="16"/>
        </w:rPr>
        <w:t xml:space="preserve"> </w:t>
      </w:r>
      <w:r>
        <w:rPr>
          <w:sz w:val="16"/>
          <w:szCs w:val="16"/>
        </w:rPr>
        <w:t>Journal</w:t>
      </w:r>
      <w:r>
        <w:rPr>
          <w:spacing w:val="11"/>
          <w:sz w:val="16"/>
          <w:szCs w:val="16"/>
        </w:rPr>
        <w:t xml:space="preserve"> </w:t>
      </w:r>
      <w:r>
        <w:rPr>
          <w:sz w:val="16"/>
          <w:szCs w:val="16"/>
        </w:rPr>
        <w:t>of</w:t>
      </w:r>
      <w:r>
        <w:rPr>
          <w:spacing w:val="15"/>
          <w:sz w:val="16"/>
          <w:szCs w:val="16"/>
        </w:rPr>
        <w:t xml:space="preserve"> </w:t>
      </w:r>
      <w:r>
        <w:rPr>
          <w:sz w:val="16"/>
          <w:szCs w:val="16"/>
        </w:rPr>
        <w:t>Materials</w:t>
      </w:r>
      <w:r>
        <w:rPr>
          <w:spacing w:val="10"/>
          <w:sz w:val="16"/>
          <w:szCs w:val="16"/>
        </w:rPr>
        <w:t xml:space="preserve"> </w:t>
      </w:r>
      <w:proofErr w:type="spellStart"/>
      <w:r>
        <w:rPr>
          <w:w w:val="99"/>
          <w:sz w:val="16"/>
          <w:szCs w:val="16"/>
        </w:rPr>
        <w:t>Engi</w:t>
      </w:r>
      <w:proofErr w:type="spellEnd"/>
      <w:r>
        <w:rPr>
          <w:w w:val="99"/>
          <w:sz w:val="16"/>
          <w:szCs w:val="16"/>
        </w:rPr>
        <w:t xml:space="preserve">- </w:t>
      </w:r>
      <w:proofErr w:type="spellStart"/>
      <w:r>
        <w:rPr>
          <w:sz w:val="16"/>
          <w:szCs w:val="16"/>
        </w:rPr>
        <w:t>neering</w:t>
      </w:r>
      <w:proofErr w:type="spellEnd"/>
      <w:r>
        <w:rPr>
          <w:spacing w:val="-4"/>
          <w:sz w:val="16"/>
          <w:szCs w:val="16"/>
        </w:rPr>
        <w:t xml:space="preserve"> </w:t>
      </w:r>
      <w:r>
        <w:rPr>
          <w:sz w:val="16"/>
          <w:szCs w:val="16"/>
        </w:rPr>
        <w:t>and</w:t>
      </w:r>
      <w:r>
        <w:rPr>
          <w:spacing w:val="-1"/>
          <w:sz w:val="16"/>
          <w:szCs w:val="16"/>
        </w:rPr>
        <w:t xml:space="preserve"> </w:t>
      </w:r>
      <w:r>
        <w:rPr>
          <w:sz w:val="16"/>
          <w:szCs w:val="16"/>
        </w:rPr>
        <w:t>Performance</w:t>
      </w:r>
      <w:r>
        <w:rPr>
          <w:spacing w:val="-7"/>
          <w:sz w:val="16"/>
          <w:szCs w:val="16"/>
        </w:rPr>
        <w:t xml:space="preserve"> </w:t>
      </w:r>
      <w:r>
        <w:rPr>
          <w:sz w:val="16"/>
          <w:szCs w:val="16"/>
        </w:rPr>
        <w:t>22</w:t>
      </w:r>
      <w:r>
        <w:rPr>
          <w:spacing w:val="-1"/>
          <w:sz w:val="16"/>
          <w:szCs w:val="16"/>
        </w:rPr>
        <w:t xml:space="preserve"> </w:t>
      </w:r>
      <w:r>
        <w:rPr>
          <w:sz w:val="16"/>
          <w:szCs w:val="16"/>
        </w:rPr>
        <w:t>(1)</w:t>
      </w:r>
      <w:r>
        <w:rPr>
          <w:spacing w:val="-1"/>
          <w:sz w:val="16"/>
          <w:szCs w:val="16"/>
        </w:rPr>
        <w:t xml:space="preserve"> </w:t>
      </w:r>
      <w:r>
        <w:rPr>
          <w:sz w:val="16"/>
          <w:szCs w:val="16"/>
        </w:rPr>
        <w:t>(2012)</w:t>
      </w:r>
      <w:r>
        <w:rPr>
          <w:spacing w:val="-3"/>
          <w:sz w:val="16"/>
          <w:szCs w:val="16"/>
        </w:rPr>
        <w:t xml:space="preserve"> </w:t>
      </w:r>
      <w:r>
        <w:rPr>
          <w:sz w:val="16"/>
          <w:szCs w:val="16"/>
        </w:rPr>
        <w:t>30–40.</w:t>
      </w:r>
      <w:r>
        <w:rPr>
          <w:spacing w:val="18"/>
          <w:sz w:val="16"/>
          <w:szCs w:val="16"/>
        </w:rPr>
        <w:t xml:space="preserve"> </w:t>
      </w:r>
      <w:proofErr w:type="gramStart"/>
      <w:r>
        <w:rPr>
          <w:w w:val="99"/>
          <w:sz w:val="16"/>
          <w:szCs w:val="16"/>
        </w:rPr>
        <w:t>doi:</w:t>
      </w:r>
      <w:proofErr w:type="gramEnd"/>
      <w:r>
        <w:rPr>
          <w:w w:val="99"/>
          <w:sz w:val="16"/>
          <w:szCs w:val="16"/>
        </w:rPr>
        <w:t>10.1007</w:t>
      </w:r>
      <w:r>
        <w:rPr>
          <w:w w:val="98"/>
          <w:sz w:val="16"/>
          <w:szCs w:val="16"/>
        </w:rPr>
        <w:t>/</w:t>
      </w:r>
      <w:r>
        <w:rPr>
          <w:w w:val="99"/>
          <w:sz w:val="16"/>
          <w:szCs w:val="16"/>
        </w:rPr>
        <w:t>s11665-012-</w:t>
      </w:r>
    </w:p>
    <w:p w:rsidR="00731615" w:rsidRDefault="00EE1D9C">
      <w:pPr>
        <w:spacing w:before="2"/>
        <w:ind w:left="365"/>
        <w:rPr>
          <w:sz w:val="16"/>
          <w:szCs w:val="16"/>
        </w:rPr>
      </w:pPr>
      <w:proofErr w:type="gramStart"/>
      <w:r>
        <w:rPr>
          <w:sz w:val="16"/>
          <w:szCs w:val="16"/>
        </w:rPr>
        <w:t>0239-7.</w:t>
      </w:r>
      <w:proofErr w:type="gramEnd"/>
    </w:p>
    <w:p w:rsidR="00731615" w:rsidRDefault="00EE1D9C">
      <w:pPr>
        <w:spacing w:before="2" w:line="180" w:lineRule="exact"/>
        <w:ind w:left="-28" w:right="332" w:firstLine="365"/>
        <w:jc w:val="right"/>
        <w:rPr>
          <w:sz w:val="16"/>
          <w:szCs w:val="16"/>
        </w:rPr>
      </w:pPr>
      <w:r>
        <w:rPr>
          <w:sz w:val="16"/>
          <w:szCs w:val="16"/>
        </w:rPr>
        <w:t>URL</w:t>
      </w:r>
      <w:r>
        <w:rPr>
          <w:spacing w:val="-3"/>
          <w:sz w:val="16"/>
          <w:szCs w:val="16"/>
        </w:rPr>
        <w:t xml:space="preserve"> </w:t>
      </w:r>
      <w:r>
        <w:rPr>
          <w:rFonts w:ascii="BatangChe" w:eastAsia="BatangChe" w:hAnsi="BatangChe" w:cs="BatangChe"/>
          <w:w w:val="105"/>
          <w:sz w:val="16"/>
          <w:szCs w:val="16"/>
        </w:rPr>
        <w:t>http://link.springer.com/10.1007/s</w:t>
      </w:r>
      <w:r>
        <w:rPr>
          <w:rFonts w:ascii="BatangChe" w:eastAsia="BatangChe" w:hAnsi="BatangChe" w:cs="BatangChe"/>
          <w:spacing w:val="1"/>
          <w:w w:val="105"/>
          <w:sz w:val="16"/>
          <w:szCs w:val="16"/>
        </w:rPr>
        <w:t>1</w:t>
      </w:r>
      <w:r>
        <w:rPr>
          <w:rFonts w:ascii="BatangChe" w:eastAsia="BatangChe" w:hAnsi="BatangChe" w:cs="BatangChe"/>
          <w:w w:val="105"/>
          <w:sz w:val="16"/>
          <w:szCs w:val="16"/>
        </w:rPr>
        <w:t>1665</w:t>
      </w:r>
      <w:r>
        <w:rPr>
          <w:rFonts w:ascii="BatangChe" w:eastAsia="BatangChe" w:hAnsi="BatangChe" w:cs="BatangChe"/>
          <w:spacing w:val="10"/>
          <w:w w:val="105"/>
          <w:sz w:val="16"/>
          <w:szCs w:val="16"/>
        </w:rPr>
        <w:t>-</w:t>
      </w:r>
      <w:r>
        <w:rPr>
          <w:rFonts w:ascii="BatangChe" w:eastAsia="BatangChe" w:hAnsi="BatangChe" w:cs="BatangChe"/>
          <w:w w:val="105"/>
          <w:sz w:val="16"/>
          <w:szCs w:val="16"/>
        </w:rPr>
        <w:t>012</w:t>
      </w:r>
      <w:r>
        <w:rPr>
          <w:rFonts w:ascii="BatangChe" w:eastAsia="BatangChe" w:hAnsi="BatangChe" w:cs="BatangChe"/>
          <w:spacing w:val="10"/>
          <w:w w:val="105"/>
          <w:sz w:val="16"/>
          <w:szCs w:val="16"/>
        </w:rPr>
        <w:t>-</w:t>
      </w:r>
      <w:r>
        <w:rPr>
          <w:rFonts w:ascii="BatangChe" w:eastAsia="BatangChe" w:hAnsi="BatangChe" w:cs="BatangChe"/>
          <w:w w:val="105"/>
          <w:sz w:val="16"/>
          <w:szCs w:val="16"/>
        </w:rPr>
        <w:t>0239</w:t>
      </w:r>
      <w:r>
        <w:rPr>
          <w:rFonts w:ascii="BatangChe" w:eastAsia="BatangChe" w:hAnsi="BatangChe" w:cs="BatangChe"/>
          <w:spacing w:val="10"/>
          <w:w w:val="105"/>
          <w:sz w:val="16"/>
          <w:szCs w:val="16"/>
        </w:rPr>
        <w:t>-</w:t>
      </w:r>
      <w:r>
        <w:rPr>
          <w:rFonts w:ascii="BatangChe" w:eastAsia="BatangChe" w:hAnsi="BatangChe" w:cs="BatangChe"/>
          <w:w w:val="105"/>
          <w:sz w:val="16"/>
          <w:szCs w:val="16"/>
        </w:rPr>
        <w:t xml:space="preserve">7 </w:t>
      </w:r>
      <w:r>
        <w:rPr>
          <w:sz w:val="16"/>
          <w:szCs w:val="16"/>
        </w:rPr>
        <w:t>[10</w:t>
      </w:r>
      <w:proofErr w:type="gramStart"/>
      <w:r>
        <w:rPr>
          <w:sz w:val="16"/>
          <w:szCs w:val="16"/>
        </w:rPr>
        <w:t xml:space="preserve">] </w:t>
      </w:r>
      <w:r>
        <w:rPr>
          <w:spacing w:val="17"/>
          <w:sz w:val="16"/>
          <w:szCs w:val="16"/>
        </w:rPr>
        <w:t xml:space="preserve"> </w:t>
      </w:r>
      <w:r>
        <w:rPr>
          <w:sz w:val="16"/>
          <w:szCs w:val="16"/>
        </w:rPr>
        <w:t>A</w:t>
      </w:r>
      <w:proofErr w:type="gramEnd"/>
      <w:r>
        <w:rPr>
          <w:sz w:val="16"/>
          <w:szCs w:val="16"/>
        </w:rPr>
        <w:t xml:space="preserve">. </w:t>
      </w:r>
      <w:r>
        <w:rPr>
          <w:spacing w:val="19"/>
          <w:sz w:val="16"/>
          <w:szCs w:val="16"/>
        </w:rPr>
        <w:t xml:space="preserve"> </w:t>
      </w:r>
      <w:r>
        <w:rPr>
          <w:sz w:val="16"/>
          <w:szCs w:val="16"/>
        </w:rPr>
        <w:t>Cho</w:t>
      </w:r>
      <w:proofErr w:type="gramStart"/>
      <w:r>
        <w:rPr>
          <w:sz w:val="16"/>
          <w:szCs w:val="16"/>
        </w:rPr>
        <w:t xml:space="preserve">, </w:t>
      </w:r>
      <w:r>
        <w:rPr>
          <w:spacing w:val="33"/>
          <w:sz w:val="16"/>
          <w:szCs w:val="16"/>
        </w:rPr>
        <w:t xml:space="preserve"> </w:t>
      </w:r>
      <w:r>
        <w:rPr>
          <w:sz w:val="16"/>
          <w:szCs w:val="16"/>
        </w:rPr>
        <w:t>B</w:t>
      </w:r>
      <w:proofErr w:type="gramEnd"/>
      <w:r>
        <w:rPr>
          <w:sz w:val="16"/>
          <w:szCs w:val="16"/>
        </w:rPr>
        <w:t xml:space="preserve">. </w:t>
      </w:r>
      <w:r>
        <w:rPr>
          <w:spacing w:val="20"/>
          <w:sz w:val="16"/>
          <w:szCs w:val="16"/>
        </w:rPr>
        <w:t xml:space="preserve"> </w:t>
      </w:r>
      <w:r>
        <w:rPr>
          <w:sz w:val="16"/>
          <w:szCs w:val="16"/>
        </w:rPr>
        <w:t xml:space="preserve">Bes, </w:t>
      </w:r>
      <w:r>
        <w:rPr>
          <w:spacing w:val="34"/>
          <w:sz w:val="16"/>
          <w:szCs w:val="16"/>
        </w:rPr>
        <w:t xml:space="preserve"> </w:t>
      </w:r>
      <w:r>
        <w:rPr>
          <w:sz w:val="16"/>
          <w:szCs w:val="16"/>
        </w:rPr>
        <w:t xml:space="preserve">Damage </w:t>
      </w:r>
      <w:r>
        <w:rPr>
          <w:spacing w:val="16"/>
          <w:sz w:val="16"/>
          <w:szCs w:val="16"/>
        </w:rPr>
        <w:t xml:space="preserve"> </w:t>
      </w:r>
      <w:r>
        <w:rPr>
          <w:spacing w:val="-13"/>
          <w:sz w:val="16"/>
          <w:szCs w:val="16"/>
        </w:rPr>
        <w:t>T</w:t>
      </w:r>
      <w:r>
        <w:rPr>
          <w:sz w:val="16"/>
          <w:szCs w:val="16"/>
        </w:rPr>
        <w:t xml:space="preserve">olerance </w:t>
      </w:r>
      <w:r>
        <w:rPr>
          <w:spacing w:val="15"/>
          <w:sz w:val="16"/>
          <w:szCs w:val="16"/>
        </w:rPr>
        <w:t xml:space="preserve"> </w:t>
      </w:r>
      <w:r>
        <w:rPr>
          <w:sz w:val="16"/>
          <w:szCs w:val="16"/>
        </w:rPr>
        <w:t xml:space="preserve">Capability </w:t>
      </w:r>
      <w:r>
        <w:rPr>
          <w:spacing w:val="14"/>
          <w:sz w:val="16"/>
          <w:szCs w:val="16"/>
        </w:rPr>
        <w:t xml:space="preserve"> </w:t>
      </w:r>
      <w:r>
        <w:rPr>
          <w:sz w:val="16"/>
          <w:szCs w:val="16"/>
        </w:rPr>
        <w:t xml:space="preserve">of </w:t>
      </w:r>
      <w:r>
        <w:rPr>
          <w:spacing w:val="20"/>
          <w:sz w:val="16"/>
          <w:szCs w:val="16"/>
        </w:rPr>
        <w:t xml:space="preserve"> </w:t>
      </w:r>
      <w:r>
        <w:rPr>
          <w:sz w:val="16"/>
          <w:szCs w:val="16"/>
        </w:rPr>
        <w:t xml:space="preserve">an </w:t>
      </w:r>
      <w:r>
        <w:rPr>
          <w:spacing w:val="19"/>
          <w:sz w:val="16"/>
          <w:szCs w:val="16"/>
        </w:rPr>
        <w:t xml:space="preserve"> </w:t>
      </w:r>
      <w:r>
        <w:rPr>
          <w:w w:val="99"/>
          <w:sz w:val="16"/>
          <w:szCs w:val="16"/>
        </w:rPr>
        <w:t xml:space="preserve">Al-Cu-Mg- </w:t>
      </w:r>
      <w:r>
        <w:rPr>
          <w:sz w:val="16"/>
          <w:szCs w:val="16"/>
        </w:rPr>
        <w:t>Ag</w:t>
      </w:r>
      <w:r>
        <w:rPr>
          <w:spacing w:val="27"/>
          <w:sz w:val="16"/>
          <w:szCs w:val="16"/>
        </w:rPr>
        <w:t xml:space="preserve"> </w:t>
      </w:r>
      <w:r>
        <w:rPr>
          <w:sz w:val="16"/>
          <w:szCs w:val="16"/>
        </w:rPr>
        <w:t>All</w:t>
      </w:r>
      <w:r>
        <w:rPr>
          <w:spacing w:val="-2"/>
          <w:sz w:val="16"/>
          <w:szCs w:val="16"/>
        </w:rPr>
        <w:t>o</w:t>
      </w:r>
      <w:r>
        <w:rPr>
          <w:sz w:val="16"/>
          <w:szCs w:val="16"/>
        </w:rPr>
        <w:t>y</w:t>
      </w:r>
      <w:r>
        <w:rPr>
          <w:spacing w:val="25"/>
          <w:sz w:val="16"/>
          <w:szCs w:val="16"/>
        </w:rPr>
        <w:t xml:space="preserve"> </w:t>
      </w:r>
      <w:r>
        <w:rPr>
          <w:sz w:val="16"/>
          <w:szCs w:val="16"/>
        </w:rPr>
        <w:t>(2139),</w:t>
      </w:r>
      <w:r>
        <w:rPr>
          <w:spacing w:val="32"/>
          <w:sz w:val="16"/>
          <w:szCs w:val="16"/>
        </w:rPr>
        <w:t xml:space="preserve"> </w:t>
      </w:r>
      <w:r>
        <w:rPr>
          <w:sz w:val="16"/>
          <w:szCs w:val="16"/>
        </w:rPr>
        <w:t>Materials</w:t>
      </w:r>
      <w:r>
        <w:rPr>
          <w:spacing w:val="23"/>
          <w:sz w:val="16"/>
          <w:szCs w:val="16"/>
        </w:rPr>
        <w:t xml:space="preserve"> </w:t>
      </w:r>
      <w:r>
        <w:rPr>
          <w:sz w:val="16"/>
          <w:szCs w:val="16"/>
        </w:rPr>
        <w:t>Science</w:t>
      </w:r>
      <w:r>
        <w:rPr>
          <w:spacing w:val="24"/>
          <w:sz w:val="16"/>
          <w:szCs w:val="16"/>
        </w:rPr>
        <w:t xml:space="preserve"> </w:t>
      </w:r>
      <w:r>
        <w:rPr>
          <w:spacing w:val="-2"/>
          <w:sz w:val="16"/>
          <w:szCs w:val="16"/>
        </w:rPr>
        <w:t>F</w:t>
      </w:r>
      <w:r>
        <w:rPr>
          <w:sz w:val="16"/>
          <w:szCs w:val="16"/>
        </w:rPr>
        <w:t>orum</w:t>
      </w:r>
      <w:r>
        <w:rPr>
          <w:spacing w:val="25"/>
          <w:sz w:val="16"/>
          <w:szCs w:val="16"/>
        </w:rPr>
        <w:t xml:space="preserve"> </w:t>
      </w:r>
      <w:r>
        <w:rPr>
          <w:sz w:val="16"/>
          <w:szCs w:val="16"/>
        </w:rPr>
        <w:t>519-521</w:t>
      </w:r>
      <w:r>
        <w:rPr>
          <w:spacing w:val="24"/>
          <w:sz w:val="16"/>
          <w:szCs w:val="16"/>
        </w:rPr>
        <w:t xml:space="preserve"> </w:t>
      </w:r>
      <w:r>
        <w:rPr>
          <w:sz w:val="16"/>
          <w:szCs w:val="16"/>
        </w:rPr>
        <w:t>(2006)</w:t>
      </w:r>
      <w:r>
        <w:rPr>
          <w:spacing w:val="25"/>
          <w:sz w:val="16"/>
          <w:szCs w:val="16"/>
        </w:rPr>
        <w:t xml:space="preserve"> </w:t>
      </w:r>
      <w:r>
        <w:rPr>
          <w:w w:val="99"/>
          <w:sz w:val="16"/>
          <w:szCs w:val="16"/>
        </w:rPr>
        <w:t>603–608.</w:t>
      </w:r>
    </w:p>
    <w:p w:rsidR="00731615" w:rsidRDefault="00EE1D9C">
      <w:pPr>
        <w:spacing w:before="2"/>
        <w:ind w:left="365"/>
        <w:rPr>
          <w:sz w:val="16"/>
          <w:szCs w:val="16"/>
        </w:rPr>
      </w:pPr>
      <w:proofErr w:type="gramStart"/>
      <w:r>
        <w:rPr>
          <w:sz w:val="16"/>
          <w:szCs w:val="16"/>
        </w:rPr>
        <w:t>doi:</w:t>
      </w:r>
      <w:proofErr w:type="gramEnd"/>
      <w:r>
        <w:rPr>
          <w:sz w:val="16"/>
          <w:szCs w:val="16"/>
        </w:rPr>
        <w:t>10.4028</w:t>
      </w:r>
      <w:hyperlink r:id="rId22">
        <w:r>
          <w:rPr>
            <w:sz w:val="16"/>
            <w:szCs w:val="16"/>
          </w:rPr>
          <w:t>/ww</w:t>
        </w:r>
        <w:r>
          <w:rPr>
            <w:spacing w:val="-10"/>
            <w:sz w:val="16"/>
            <w:szCs w:val="16"/>
          </w:rPr>
          <w:t>w</w:t>
        </w:r>
        <w:r>
          <w:rPr>
            <w:sz w:val="16"/>
            <w:szCs w:val="16"/>
          </w:rPr>
          <w:t>.scientific.net/MS</w:t>
        </w:r>
        <w:r>
          <w:rPr>
            <w:spacing w:val="-13"/>
            <w:sz w:val="16"/>
            <w:szCs w:val="16"/>
          </w:rPr>
          <w:t>F</w:t>
        </w:r>
        <w:r>
          <w:rPr>
            <w:sz w:val="16"/>
            <w:szCs w:val="16"/>
          </w:rPr>
          <w:t>.519-521.603.</w:t>
        </w:r>
      </w:hyperlink>
    </w:p>
    <w:p w:rsidR="00731615" w:rsidRDefault="00EE1D9C">
      <w:pPr>
        <w:spacing w:line="180" w:lineRule="exact"/>
        <w:ind w:left="365"/>
        <w:rPr>
          <w:rFonts w:ascii="BatangChe" w:eastAsia="BatangChe" w:hAnsi="BatangChe" w:cs="BatangChe"/>
          <w:sz w:val="16"/>
          <w:szCs w:val="16"/>
        </w:rPr>
      </w:pPr>
      <w:r>
        <w:rPr>
          <w:sz w:val="16"/>
          <w:szCs w:val="16"/>
        </w:rPr>
        <w:t>URL</w:t>
      </w:r>
      <w:r>
        <w:rPr>
          <w:spacing w:val="-3"/>
          <w:sz w:val="16"/>
          <w:szCs w:val="16"/>
        </w:rPr>
        <w:t xml:space="preserve"> </w:t>
      </w:r>
      <w:hyperlink r:id="rId23">
        <w:r>
          <w:rPr>
            <w:rFonts w:ascii="BatangChe" w:eastAsia="BatangChe" w:hAnsi="BatangChe" w:cs="BatangChe"/>
            <w:w w:val="105"/>
            <w:sz w:val="16"/>
            <w:szCs w:val="16"/>
          </w:rPr>
          <w:t>http://www.scientific.net/MSF.519</w:t>
        </w:r>
        <w:r>
          <w:rPr>
            <w:rFonts w:ascii="BatangChe" w:eastAsia="BatangChe" w:hAnsi="BatangChe" w:cs="BatangChe"/>
            <w:spacing w:val="11"/>
            <w:w w:val="105"/>
            <w:sz w:val="16"/>
            <w:szCs w:val="16"/>
          </w:rPr>
          <w:t>-</w:t>
        </w:r>
        <w:r>
          <w:rPr>
            <w:rFonts w:ascii="BatangChe" w:eastAsia="BatangChe" w:hAnsi="BatangChe" w:cs="BatangChe"/>
            <w:w w:val="105"/>
            <w:sz w:val="16"/>
            <w:szCs w:val="16"/>
          </w:rPr>
          <w:t>521.603</w:t>
        </w:r>
      </w:hyperlink>
    </w:p>
    <w:p w:rsidR="00731615" w:rsidRDefault="00EE1D9C">
      <w:pPr>
        <w:spacing w:before="5" w:line="246" w:lineRule="auto"/>
        <w:ind w:left="365" w:right="305" w:hanging="365"/>
        <w:jc w:val="both"/>
        <w:rPr>
          <w:sz w:val="16"/>
          <w:szCs w:val="16"/>
        </w:rPr>
        <w:sectPr w:rsidR="00731615">
          <w:pgSz w:w="11920" w:h="16840"/>
          <w:pgMar w:top="1500" w:right="420" w:bottom="280" w:left="640" w:header="0" w:footer="1079" w:gutter="0"/>
          <w:cols w:num="2" w:space="720" w:equalWidth="0">
            <w:col w:w="5134" w:space="358"/>
            <w:col w:w="5368"/>
          </w:cols>
        </w:sectPr>
      </w:pPr>
      <w:r>
        <w:rPr>
          <w:sz w:val="16"/>
          <w:szCs w:val="16"/>
        </w:rPr>
        <w:t>[11</w:t>
      </w:r>
      <w:proofErr w:type="gramStart"/>
      <w:r>
        <w:rPr>
          <w:sz w:val="16"/>
          <w:szCs w:val="16"/>
        </w:rPr>
        <w:t xml:space="preserve">] </w:t>
      </w:r>
      <w:r>
        <w:rPr>
          <w:spacing w:val="11"/>
          <w:sz w:val="16"/>
          <w:szCs w:val="16"/>
        </w:rPr>
        <w:t xml:space="preserve"> </w:t>
      </w:r>
      <w:r>
        <w:rPr>
          <w:sz w:val="16"/>
          <w:szCs w:val="16"/>
        </w:rPr>
        <w:t>M</w:t>
      </w:r>
      <w:proofErr w:type="gramEnd"/>
      <w:r>
        <w:rPr>
          <w:sz w:val="16"/>
          <w:szCs w:val="16"/>
        </w:rPr>
        <w:t>.</w:t>
      </w:r>
      <w:r>
        <w:rPr>
          <w:spacing w:val="7"/>
          <w:sz w:val="16"/>
          <w:szCs w:val="16"/>
        </w:rPr>
        <w:t xml:space="preserve"> </w:t>
      </w:r>
      <w:proofErr w:type="spellStart"/>
      <w:r>
        <w:rPr>
          <w:spacing w:val="-12"/>
          <w:sz w:val="16"/>
          <w:szCs w:val="16"/>
        </w:rPr>
        <w:t>V</w:t>
      </w:r>
      <w:r>
        <w:rPr>
          <w:sz w:val="16"/>
          <w:szCs w:val="16"/>
        </w:rPr>
        <w:t>ural</w:t>
      </w:r>
      <w:proofErr w:type="spellEnd"/>
      <w:r>
        <w:rPr>
          <w:sz w:val="16"/>
          <w:szCs w:val="16"/>
        </w:rPr>
        <w:t>,</w:t>
      </w:r>
      <w:r>
        <w:rPr>
          <w:spacing w:val="9"/>
          <w:sz w:val="16"/>
          <w:szCs w:val="16"/>
        </w:rPr>
        <w:t xml:space="preserve"> </w:t>
      </w:r>
      <w:r>
        <w:rPr>
          <w:sz w:val="16"/>
          <w:szCs w:val="16"/>
        </w:rPr>
        <w:t>J.</w:t>
      </w:r>
      <w:r>
        <w:rPr>
          <w:spacing w:val="8"/>
          <w:sz w:val="16"/>
          <w:szCs w:val="16"/>
        </w:rPr>
        <w:t xml:space="preserve"> </w:t>
      </w:r>
      <w:r>
        <w:rPr>
          <w:sz w:val="16"/>
          <w:szCs w:val="16"/>
        </w:rPr>
        <w:t>Caro,</w:t>
      </w:r>
      <w:r>
        <w:rPr>
          <w:spacing w:val="9"/>
          <w:sz w:val="16"/>
          <w:szCs w:val="16"/>
        </w:rPr>
        <w:t xml:space="preserve"> </w:t>
      </w:r>
      <w:r>
        <w:rPr>
          <w:sz w:val="16"/>
          <w:szCs w:val="16"/>
        </w:rPr>
        <w:t>Experimental analysis</w:t>
      </w:r>
      <w:r>
        <w:rPr>
          <w:spacing w:val="3"/>
          <w:sz w:val="16"/>
          <w:szCs w:val="16"/>
        </w:rPr>
        <w:t xml:space="preserve"> </w:t>
      </w:r>
      <w:r>
        <w:rPr>
          <w:sz w:val="16"/>
          <w:szCs w:val="16"/>
        </w:rPr>
        <w:t>and</w:t>
      </w:r>
      <w:r>
        <w:rPr>
          <w:spacing w:val="6"/>
          <w:sz w:val="16"/>
          <w:szCs w:val="16"/>
        </w:rPr>
        <w:t xml:space="preserve"> </w:t>
      </w:r>
      <w:r>
        <w:rPr>
          <w:sz w:val="16"/>
          <w:szCs w:val="16"/>
        </w:rPr>
        <w:t>constitut</w:t>
      </w:r>
      <w:r>
        <w:rPr>
          <w:spacing w:val="-4"/>
          <w:sz w:val="16"/>
          <w:szCs w:val="16"/>
        </w:rPr>
        <w:t>i</w:t>
      </w:r>
      <w:r>
        <w:rPr>
          <w:spacing w:val="-2"/>
          <w:sz w:val="16"/>
          <w:szCs w:val="16"/>
        </w:rPr>
        <w:t>v</w:t>
      </w:r>
      <w:r>
        <w:rPr>
          <w:sz w:val="16"/>
          <w:szCs w:val="16"/>
        </w:rPr>
        <w:t>e</w:t>
      </w:r>
      <w:r>
        <w:rPr>
          <w:spacing w:val="1"/>
          <w:sz w:val="16"/>
          <w:szCs w:val="16"/>
        </w:rPr>
        <w:t xml:space="preserve"> </w:t>
      </w:r>
      <w:r>
        <w:rPr>
          <w:sz w:val="16"/>
          <w:szCs w:val="16"/>
        </w:rPr>
        <w:t>modeling</w:t>
      </w:r>
      <w:r>
        <w:rPr>
          <w:spacing w:val="3"/>
          <w:sz w:val="16"/>
          <w:szCs w:val="16"/>
        </w:rPr>
        <w:t xml:space="preserve"> </w:t>
      </w:r>
      <w:r>
        <w:rPr>
          <w:sz w:val="16"/>
          <w:szCs w:val="16"/>
        </w:rPr>
        <w:t>for the</w:t>
      </w:r>
      <w:r>
        <w:rPr>
          <w:spacing w:val="5"/>
          <w:sz w:val="16"/>
          <w:szCs w:val="16"/>
        </w:rPr>
        <w:t xml:space="preserve"> </w:t>
      </w:r>
      <w:r>
        <w:rPr>
          <w:sz w:val="16"/>
          <w:szCs w:val="16"/>
        </w:rPr>
        <w:t>n</w:t>
      </w:r>
      <w:r>
        <w:rPr>
          <w:spacing w:val="-4"/>
          <w:sz w:val="16"/>
          <w:szCs w:val="16"/>
        </w:rPr>
        <w:t>e</w:t>
      </w:r>
      <w:r>
        <w:rPr>
          <w:sz w:val="16"/>
          <w:szCs w:val="16"/>
        </w:rPr>
        <w:t>wly</w:t>
      </w:r>
      <w:r>
        <w:rPr>
          <w:spacing w:val="3"/>
          <w:sz w:val="16"/>
          <w:szCs w:val="16"/>
        </w:rPr>
        <w:t xml:space="preserve"> </w:t>
      </w:r>
      <w:r>
        <w:rPr>
          <w:sz w:val="16"/>
          <w:szCs w:val="16"/>
        </w:rPr>
        <w:t>d</w:t>
      </w:r>
      <w:r>
        <w:rPr>
          <w:spacing w:val="-4"/>
          <w:sz w:val="16"/>
          <w:szCs w:val="16"/>
        </w:rPr>
        <w:t>e</w:t>
      </w:r>
      <w:r>
        <w:rPr>
          <w:spacing w:val="-2"/>
          <w:sz w:val="16"/>
          <w:szCs w:val="16"/>
        </w:rPr>
        <w:t>v</w:t>
      </w:r>
      <w:r>
        <w:rPr>
          <w:sz w:val="16"/>
          <w:szCs w:val="16"/>
        </w:rPr>
        <w:t>eloped 2139-T8</w:t>
      </w:r>
      <w:r>
        <w:rPr>
          <w:spacing w:val="1"/>
          <w:sz w:val="16"/>
          <w:szCs w:val="16"/>
        </w:rPr>
        <w:t xml:space="preserve"> </w:t>
      </w:r>
      <w:r>
        <w:rPr>
          <w:sz w:val="16"/>
          <w:szCs w:val="16"/>
        </w:rPr>
        <w:t>all</w:t>
      </w:r>
      <w:r>
        <w:rPr>
          <w:spacing w:val="-2"/>
          <w:sz w:val="16"/>
          <w:szCs w:val="16"/>
        </w:rPr>
        <w:t>o</w:t>
      </w:r>
      <w:r>
        <w:rPr>
          <w:spacing w:val="-10"/>
          <w:sz w:val="16"/>
          <w:szCs w:val="16"/>
        </w:rPr>
        <w:t>y</w:t>
      </w:r>
      <w:r>
        <w:rPr>
          <w:sz w:val="16"/>
          <w:szCs w:val="16"/>
        </w:rPr>
        <w:t>,</w:t>
      </w:r>
      <w:r>
        <w:rPr>
          <w:spacing w:val="5"/>
          <w:sz w:val="16"/>
          <w:szCs w:val="16"/>
        </w:rPr>
        <w:t xml:space="preserve"> </w:t>
      </w:r>
      <w:r>
        <w:rPr>
          <w:sz w:val="16"/>
          <w:szCs w:val="16"/>
        </w:rPr>
        <w:t>Materials</w:t>
      </w:r>
      <w:r>
        <w:rPr>
          <w:spacing w:val="1"/>
          <w:sz w:val="16"/>
          <w:szCs w:val="16"/>
        </w:rPr>
        <w:t xml:space="preserve"> </w:t>
      </w:r>
      <w:r>
        <w:rPr>
          <w:sz w:val="16"/>
          <w:szCs w:val="16"/>
        </w:rPr>
        <w:t>Science</w:t>
      </w:r>
      <w:r>
        <w:rPr>
          <w:spacing w:val="2"/>
          <w:sz w:val="16"/>
          <w:szCs w:val="16"/>
        </w:rPr>
        <w:t xml:space="preserve"> </w:t>
      </w:r>
      <w:r>
        <w:rPr>
          <w:sz w:val="16"/>
          <w:szCs w:val="16"/>
        </w:rPr>
        <w:t>and</w:t>
      </w:r>
      <w:r>
        <w:rPr>
          <w:spacing w:val="4"/>
          <w:sz w:val="16"/>
          <w:szCs w:val="16"/>
        </w:rPr>
        <w:t xml:space="preserve"> </w:t>
      </w:r>
      <w:r>
        <w:rPr>
          <w:sz w:val="16"/>
          <w:szCs w:val="16"/>
        </w:rPr>
        <w:t>Engineering: A</w:t>
      </w:r>
      <w:r>
        <w:rPr>
          <w:spacing w:val="-1"/>
          <w:sz w:val="16"/>
          <w:szCs w:val="16"/>
        </w:rPr>
        <w:t xml:space="preserve"> </w:t>
      </w:r>
      <w:r>
        <w:rPr>
          <w:sz w:val="16"/>
          <w:szCs w:val="16"/>
        </w:rPr>
        <w:t>520</w:t>
      </w:r>
      <w:r>
        <w:rPr>
          <w:spacing w:val="-2"/>
          <w:sz w:val="16"/>
          <w:szCs w:val="16"/>
        </w:rPr>
        <w:t xml:space="preserve"> </w:t>
      </w:r>
      <w:r>
        <w:rPr>
          <w:sz w:val="16"/>
          <w:szCs w:val="16"/>
        </w:rPr>
        <w:t>(1-2)</w:t>
      </w:r>
      <w:r>
        <w:rPr>
          <w:spacing w:val="-3"/>
          <w:sz w:val="16"/>
          <w:szCs w:val="16"/>
        </w:rPr>
        <w:t xml:space="preserve"> </w:t>
      </w:r>
      <w:r>
        <w:rPr>
          <w:sz w:val="16"/>
          <w:szCs w:val="16"/>
        </w:rPr>
        <w:t>(2009)</w:t>
      </w:r>
      <w:r>
        <w:rPr>
          <w:spacing w:val="-4"/>
          <w:sz w:val="16"/>
          <w:szCs w:val="16"/>
        </w:rPr>
        <w:t xml:space="preserve"> </w:t>
      </w:r>
      <w:r>
        <w:rPr>
          <w:sz w:val="16"/>
          <w:szCs w:val="16"/>
        </w:rPr>
        <w:t>56–65.</w:t>
      </w:r>
      <w:r>
        <w:rPr>
          <w:spacing w:val="13"/>
          <w:sz w:val="16"/>
          <w:szCs w:val="16"/>
        </w:rPr>
        <w:t xml:space="preserve"> </w:t>
      </w:r>
      <w:r>
        <w:rPr>
          <w:sz w:val="16"/>
          <w:szCs w:val="16"/>
        </w:rPr>
        <w:t>doi:10.1016/j.msea.2009.05.026.</w:t>
      </w:r>
    </w:p>
    <w:p w:rsidR="00731615" w:rsidRDefault="00EE1D9C">
      <w:pPr>
        <w:spacing w:before="94" w:line="180" w:lineRule="exact"/>
        <w:ind w:left="477" w:right="-30"/>
        <w:rPr>
          <w:rFonts w:ascii="BatangChe" w:eastAsia="BatangChe" w:hAnsi="BatangChe" w:cs="BatangChe"/>
          <w:sz w:val="16"/>
          <w:szCs w:val="16"/>
        </w:rPr>
      </w:pPr>
      <w:r>
        <w:rPr>
          <w:sz w:val="16"/>
          <w:szCs w:val="16"/>
        </w:rPr>
        <w:lastRenderedPageBreak/>
        <w:t xml:space="preserve">URL              </w:t>
      </w:r>
      <w:r>
        <w:rPr>
          <w:spacing w:val="8"/>
          <w:sz w:val="16"/>
          <w:szCs w:val="16"/>
        </w:rPr>
        <w:t xml:space="preserve"> </w:t>
      </w:r>
      <w:hyperlink r:id="rId24">
        <w:r>
          <w:rPr>
            <w:rFonts w:ascii="BatangChe" w:eastAsia="BatangChe" w:hAnsi="BatangChe" w:cs="BatangChe"/>
            <w:w w:val="105"/>
            <w:sz w:val="16"/>
            <w:szCs w:val="16"/>
          </w:rPr>
          <w:t>http://linkin</w:t>
        </w:r>
        <w:r>
          <w:rPr>
            <w:rFonts w:ascii="BatangChe" w:eastAsia="BatangChe" w:hAnsi="BatangChe" w:cs="BatangChe"/>
            <w:spacing w:val="1"/>
            <w:w w:val="105"/>
            <w:sz w:val="16"/>
            <w:szCs w:val="16"/>
          </w:rPr>
          <w:t>g</w:t>
        </w:r>
        <w:r>
          <w:rPr>
            <w:rFonts w:ascii="BatangChe" w:eastAsia="BatangChe" w:hAnsi="BatangChe" w:cs="BatangChe"/>
            <w:w w:val="105"/>
            <w:sz w:val="16"/>
            <w:szCs w:val="16"/>
          </w:rPr>
          <w:t>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r>
        <w:rPr>
          <w:rFonts w:ascii="BatangChe" w:eastAsia="BatangChe" w:hAnsi="BatangChe" w:cs="BatangChe"/>
          <w:w w:val="105"/>
          <w:sz w:val="16"/>
          <w:szCs w:val="16"/>
        </w:rPr>
        <w:t xml:space="preserve"> S092150930900</w:t>
      </w:r>
      <w:r>
        <w:rPr>
          <w:rFonts w:ascii="BatangChe" w:eastAsia="BatangChe" w:hAnsi="BatangChe" w:cs="BatangChe"/>
          <w:spacing w:val="1"/>
          <w:w w:val="105"/>
          <w:sz w:val="16"/>
          <w:szCs w:val="16"/>
        </w:rPr>
        <w:t>5</w:t>
      </w:r>
      <w:r>
        <w:rPr>
          <w:rFonts w:ascii="BatangChe" w:eastAsia="BatangChe" w:hAnsi="BatangChe" w:cs="BatangChe"/>
          <w:w w:val="105"/>
          <w:sz w:val="16"/>
          <w:szCs w:val="16"/>
        </w:rPr>
        <w:t>991</w:t>
      </w:r>
    </w:p>
    <w:p w:rsidR="00731615" w:rsidRDefault="00EE1D9C">
      <w:pPr>
        <w:spacing w:before="2" w:line="246" w:lineRule="auto"/>
        <w:ind w:left="477" w:right="-28" w:hanging="365"/>
        <w:jc w:val="both"/>
        <w:rPr>
          <w:sz w:val="16"/>
          <w:szCs w:val="16"/>
        </w:rPr>
      </w:pPr>
      <w:r>
        <w:rPr>
          <w:sz w:val="16"/>
          <w:szCs w:val="16"/>
        </w:rPr>
        <w:t>[12</w:t>
      </w:r>
      <w:proofErr w:type="gramStart"/>
      <w:r>
        <w:rPr>
          <w:sz w:val="16"/>
          <w:szCs w:val="16"/>
        </w:rPr>
        <w:t xml:space="preserve">] </w:t>
      </w:r>
      <w:r>
        <w:rPr>
          <w:spacing w:val="17"/>
          <w:sz w:val="16"/>
          <w:szCs w:val="16"/>
        </w:rPr>
        <w:t xml:space="preserve"> </w:t>
      </w:r>
      <w:r>
        <w:rPr>
          <w:sz w:val="16"/>
          <w:szCs w:val="16"/>
        </w:rPr>
        <w:t>M</w:t>
      </w:r>
      <w:proofErr w:type="gramEnd"/>
      <w:r>
        <w:rPr>
          <w:sz w:val="16"/>
          <w:szCs w:val="16"/>
        </w:rPr>
        <w:t xml:space="preserve">. </w:t>
      </w:r>
      <w:r>
        <w:rPr>
          <w:spacing w:val="1"/>
          <w:sz w:val="16"/>
          <w:szCs w:val="16"/>
        </w:rPr>
        <w:t xml:space="preserve"> </w:t>
      </w:r>
      <w:proofErr w:type="spellStart"/>
      <w:r>
        <w:rPr>
          <w:sz w:val="16"/>
          <w:szCs w:val="16"/>
        </w:rPr>
        <w:t>Grujicic</w:t>
      </w:r>
      <w:proofErr w:type="spellEnd"/>
      <w:proofErr w:type="gramStart"/>
      <w:r>
        <w:rPr>
          <w:sz w:val="16"/>
          <w:szCs w:val="16"/>
        </w:rPr>
        <w:t xml:space="preserve">, </w:t>
      </w:r>
      <w:r>
        <w:rPr>
          <w:spacing w:val="9"/>
          <w:sz w:val="16"/>
          <w:szCs w:val="16"/>
        </w:rPr>
        <w:t xml:space="preserve"> </w:t>
      </w:r>
      <w:r>
        <w:rPr>
          <w:sz w:val="16"/>
          <w:szCs w:val="16"/>
        </w:rPr>
        <w:t>G</w:t>
      </w:r>
      <w:proofErr w:type="gramEnd"/>
      <w:r>
        <w:rPr>
          <w:sz w:val="16"/>
          <w:szCs w:val="16"/>
        </w:rPr>
        <w:t xml:space="preserve">. </w:t>
      </w:r>
      <w:r>
        <w:rPr>
          <w:spacing w:val="2"/>
          <w:sz w:val="16"/>
          <w:szCs w:val="16"/>
        </w:rPr>
        <w:t xml:space="preserve"> </w:t>
      </w:r>
      <w:proofErr w:type="spellStart"/>
      <w:r>
        <w:rPr>
          <w:sz w:val="16"/>
          <w:szCs w:val="16"/>
        </w:rPr>
        <w:t>Ara</w:t>
      </w:r>
      <w:r>
        <w:rPr>
          <w:spacing w:val="-2"/>
          <w:sz w:val="16"/>
          <w:szCs w:val="16"/>
        </w:rPr>
        <w:t>k</w:t>
      </w:r>
      <w:r>
        <w:rPr>
          <w:sz w:val="16"/>
          <w:szCs w:val="16"/>
        </w:rPr>
        <w:t>ere</w:t>
      </w:r>
      <w:proofErr w:type="spellEnd"/>
      <w:proofErr w:type="gramStart"/>
      <w:r>
        <w:rPr>
          <w:sz w:val="16"/>
          <w:szCs w:val="16"/>
        </w:rPr>
        <w:t xml:space="preserve">, </w:t>
      </w:r>
      <w:r>
        <w:rPr>
          <w:spacing w:val="9"/>
          <w:sz w:val="16"/>
          <w:szCs w:val="16"/>
        </w:rPr>
        <w:t xml:space="preserve"> </w:t>
      </w:r>
      <w:r>
        <w:rPr>
          <w:sz w:val="16"/>
          <w:szCs w:val="16"/>
        </w:rPr>
        <w:t>B</w:t>
      </w:r>
      <w:proofErr w:type="gramEnd"/>
      <w:r>
        <w:rPr>
          <w:sz w:val="16"/>
          <w:szCs w:val="16"/>
        </w:rPr>
        <w:t xml:space="preserve">. </w:t>
      </w:r>
      <w:r>
        <w:rPr>
          <w:spacing w:val="2"/>
          <w:sz w:val="16"/>
          <w:szCs w:val="16"/>
        </w:rPr>
        <w:t xml:space="preserve"> </w:t>
      </w:r>
      <w:proofErr w:type="spellStart"/>
      <w:r>
        <w:rPr>
          <w:spacing w:val="-2"/>
          <w:sz w:val="16"/>
          <w:szCs w:val="16"/>
        </w:rPr>
        <w:t>P</w:t>
      </w:r>
      <w:r>
        <w:rPr>
          <w:sz w:val="16"/>
          <w:szCs w:val="16"/>
        </w:rPr>
        <w:t>anduran</w:t>
      </w:r>
      <w:r>
        <w:rPr>
          <w:spacing w:val="-1"/>
          <w:sz w:val="16"/>
          <w:szCs w:val="16"/>
        </w:rPr>
        <w:t>g</w:t>
      </w:r>
      <w:r>
        <w:rPr>
          <w:sz w:val="16"/>
          <w:szCs w:val="16"/>
        </w:rPr>
        <w:t>an</w:t>
      </w:r>
      <w:proofErr w:type="spellEnd"/>
      <w:proofErr w:type="gramStart"/>
      <w:r>
        <w:rPr>
          <w:sz w:val="16"/>
          <w:szCs w:val="16"/>
        </w:rPr>
        <w:t xml:space="preserve">, </w:t>
      </w:r>
      <w:r>
        <w:rPr>
          <w:spacing w:val="6"/>
          <w:sz w:val="16"/>
          <w:szCs w:val="16"/>
        </w:rPr>
        <w:t xml:space="preserve"> </w:t>
      </w:r>
      <w:r>
        <w:rPr>
          <w:sz w:val="16"/>
          <w:szCs w:val="16"/>
        </w:rPr>
        <w:t>a</w:t>
      </w:r>
      <w:proofErr w:type="gramEnd"/>
      <w:r>
        <w:rPr>
          <w:sz w:val="16"/>
          <w:szCs w:val="16"/>
        </w:rPr>
        <w:t xml:space="preserve">. </w:t>
      </w:r>
      <w:r>
        <w:rPr>
          <w:spacing w:val="2"/>
          <w:sz w:val="16"/>
          <w:szCs w:val="16"/>
        </w:rPr>
        <w:t xml:space="preserve"> </w:t>
      </w:r>
      <w:proofErr w:type="spellStart"/>
      <w:r>
        <w:rPr>
          <w:sz w:val="16"/>
          <w:szCs w:val="16"/>
        </w:rPr>
        <w:t>Hariharan</w:t>
      </w:r>
      <w:proofErr w:type="spellEnd"/>
      <w:proofErr w:type="gramStart"/>
      <w:r>
        <w:rPr>
          <w:sz w:val="16"/>
          <w:szCs w:val="16"/>
        </w:rPr>
        <w:t xml:space="preserve">, </w:t>
      </w:r>
      <w:r>
        <w:rPr>
          <w:spacing w:val="8"/>
          <w:sz w:val="16"/>
          <w:szCs w:val="16"/>
        </w:rPr>
        <w:t xml:space="preserve"> </w:t>
      </w:r>
      <w:r>
        <w:rPr>
          <w:sz w:val="16"/>
          <w:szCs w:val="16"/>
        </w:rPr>
        <w:t>C</w:t>
      </w:r>
      <w:proofErr w:type="gramEnd"/>
      <w:r>
        <w:rPr>
          <w:sz w:val="16"/>
          <w:szCs w:val="16"/>
        </w:rPr>
        <w:t>.-</w:t>
      </w:r>
      <w:r>
        <w:rPr>
          <w:spacing w:val="-13"/>
          <w:sz w:val="16"/>
          <w:szCs w:val="16"/>
        </w:rPr>
        <w:t>F</w:t>
      </w:r>
      <w:r>
        <w:rPr>
          <w:sz w:val="16"/>
          <w:szCs w:val="16"/>
        </w:rPr>
        <w:t xml:space="preserve">.  </w:t>
      </w:r>
      <w:r>
        <w:rPr>
          <w:spacing w:val="-16"/>
          <w:sz w:val="16"/>
          <w:szCs w:val="16"/>
        </w:rPr>
        <w:t>Y</w:t>
      </w:r>
      <w:r>
        <w:rPr>
          <w:sz w:val="16"/>
          <w:szCs w:val="16"/>
        </w:rPr>
        <w:t>en, B.</w:t>
      </w:r>
      <w:r>
        <w:rPr>
          <w:spacing w:val="11"/>
          <w:sz w:val="16"/>
          <w:szCs w:val="16"/>
        </w:rPr>
        <w:t xml:space="preserve"> </w:t>
      </w:r>
      <w:r>
        <w:rPr>
          <w:sz w:val="16"/>
          <w:szCs w:val="16"/>
        </w:rPr>
        <w:t>a.</w:t>
      </w:r>
      <w:r>
        <w:rPr>
          <w:spacing w:val="11"/>
          <w:sz w:val="16"/>
          <w:szCs w:val="16"/>
        </w:rPr>
        <w:t xml:space="preserve"> </w:t>
      </w:r>
      <w:proofErr w:type="spellStart"/>
      <w:r>
        <w:rPr>
          <w:sz w:val="16"/>
          <w:szCs w:val="16"/>
        </w:rPr>
        <w:t>Cheeseman</w:t>
      </w:r>
      <w:proofErr w:type="spellEnd"/>
      <w:r>
        <w:rPr>
          <w:sz w:val="16"/>
          <w:szCs w:val="16"/>
        </w:rPr>
        <w:t>,</w:t>
      </w:r>
      <w:r>
        <w:rPr>
          <w:spacing w:val="7"/>
          <w:sz w:val="16"/>
          <w:szCs w:val="16"/>
        </w:rPr>
        <w:t xml:space="preserve"> </w:t>
      </w:r>
      <w:r>
        <w:rPr>
          <w:sz w:val="16"/>
          <w:szCs w:val="16"/>
        </w:rPr>
        <w:t>D</w:t>
      </w:r>
      <w:r>
        <w:rPr>
          <w:spacing w:val="-4"/>
          <w:sz w:val="16"/>
          <w:szCs w:val="16"/>
        </w:rPr>
        <w:t>e</w:t>
      </w:r>
      <w:r>
        <w:rPr>
          <w:spacing w:val="-2"/>
          <w:sz w:val="16"/>
          <w:szCs w:val="16"/>
        </w:rPr>
        <w:t>v</w:t>
      </w:r>
      <w:r>
        <w:rPr>
          <w:sz w:val="16"/>
          <w:szCs w:val="16"/>
        </w:rPr>
        <w:t>elopment</w:t>
      </w:r>
      <w:r>
        <w:rPr>
          <w:spacing w:val="3"/>
          <w:sz w:val="16"/>
          <w:szCs w:val="16"/>
        </w:rPr>
        <w:t xml:space="preserve"> </w:t>
      </w:r>
      <w:r>
        <w:rPr>
          <w:sz w:val="16"/>
          <w:szCs w:val="16"/>
        </w:rPr>
        <w:t>of</w:t>
      </w:r>
      <w:r>
        <w:rPr>
          <w:spacing w:val="11"/>
          <w:sz w:val="16"/>
          <w:szCs w:val="16"/>
        </w:rPr>
        <w:t xml:space="preserve"> </w:t>
      </w:r>
      <w:r>
        <w:rPr>
          <w:sz w:val="16"/>
          <w:szCs w:val="16"/>
        </w:rPr>
        <w:t>a</w:t>
      </w:r>
      <w:r>
        <w:rPr>
          <w:spacing w:val="11"/>
          <w:sz w:val="16"/>
          <w:szCs w:val="16"/>
        </w:rPr>
        <w:t xml:space="preserve"> </w:t>
      </w:r>
      <w:r>
        <w:rPr>
          <w:sz w:val="16"/>
          <w:szCs w:val="16"/>
        </w:rPr>
        <w:t>Ro</w:t>
      </w:r>
      <w:r>
        <w:rPr>
          <w:spacing w:val="-3"/>
          <w:sz w:val="16"/>
          <w:szCs w:val="16"/>
        </w:rPr>
        <w:t>b</w:t>
      </w:r>
      <w:r>
        <w:rPr>
          <w:sz w:val="16"/>
          <w:szCs w:val="16"/>
        </w:rPr>
        <w:t>ust</w:t>
      </w:r>
      <w:r>
        <w:rPr>
          <w:spacing w:val="7"/>
          <w:sz w:val="16"/>
          <w:szCs w:val="16"/>
        </w:rPr>
        <w:t xml:space="preserve"> </w:t>
      </w:r>
      <w:r>
        <w:rPr>
          <w:sz w:val="16"/>
          <w:szCs w:val="16"/>
        </w:rPr>
        <w:t>and</w:t>
      </w:r>
      <w:r>
        <w:rPr>
          <w:spacing w:val="10"/>
          <w:sz w:val="16"/>
          <w:szCs w:val="16"/>
        </w:rPr>
        <w:t xml:space="preserve"> </w:t>
      </w:r>
      <w:r>
        <w:rPr>
          <w:sz w:val="16"/>
          <w:szCs w:val="16"/>
        </w:rPr>
        <w:t>Cost-Effect</w:t>
      </w:r>
      <w:r>
        <w:rPr>
          <w:spacing w:val="-4"/>
          <w:sz w:val="16"/>
          <w:szCs w:val="16"/>
        </w:rPr>
        <w:t>i</w:t>
      </w:r>
      <w:r>
        <w:rPr>
          <w:spacing w:val="-2"/>
          <w:sz w:val="16"/>
          <w:szCs w:val="16"/>
        </w:rPr>
        <w:t>v</w:t>
      </w:r>
      <w:r>
        <w:rPr>
          <w:sz w:val="16"/>
          <w:szCs w:val="16"/>
        </w:rPr>
        <w:t>e</w:t>
      </w:r>
      <w:r>
        <w:rPr>
          <w:spacing w:val="-8"/>
          <w:sz w:val="16"/>
          <w:szCs w:val="16"/>
        </w:rPr>
        <w:t xml:space="preserve"> </w:t>
      </w:r>
      <w:r>
        <w:rPr>
          <w:sz w:val="16"/>
          <w:szCs w:val="16"/>
        </w:rPr>
        <w:t xml:space="preserve">Friction Stir </w:t>
      </w:r>
      <w:r>
        <w:rPr>
          <w:spacing w:val="3"/>
          <w:sz w:val="16"/>
          <w:szCs w:val="16"/>
        </w:rPr>
        <w:t xml:space="preserve"> </w:t>
      </w:r>
      <w:r>
        <w:rPr>
          <w:spacing w:val="-13"/>
          <w:sz w:val="16"/>
          <w:szCs w:val="16"/>
        </w:rPr>
        <w:t>W</w:t>
      </w:r>
      <w:r>
        <w:rPr>
          <w:sz w:val="16"/>
          <w:szCs w:val="16"/>
        </w:rPr>
        <w:t>elding</w:t>
      </w:r>
      <w:r>
        <w:rPr>
          <w:spacing w:val="39"/>
          <w:sz w:val="16"/>
          <w:szCs w:val="16"/>
        </w:rPr>
        <w:t xml:space="preserve"> </w:t>
      </w:r>
      <w:r>
        <w:rPr>
          <w:sz w:val="16"/>
          <w:szCs w:val="16"/>
        </w:rPr>
        <w:t xml:space="preserve">Process  for </w:t>
      </w:r>
      <w:r>
        <w:rPr>
          <w:spacing w:val="3"/>
          <w:sz w:val="16"/>
          <w:szCs w:val="16"/>
        </w:rPr>
        <w:t xml:space="preserve"> </w:t>
      </w:r>
      <w:r>
        <w:rPr>
          <w:sz w:val="16"/>
          <w:szCs w:val="16"/>
        </w:rPr>
        <w:t xml:space="preserve">Use </w:t>
      </w:r>
      <w:r>
        <w:rPr>
          <w:spacing w:val="2"/>
          <w:sz w:val="16"/>
          <w:szCs w:val="16"/>
        </w:rPr>
        <w:t xml:space="preserve"> </w:t>
      </w:r>
      <w:r>
        <w:rPr>
          <w:sz w:val="16"/>
          <w:szCs w:val="16"/>
        </w:rPr>
        <w:t xml:space="preserve">in </w:t>
      </w:r>
      <w:r>
        <w:rPr>
          <w:spacing w:val="4"/>
          <w:sz w:val="16"/>
          <w:szCs w:val="16"/>
        </w:rPr>
        <w:t xml:space="preserve"> </w:t>
      </w:r>
      <w:r>
        <w:rPr>
          <w:sz w:val="16"/>
          <w:szCs w:val="16"/>
        </w:rPr>
        <w:t>Ad</w:t>
      </w:r>
      <w:r>
        <w:rPr>
          <w:spacing w:val="-4"/>
          <w:sz w:val="16"/>
          <w:szCs w:val="16"/>
        </w:rPr>
        <w:t>v</w:t>
      </w:r>
      <w:r>
        <w:rPr>
          <w:sz w:val="16"/>
          <w:szCs w:val="16"/>
        </w:rPr>
        <w:t>anced</w:t>
      </w:r>
      <w:r>
        <w:rPr>
          <w:spacing w:val="38"/>
          <w:sz w:val="16"/>
          <w:szCs w:val="16"/>
        </w:rPr>
        <w:t xml:space="preserve"> </w:t>
      </w:r>
      <w:r>
        <w:rPr>
          <w:sz w:val="16"/>
          <w:szCs w:val="16"/>
        </w:rPr>
        <w:t>Military</w:t>
      </w:r>
      <w:r>
        <w:rPr>
          <w:spacing w:val="40"/>
          <w:sz w:val="16"/>
          <w:szCs w:val="16"/>
        </w:rPr>
        <w:t xml:space="preserve"> </w:t>
      </w:r>
      <w:r>
        <w:rPr>
          <w:spacing w:val="-18"/>
          <w:sz w:val="16"/>
          <w:szCs w:val="16"/>
        </w:rPr>
        <w:t>V</w:t>
      </w:r>
      <w:r>
        <w:rPr>
          <w:sz w:val="16"/>
          <w:szCs w:val="16"/>
        </w:rPr>
        <w:t xml:space="preserve">ehicles, </w:t>
      </w:r>
      <w:r>
        <w:rPr>
          <w:spacing w:val="10"/>
          <w:sz w:val="16"/>
          <w:szCs w:val="16"/>
        </w:rPr>
        <w:t xml:space="preserve"> </w:t>
      </w:r>
      <w:r>
        <w:rPr>
          <w:sz w:val="16"/>
          <w:szCs w:val="16"/>
        </w:rPr>
        <w:t>Jou</w:t>
      </w:r>
      <w:r>
        <w:rPr>
          <w:spacing w:val="-3"/>
          <w:sz w:val="16"/>
          <w:szCs w:val="16"/>
        </w:rPr>
        <w:t>r</w:t>
      </w:r>
      <w:r>
        <w:rPr>
          <w:sz w:val="16"/>
          <w:szCs w:val="16"/>
        </w:rPr>
        <w:t xml:space="preserve">- </w:t>
      </w:r>
      <w:proofErr w:type="spellStart"/>
      <w:r>
        <w:rPr>
          <w:sz w:val="16"/>
          <w:szCs w:val="16"/>
        </w:rPr>
        <w:t>nal</w:t>
      </w:r>
      <w:proofErr w:type="spellEnd"/>
      <w:r>
        <w:rPr>
          <w:spacing w:val="6"/>
          <w:sz w:val="16"/>
          <w:szCs w:val="16"/>
        </w:rPr>
        <w:t xml:space="preserve"> </w:t>
      </w:r>
      <w:r>
        <w:rPr>
          <w:sz w:val="16"/>
          <w:szCs w:val="16"/>
        </w:rPr>
        <w:t>of</w:t>
      </w:r>
      <w:r>
        <w:rPr>
          <w:spacing w:val="7"/>
          <w:sz w:val="16"/>
          <w:szCs w:val="16"/>
        </w:rPr>
        <w:t xml:space="preserve"> </w:t>
      </w:r>
      <w:r>
        <w:rPr>
          <w:sz w:val="16"/>
          <w:szCs w:val="16"/>
        </w:rPr>
        <w:t>Materials</w:t>
      </w:r>
      <w:r>
        <w:rPr>
          <w:spacing w:val="2"/>
          <w:sz w:val="16"/>
          <w:szCs w:val="16"/>
        </w:rPr>
        <w:t xml:space="preserve"> </w:t>
      </w:r>
      <w:r>
        <w:rPr>
          <w:sz w:val="16"/>
          <w:szCs w:val="16"/>
        </w:rPr>
        <w:t>Engineering and</w:t>
      </w:r>
      <w:r>
        <w:rPr>
          <w:spacing w:val="6"/>
          <w:sz w:val="16"/>
          <w:szCs w:val="16"/>
        </w:rPr>
        <w:t xml:space="preserve"> </w:t>
      </w:r>
      <w:r>
        <w:rPr>
          <w:sz w:val="16"/>
          <w:szCs w:val="16"/>
        </w:rPr>
        <w:t>Performance 20</w:t>
      </w:r>
      <w:r>
        <w:rPr>
          <w:spacing w:val="7"/>
          <w:sz w:val="16"/>
          <w:szCs w:val="16"/>
        </w:rPr>
        <w:t xml:space="preserve"> </w:t>
      </w:r>
      <w:r>
        <w:rPr>
          <w:sz w:val="16"/>
          <w:szCs w:val="16"/>
        </w:rPr>
        <w:t>(1)</w:t>
      </w:r>
      <w:r>
        <w:rPr>
          <w:spacing w:val="6"/>
          <w:sz w:val="16"/>
          <w:szCs w:val="16"/>
        </w:rPr>
        <w:t xml:space="preserve"> </w:t>
      </w:r>
      <w:r>
        <w:rPr>
          <w:sz w:val="16"/>
          <w:szCs w:val="16"/>
        </w:rPr>
        <w:t>(2010)</w:t>
      </w:r>
      <w:r>
        <w:rPr>
          <w:spacing w:val="4"/>
          <w:sz w:val="16"/>
          <w:szCs w:val="16"/>
        </w:rPr>
        <w:t xml:space="preserve"> </w:t>
      </w:r>
      <w:r>
        <w:rPr>
          <w:sz w:val="16"/>
          <w:szCs w:val="16"/>
        </w:rPr>
        <w:t xml:space="preserve">11–23. </w:t>
      </w:r>
      <w:proofErr w:type="gramStart"/>
      <w:r>
        <w:rPr>
          <w:sz w:val="16"/>
          <w:szCs w:val="16"/>
        </w:rPr>
        <w:t>doi:</w:t>
      </w:r>
      <w:proofErr w:type="gramEnd"/>
      <w:r>
        <w:rPr>
          <w:sz w:val="16"/>
          <w:szCs w:val="16"/>
        </w:rPr>
        <w:t>10.1007/s11665-010-9650-0.</w:t>
      </w:r>
    </w:p>
    <w:p w:rsidR="00731615" w:rsidRDefault="00EE1D9C">
      <w:pPr>
        <w:spacing w:line="180" w:lineRule="exact"/>
        <w:ind w:left="477" w:right="-44"/>
        <w:rPr>
          <w:rFonts w:ascii="BatangChe" w:eastAsia="BatangChe" w:hAnsi="BatangChe" w:cs="BatangChe"/>
          <w:sz w:val="16"/>
          <w:szCs w:val="16"/>
        </w:rPr>
      </w:pPr>
      <w:r>
        <w:rPr>
          <w:sz w:val="16"/>
          <w:szCs w:val="16"/>
        </w:rPr>
        <w:t xml:space="preserve">URL                  </w:t>
      </w:r>
      <w:r>
        <w:rPr>
          <w:spacing w:val="17"/>
          <w:sz w:val="16"/>
          <w:szCs w:val="16"/>
        </w:rPr>
        <w:t xml:space="preserve"> </w:t>
      </w:r>
      <w:hyperlink r:id="rId25">
        <w:r>
          <w:rPr>
            <w:rFonts w:ascii="BatangChe" w:eastAsia="BatangChe" w:hAnsi="BatangChe" w:cs="BatangChe"/>
            <w:w w:val="105"/>
            <w:sz w:val="16"/>
            <w:szCs w:val="16"/>
          </w:rPr>
          <w:t>http://www.springerlink.com/index/</w:t>
        </w:r>
        <w:r>
          <w:rPr>
            <w:rFonts w:ascii="BatangChe" w:eastAsia="BatangChe" w:hAnsi="BatangChe" w:cs="BatangChe"/>
            <w:spacing w:val="1"/>
            <w:w w:val="105"/>
            <w:sz w:val="16"/>
            <w:szCs w:val="16"/>
          </w:rPr>
          <w:t>1</w:t>
        </w:r>
        <w:r>
          <w:rPr>
            <w:rFonts w:ascii="BatangChe" w:eastAsia="BatangChe" w:hAnsi="BatangChe" w:cs="BatangChe"/>
            <w:w w:val="105"/>
            <w:sz w:val="16"/>
            <w:szCs w:val="16"/>
          </w:rPr>
          <w:t>0.1007/</w:t>
        </w:r>
      </w:hyperlink>
    </w:p>
    <w:p w:rsidR="00731615" w:rsidRDefault="00EE1D9C">
      <w:pPr>
        <w:spacing w:line="160" w:lineRule="exact"/>
        <w:ind w:left="477"/>
        <w:rPr>
          <w:rFonts w:ascii="BatangChe" w:eastAsia="BatangChe" w:hAnsi="BatangChe" w:cs="BatangChe"/>
          <w:sz w:val="16"/>
          <w:szCs w:val="16"/>
        </w:rPr>
      </w:pPr>
      <w:proofErr w:type="gramStart"/>
      <w:r>
        <w:rPr>
          <w:rFonts w:ascii="BatangChe" w:eastAsia="BatangChe" w:hAnsi="BatangChe" w:cs="BatangChe"/>
          <w:w w:val="105"/>
          <w:position w:val="-1"/>
          <w:sz w:val="16"/>
          <w:szCs w:val="16"/>
        </w:rPr>
        <w:t>s11665</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010</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9650</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0</w:t>
      </w:r>
      <w:proofErr w:type="gramEnd"/>
    </w:p>
    <w:p w:rsidR="00731615" w:rsidRDefault="00EE1D9C">
      <w:pPr>
        <w:spacing w:before="17" w:line="246" w:lineRule="auto"/>
        <w:ind w:left="477" w:right="-28" w:hanging="365"/>
        <w:jc w:val="both"/>
        <w:rPr>
          <w:sz w:val="16"/>
          <w:szCs w:val="16"/>
        </w:rPr>
      </w:pPr>
      <w:r>
        <w:rPr>
          <w:sz w:val="16"/>
          <w:szCs w:val="16"/>
        </w:rPr>
        <w:t xml:space="preserve">[13] </w:t>
      </w:r>
      <w:r>
        <w:rPr>
          <w:spacing w:val="15"/>
          <w:sz w:val="16"/>
          <w:szCs w:val="16"/>
        </w:rPr>
        <w:t xml:space="preserve"> </w:t>
      </w:r>
      <w:r>
        <w:rPr>
          <w:sz w:val="16"/>
          <w:szCs w:val="16"/>
        </w:rPr>
        <w:t>D.</w:t>
      </w:r>
      <w:r>
        <w:rPr>
          <w:spacing w:val="35"/>
          <w:sz w:val="16"/>
          <w:szCs w:val="16"/>
        </w:rPr>
        <w:t xml:space="preserve"> </w:t>
      </w:r>
      <w:proofErr w:type="spellStart"/>
      <w:r>
        <w:rPr>
          <w:sz w:val="16"/>
          <w:szCs w:val="16"/>
        </w:rPr>
        <w:t>Bak</w:t>
      </w:r>
      <w:r>
        <w:rPr>
          <w:spacing w:val="-3"/>
          <w:sz w:val="16"/>
          <w:szCs w:val="16"/>
        </w:rPr>
        <w:t>av</w:t>
      </w:r>
      <w:r>
        <w:rPr>
          <w:sz w:val="16"/>
          <w:szCs w:val="16"/>
        </w:rPr>
        <w:t>os</w:t>
      </w:r>
      <w:proofErr w:type="spellEnd"/>
      <w:r>
        <w:rPr>
          <w:sz w:val="16"/>
          <w:szCs w:val="16"/>
        </w:rPr>
        <w:t xml:space="preserve">, </w:t>
      </w:r>
      <w:r>
        <w:rPr>
          <w:spacing w:val="1"/>
          <w:sz w:val="16"/>
          <w:szCs w:val="16"/>
        </w:rPr>
        <w:t xml:space="preserve"> </w:t>
      </w:r>
      <w:r>
        <w:rPr>
          <w:spacing w:val="-18"/>
          <w:sz w:val="16"/>
          <w:szCs w:val="16"/>
        </w:rPr>
        <w:t>P</w:t>
      </w:r>
      <w:r>
        <w:rPr>
          <w:sz w:val="16"/>
          <w:szCs w:val="16"/>
        </w:rPr>
        <w:t>.</w:t>
      </w:r>
      <w:r>
        <w:rPr>
          <w:spacing w:val="35"/>
          <w:sz w:val="16"/>
          <w:szCs w:val="16"/>
        </w:rPr>
        <w:t xml:space="preserve"> </w:t>
      </w:r>
      <w:proofErr w:type="spellStart"/>
      <w:r>
        <w:rPr>
          <w:sz w:val="16"/>
          <w:szCs w:val="16"/>
        </w:rPr>
        <w:t>Prangnell</w:t>
      </w:r>
      <w:proofErr w:type="spellEnd"/>
      <w:r>
        <w:rPr>
          <w:sz w:val="16"/>
          <w:szCs w:val="16"/>
        </w:rPr>
        <w:t>,  B.</w:t>
      </w:r>
      <w:r>
        <w:rPr>
          <w:spacing w:val="35"/>
          <w:sz w:val="16"/>
          <w:szCs w:val="16"/>
        </w:rPr>
        <w:t xml:space="preserve"> </w:t>
      </w:r>
      <w:r>
        <w:rPr>
          <w:sz w:val="16"/>
          <w:szCs w:val="16"/>
        </w:rPr>
        <w:t xml:space="preserve">Bes, </w:t>
      </w:r>
      <w:r>
        <w:rPr>
          <w:spacing w:val="4"/>
          <w:sz w:val="16"/>
          <w:szCs w:val="16"/>
        </w:rPr>
        <w:t xml:space="preserve"> </w:t>
      </w:r>
      <w:r>
        <w:rPr>
          <w:spacing w:val="-13"/>
          <w:sz w:val="16"/>
          <w:szCs w:val="16"/>
        </w:rPr>
        <w:t>F</w:t>
      </w:r>
      <w:r>
        <w:rPr>
          <w:sz w:val="16"/>
          <w:szCs w:val="16"/>
        </w:rPr>
        <w:t>.</w:t>
      </w:r>
      <w:r>
        <w:rPr>
          <w:spacing w:val="35"/>
          <w:sz w:val="16"/>
          <w:szCs w:val="16"/>
        </w:rPr>
        <w:t xml:space="preserve"> </w:t>
      </w:r>
      <w:proofErr w:type="spellStart"/>
      <w:r>
        <w:rPr>
          <w:sz w:val="16"/>
          <w:szCs w:val="16"/>
        </w:rPr>
        <w:t>Eberl</w:t>
      </w:r>
      <w:proofErr w:type="spellEnd"/>
      <w:r>
        <w:rPr>
          <w:sz w:val="16"/>
          <w:szCs w:val="16"/>
        </w:rPr>
        <w:t xml:space="preserve">, </w:t>
      </w:r>
      <w:r>
        <w:rPr>
          <w:spacing w:val="3"/>
          <w:sz w:val="16"/>
          <w:szCs w:val="16"/>
        </w:rPr>
        <w:t xml:space="preserve"> </w:t>
      </w:r>
      <w:r>
        <w:rPr>
          <w:sz w:val="16"/>
          <w:szCs w:val="16"/>
        </w:rPr>
        <w:t>The</w:t>
      </w:r>
      <w:r>
        <w:rPr>
          <w:spacing w:val="34"/>
          <w:sz w:val="16"/>
          <w:szCs w:val="16"/>
        </w:rPr>
        <w:t xml:space="preserve"> </w:t>
      </w:r>
      <w:r>
        <w:rPr>
          <w:sz w:val="16"/>
          <w:szCs w:val="16"/>
        </w:rPr>
        <w:t>effect</w:t>
      </w:r>
      <w:r>
        <w:rPr>
          <w:spacing w:val="22"/>
          <w:sz w:val="16"/>
          <w:szCs w:val="16"/>
        </w:rPr>
        <w:t xml:space="preserve"> </w:t>
      </w:r>
      <w:r>
        <w:rPr>
          <w:sz w:val="16"/>
          <w:szCs w:val="16"/>
        </w:rPr>
        <w:t>of</w:t>
      </w:r>
      <w:r>
        <w:rPr>
          <w:spacing w:val="35"/>
          <w:sz w:val="16"/>
          <w:szCs w:val="16"/>
        </w:rPr>
        <w:t xml:space="preserve"> </w:t>
      </w:r>
      <w:r>
        <w:rPr>
          <w:sz w:val="16"/>
          <w:szCs w:val="16"/>
        </w:rPr>
        <w:t>sil</w:t>
      </w:r>
      <w:r>
        <w:rPr>
          <w:spacing w:val="-2"/>
          <w:sz w:val="16"/>
          <w:szCs w:val="16"/>
        </w:rPr>
        <w:t>v</w:t>
      </w:r>
      <w:r>
        <w:rPr>
          <w:sz w:val="16"/>
          <w:szCs w:val="16"/>
        </w:rPr>
        <w:t>er</w:t>
      </w:r>
      <w:r>
        <w:rPr>
          <w:spacing w:val="33"/>
          <w:sz w:val="16"/>
          <w:szCs w:val="16"/>
        </w:rPr>
        <w:t xml:space="preserve"> </w:t>
      </w:r>
      <w:r>
        <w:rPr>
          <w:sz w:val="16"/>
          <w:szCs w:val="16"/>
        </w:rPr>
        <w:t>on microstructural</w:t>
      </w:r>
      <w:r>
        <w:rPr>
          <w:spacing w:val="-14"/>
          <w:sz w:val="16"/>
          <w:szCs w:val="16"/>
        </w:rPr>
        <w:t xml:space="preserve"> </w:t>
      </w:r>
      <w:r>
        <w:rPr>
          <w:spacing w:val="-4"/>
          <w:sz w:val="16"/>
          <w:szCs w:val="16"/>
        </w:rPr>
        <w:t>e</w:t>
      </w:r>
      <w:r>
        <w:rPr>
          <w:spacing w:val="-3"/>
          <w:sz w:val="16"/>
          <w:szCs w:val="16"/>
        </w:rPr>
        <w:t>v</w:t>
      </w:r>
      <w:r>
        <w:rPr>
          <w:sz w:val="16"/>
          <w:szCs w:val="16"/>
        </w:rPr>
        <w:t>olution</w:t>
      </w:r>
      <w:r>
        <w:rPr>
          <w:spacing w:val="-10"/>
          <w:sz w:val="16"/>
          <w:szCs w:val="16"/>
        </w:rPr>
        <w:t xml:space="preserve"> </w:t>
      </w:r>
      <w:r>
        <w:rPr>
          <w:sz w:val="16"/>
          <w:szCs w:val="16"/>
        </w:rPr>
        <w:t>in</w:t>
      </w:r>
      <w:r>
        <w:rPr>
          <w:spacing w:val="-5"/>
          <w:sz w:val="16"/>
          <w:szCs w:val="16"/>
        </w:rPr>
        <w:t xml:space="preserve"> </w:t>
      </w:r>
      <w:r>
        <w:rPr>
          <w:sz w:val="16"/>
          <w:szCs w:val="16"/>
        </w:rPr>
        <w:t>t</w:t>
      </w:r>
      <w:r>
        <w:rPr>
          <w:spacing w:val="-2"/>
          <w:sz w:val="16"/>
          <w:szCs w:val="16"/>
        </w:rPr>
        <w:t>w</w:t>
      </w:r>
      <w:r>
        <w:rPr>
          <w:sz w:val="16"/>
          <w:szCs w:val="16"/>
        </w:rPr>
        <w:t>o</w:t>
      </w:r>
      <w:r>
        <w:rPr>
          <w:spacing w:val="-6"/>
          <w:sz w:val="16"/>
          <w:szCs w:val="16"/>
        </w:rPr>
        <w:t xml:space="preserve"> </w:t>
      </w:r>
      <w:r>
        <w:rPr>
          <w:sz w:val="16"/>
          <w:szCs w:val="16"/>
        </w:rPr>
        <w:t>2xxx</w:t>
      </w:r>
      <w:r>
        <w:rPr>
          <w:spacing w:val="-7"/>
          <w:sz w:val="16"/>
          <w:szCs w:val="16"/>
        </w:rPr>
        <w:t xml:space="preserve"> </w:t>
      </w:r>
      <w:r>
        <w:rPr>
          <w:sz w:val="16"/>
          <w:szCs w:val="16"/>
        </w:rPr>
        <w:t>series</w:t>
      </w:r>
      <w:r>
        <w:rPr>
          <w:spacing w:val="-8"/>
          <w:sz w:val="16"/>
          <w:szCs w:val="16"/>
        </w:rPr>
        <w:t xml:space="preserve"> </w:t>
      </w:r>
      <w:r>
        <w:rPr>
          <w:sz w:val="16"/>
          <w:szCs w:val="16"/>
        </w:rPr>
        <w:t>Al-all</w:t>
      </w:r>
      <w:r>
        <w:rPr>
          <w:spacing w:val="-2"/>
          <w:sz w:val="16"/>
          <w:szCs w:val="16"/>
        </w:rPr>
        <w:t>o</w:t>
      </w:r>
      <w:r>
        <w:rPr>
          <w:sz w:val="16"/>
          <w:szCs w:val="16"/>
        </w:rPr>
        <w:t>ys</w:t>
      </w:r>
      <w:r>
        <w:rPr>
          <w:spacing w:val="-10"/>
          <w:sz w:val="16"/>
          <w:szCs w:val="16"/>
        </w:rPr>
        <w:t xml:space="preserve"> </w:t>
      </w:r>
      <w:r>
        <w:rPr>
          <w:sz w:val="16"/>
          <w:szCs w:val="16"/>
        </w:rPr>
        <w:t>with</w:t>
      </w:r>
      <w:r>
        <w:rPr>
          <w:spacing w:val="-7"/>
          <w:sz w:val="16"/>
          <w:szCs w:val="16"/>
        </w:rPr>
        <w:t xml:space="preserve"> </w:t>
      </w:r>
      <w:r>
        <w:rPr>
          <w:sz w:val="16"/>
          <w:szCs w:val="16"/>
        </w:rPr>
        <w:t>a</w:t>
      </w:r>
      <w:r>
        <w:rPr>
          <w:spacing w:val="-5"/>
          <w:sz w:val="16"/>
          <w:szCs w:val="16"/>
        </w:rPr>
        <w:t xml:space="preserve"> </w:t>
      </w:r>
      <w:r>
        <w:rPr>
          <w:sz w:val="16"/>
          <w:szCs w:val="16"/>
        </w:rPr>
        <w:t>high</w:t>
      </w:r>
      <w:r>
        <w:rPr>
          <w:spacing w:val="-7"/>
          <w:sz w:val="16"/>
          <w:szCs w:val="16"/>
        </w:rPr>
        <w:t xml:space="preserve"> </w:t>
      </w:r>
      <w:proofErr w:type="spellStart"/>
      <w:r>
        <w:rPr>
          <w:sz w:val="16"/>
          <w:szCs w:val="16"/>
        </w:rPr>
        <w:t>Cu:Mg</w:t>
      </w:r>
      <w:proofErr w:type="spellEnd"/>
      <w:r>
        <w:rPr>
          <w:sz w:val="16"/>
          <w:szCs w:val="16"/>
        </w:rPr>
        <w:t xml:space="preserve"> ratio</w:t>
      </w:r>
      <w:r>
        <w:rPr>
          <w:spacing w:val="9"/>
          <w:sz w:val="16"/>
          <w:szCs w:val="16"/>
        </w:rPr>
        <w:t xml:space="preserve"> </w:t>
      </w:r>
      <w:r>
        <w:rPr>
          <w:sz w:val="16"/>
          <w:szCs w:val="16"/>
        </w:rPr>
        <w:t>during</w:t>
      </w:r>
      <w:r>
        <w:rPr>
          <w:spacing w:val="8"/>
          <w:sz w:val="16"/>
          <w:szCs w:val="16"/>
        </w:rPr>
        <w:t xml:space="preserve"> </w:t>
      </w:r>
      <w:r>
        <w:rPr>
          <w:sz w:val="16"/>
          <w:szCs w:val="16"/>
        </w:rPr>
        <w:t>ageing</w:t>
      </w:r>
      <w:r>
        <w:rPr>
          <w:spacing w:val="8"/>
          <w:sz w:val="16"/>
          <w:szCs w:val="16"/>
        </w:rPr>
        <w:t xml:space="preserve"> </w:t>
      </w:r>
      <w:r>
        <w:rPr>
          <w:sz w:val="16"/>
          <w:szCs w:val="16"/>
        </w:rPr>
        <w:t>to</w:t>
      </w:r>
      <w:r>
        <w:rPr>
          <w:spacing w:val="11"/>
          <w:sz w:val="16"/>
          <w:szCs w:val="16"/>
        </w:rPr>
        <w:t xml:space="preserve"> </w:t>
      </w:r>
      <w:r>
        <w:rPr>
          <w:sz w:val="16"/>
          <w:szCs w:val="16"/>
        </w:rPr>
        <w:t>a</w:t>
      </w:r>
      <w:r>
        <w:rPr>
          <w:spacing w:val="11"/>
          <w:sz w:val="16"/>
          <w:szCs w:val="16"/>
        </w:rPr>
        <w:t xml:space="preserve"> </w:t>
      </w:r>
      <w:r>
        <w:rPr>
          <w:sz w:val="16"/>
          <w:szCs w:val="16"/>
        </w:rPr>
        <w:t>T8</w:t>
      </w:r>
      <w:r>
        <w:rPr>
          <w:spacing w:val="10"/>
          <w:sz w:val="16"/>
          <w:szCs w:val="16"/>
        </w:rPr>
        <w:t xml:space="preserve"> </w:t>
      </w:r>
      <w:r>
        <w:rPr>
          <w:sz w:val="16"/>
          <w:szCs w:val="16"/>
        </w:rPr>
        <w:t>tempe</w:t>
      </w:r>
      <w:r>
        <w:rPr>
          <w:spacing w:val="-6"/>
          <w:sz w:val="16"/>
          <w:szCs w:val="16"/>
        </w:rPr>
        <w:t>r</w:t>
      </w:r>
      <w:r>
        <w:rPr>
          <w:sz w:val="16"/>
          <w:szCs w:val="16"/>
        </w:rPr>
        <w:t>,</w:t>
      </w:r>
      <w:r>
        <w:rPr>
          <w:spacing w:val="10"/>
          <w:sz w:val="16"/>
          <w:szCs w:val="16"/>
        </w:rPr>
        <w:t xml:space="preserve"> </w:t>
      </w:r>
      <w:r>
        <w:rPr>
          <w:sz w:val="16"/>
          <w:szCs w:val="16"/>
        </w:rPr>
        <w:t>Materials</w:t>
      </w:r>
      <w:r>
        <w:rPr>
          <w:spacing w:val="6"/>
          <w:sz w:val="16"/>
          <w:szCs w:val="16"/>
        </w:rPr>
        <w:t xml:space="preserve"> </w:t>
      </w:r>
      <w:r>
        <w:rPr>
          <w:sz w:val="16"/>
          <w:szCs w:val="16"/>
        </w:rPr>
        <w:t>Science</w:t>
      </w:r>
      <w:r>
        <w:rPr>
          <w:spacing w:val="7"/>
          <w:sz w:val="16"/>
          <w:szCs w:val="16"/>
        </w:rPr>
        <w:t xml:space="preserve"> </w:t>
      </w:r>
      <w:r>
        <w:rPr>
          <w:sz w:val="16"/>
          <w:szCs w:val="16"/>
        </w:rPr>
        <w:t>and</w:t>
      </w:r>
      <w:r>
        <w:rPr>
          <w:spacing w:val="10"/>
          <w:sz w:val="16"/>
          <w:szCs w:val="16"/>
        </w:rPr>
        <w:t xml:space="preserve"> </w:t>
      </w:r>
      <w:r>
        <w:rPr>
          <w:sz w:val="16"/>
          <w:szCs w:val="16"/>
        </w:rPr>
        <w:t>Engineering: A</w:t>
      </w:r>
      <w:r>
        <w:rPr>
          <w:spacing w:val="-1"/>
          <w:sz w:val="16"/>
          <w:szCs w:val="16"/>
        </w:rPr>
        <w:t xml:space="preserve"> </w:t>
      </w:r>
      <w:r>
        <w:rPr>
          <w:sz w:val="16"/>
          <w:szCs w:val="16"/>
        </w:rPr>
        <w:t>491</w:t>
      </w:r>
      <w:r>
        <w:rPr>
          <w:spacing w:val="-2"/>
          <w:sz w:val="16"/>
          <w:szCs w:val="16"/>
        </w:rPr>
        <w:t xml:space="preserve"> </w:t>
      </w:r>
      <w:r>
        <w:rPr>
          <w:sz w:val="16"/>
          <w:szCs w:val="16"/>
        </w:rPr>
        <w:t>(1-2)</w:t>
      </w:r>
      <w:r>
        <w:rPr>
          <w:spacing w:val="-3"/>
          <w:sz w:val="16"/>
          <w:szCs w:val="16"/>
        </w:rPr>
        <w:t xml:space="preserve"> </w:t>
      </w:r>
      <w:r>
        <w:rPr>
          <w:sz w:val="16"/>
          <w:szCs w:val="16"/>
        </w:rPr>
        <w:t>(2008)</w:t>
      </w:r>
      <w:r>
        <w:rPr>
          <w:spacing w:val="-4"/>
          <w:sz w:val="16"/>
          <w:szCs w:val="16"/>
        </w:rPr>
        <w:t xml:space="preserve"> </w:t>
      </w:r>
      <w:r>
        <w:rPr>
          <w:sz w:val="16"/>
          <w:szCs w:val="16"/>
        </w:rPr>
        <w:t>214–223.</w:t>
      </w:r>
      <w:r>
        <w:rPr>
          <w:spacing w:val="11"/>
          <w:sz w:val="16"/>
          <w:szCs w:val="16"/>
        </w:rPr>
        <w:t xml:space="preserve"> </w:t>
      </w:r>
      <w:r>
        <w:rPr>
          <w:sz w:val="16"/>
          <w:szCs w:val="16"/>
        </w:rPr>
        <w:t>doi:10.1016/j.msea.2008.03.014.</w:t>
      </w:r>
    </w:p>
    <w:p w:rsidR="00731615" w:rsidRDefault="00EE1D9C">
      <w:pPr>
        <w:spacing w:line="180" w:lineRule="exact"/>
        <w:ind w:left="477" w:right="-44"/>
        <w:rPr>
          <w:rFonts w:ascii="BatangChe" w:eastAsia="BatangChe" w:hAnsi="BatangChe" w:cs="BatangChe"/>
          <w:sz w:val="16"/>
          <w:szCs w:val="16"/>
        </w:rPr>
      </w:pPr>
      <w:r>
        <w:rPr>
          <w:sz w:val="16"/>
          <w:szCs w:val="16"/>
        </w:rPr>
        <w:t xml:space="preserve">URL              </w:t>
      </w:r>
      <w:r>
        <w:rPr>
          <w:spacing w:val="8"/>
          <w:sz w:val="16"/>
          <w:szCs w:val="16"/>
        </w:rPr>
        <w:t xml:space="preserve"> </w:t>
      </w:r>
      <w:hyperlink r:id="rId26">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p>
    <w:p w:rsidR="00731615" w:rsidRDefault="00EE1D9C">
      <w:pPr>
        <w:spacing w:line="160" w:lineRule="exact"/>
        <w:ind w:left="477"/>
        <w:rPr>
          <w:rFonts w:ascii="BatangChe" w:eastAsia="BatangChe" w:hAnsi="BatangChe" w:cs="BatangChe"/>
          <w:sz w:val="16"/>
          <w:szCs w:val="16"/>
        </w:rPr>
      </w:pPr>
      <w:r>
        <w:rPr>
          <w:rFonts w:ascii="BatangChe" w:eastAsia="BatangChe" w:hAnsi="BatangChe" w:cs="BatangChe"/>
          <w:w w:val="105"/>
          <w:position w:val="-1"/>
          <w:sz w:val="16"/>
          <w:szCs w:val="16"/>
        </w:rPr>
        <w:t>S0921509308002931</w:t>
      </w:r>
    </w:p>
    <w:p w:rsidR="00731615" w:rsidRDefault="00EE1D9C">
      <w:pPr>
        <w:spacing w:before="17" w:line="246" w:lineRule="auto"/>
        <w:ind w:left="477" w:right="-28" w:hanging="365"/>
        <w:jc w:val="both"/>
        <w:rPr>
          <w:sz w:val="16"/>
          <w:szCs w:val="16"/>
        </w:rPr>
      </w:pPr>
      <w:r>
        <w:rPr>
          <w:sz w:val="16"/>
          <w:szCs w:val="16"/>
        </w:rPr>
        <w:t xml:space="preserve">[14] </w:t>
      </w:r>
      <w:r>
        <w:rPr>
          <w:spacing w:val="1"/>
          <w:sz w:val="16"/>
          <w:szCs w:val="16"/>
        </w:rPr>
        <w:t xml:space="preserve"> </w:t>
      </w:r>
      <w:r>
        <w:rPr>
          <w:spacing w:val="-15"/>
          <w:sz w:val="16"/>
          <w:szCs w:val="16"/>
        </w:rPr>
        <w:t>W</w:t>
      </w:r>
      <w:r>
        <w:rPr>
          <w:sz w:val="16"/>
          <w:szCs w:val="16"/>
        </w:rPr>
        <w:t>.</w:t>
      </w:r>
      <w:r>
        <w:rPr>
          <w:spacing w:val="9"/>
          <w:sz w:val="16"/>
          <w:szCs w:val="16"/>
        </w:rPr>
        <w:t xml:space="preserve"> </w:t>
      </w:r>
      <w:r>
        <w:rPr>
          <w:sz w:val="16"/>
          <w:szCs w:val="16"/>
        </w:rPr>
        <w:t>M.</w:t>
      </w:r>
      <w:r>
        <w:rPr>
          <w:spacing w:val="8"/>
          <w:sz w:val="16"/>
          <w:szCs w:val="16"/>
        </w:rPr>
        <w:t xml:space="preserve"> </w:t>
      </w:r>
      <w:r>
        <w:rPr>
          <w:sz w:val="16"/>
          <w:szCs w:val="16"/>
        </w:rPr>
        <w:t>Lee,</w:t>
      </w:r>
      <w:r>
        <w:rPr>
          <w:spacing w:val="14"/>
          <w:sz w:val="16"/>
          <w:szCs w:val="16"/>
        </w:rPr>
        <w:t xml:space="preserve"> </w:t>
      </w:r>
      <w:r>
        <w:rPr>
          <w:sz w:val="16"/>
          <w:szCs w:val="16"/>
        </w:rPr>
        <w:t>M.</w:t>
      </w:r>
      <w:r>
        <w:rPr>
          <w:spacing w:val="9"/>
          <w:sz w:val="16"/>
          <w:szCs w:val="16"/>
        </w:rPr>
        <w:t xml:space="preserve"> </w:t>
      </w:r>
      <w:r>
        <w:rPr>
          <w:sz w:val="16"/>
          <w:szCs w:val="16"/>
        </w:rPr>
        <w:t>A.</w:t>
      </w:r>
      <w:r>
        <w:rPr>
          <w:spacing w:val="8"/>
          <w:sz w:val="16"/>
          <w:szCs w:val="16"/>
        </w:rPr>
        <w:t xml:space="preserve"> </w:t>
      </w:r>
      <w:proofErr w:type="spellStart"/>
      <w:r>
        <w:rPr>
          <w:sz w:val="16"/>
          <w:szCs w:val="16"/>
        </w:rPr>
        <w:t>Zikr</w:t>
      </w:r>
      <w:r>
        <w:rPr>
          <w:spacing w:val="-10"/>
          <w:sz w:val="16"/>
          <w:szCs w:val="16"/>
        </w:rPr>
        <w:t>y</w:t>
      </w:r>
      <w:proofErr w:type="spellEnd"/>
      <w:r>
        <w:rPr>
          <w:sz w:val="16"/>
          <w:szCs w:val="16"/>
        </w:rPr>
        <w:t>,</w:t>
      </w:r>
      <w:r>
        <w:rPr>
          <w:spacing w:val="13"/>
          <w:sz w:val="16"/>
          <w:szCs w:val="16"/>
        </w:rPr>
        <w:t xml:space="preserve"> </w:t>
      </w:r>
      <w:proofErr w:type="spellStart"/>
      <w:r>
        <w:rPr>
          <w:sz w:val="16"/>
          <w:szCs w:val="16"/>
        </w:rPr>
        <w:t>Microstructural</w:t>
      </w:r>
      <w:proofErr w:type="spellEnd"/>
      <w:r>
        <w:rPr>
          <w:spacing w:val="1"/>
          <w:sz w:val="16"/>
          <w:szCs w:val="16"/>
        </w:rPr>
        <w:t xml:space="preserve"> </w:t>
      </w:r>
      <w:r>
        <w:rPr>
          <w:sz w:val="16"/>
          <w:szCs w:val="16"/>
        </w:rPr>
        <w:t>Characterization of</w:t>
      </w:r>
      <w:r>
        <w:rPr>
          <w:spacing w:val="8"/>
          <w:sz w:val="16"/>
          <w:szCs w:val="16"/>
        </w:rPr>
        <w:t xml:space="preserve"> </w:t>
      </w:r>
      <w:r>
        <w:rPr>
          <w:sz w:val="16"/>
          <w:szCs w:val="16"/>
        </w:rPr>
        <w:t>a</w:t>
      </w:r>
      <w:r>
        <w:rPr>
          <w:spacing w:val="10"/>
          <w:sz w:val="16"/>
          <w:szCs w:val="16"/>
        </w:rPr>
        <w:t xml:space="preserve"> </w:t>
      </w:r>
      <w:r>
        <w:rPr>
          <w:sz w:val="16"/>
          <w:szCs w:val="16"/>
        </w:rPr>
        <w:t>High- Strength</w:t>
      </w:r>
      <w:r>
        <w:rPr>
          <w:spacing w:val="2"/>
          <w:sz w:val="16"/>
          <w:szCs w:val="16"/>
        </w:rPr>
        <w:t xml:space="preserve"> </w:t>
      </w:r>
      <w:r>
        <w:rPr>
          <w:sz w:val="16"/>
          <w:szCs w:val="16"/>
        </w:rPr>
        <w:t>Aluminum All</w:t>
      </w:r>
      <w:r>
        <w:rPr>
          <w:spacing w:val="-2"/>
          <w:sz w:val="16"/>
          <w:szCs w:val="16"/>
        </w:rPr>
        <w:t>o</w:t>
      </w:r>
      <w:r>
        <w:rPr>
          <w:sz w:val="16"/>
          <w:szCs w:val="16"/>
        </w:rPr>
        <w:t>y</w:t>
      </w:r>
      <w:r>
        <w:rPr>
          <w:spacing w:val="4"/>
          <w:sz w:val="16"/>
          <w:szCs w:val="16"/>
        </w:rPr>
        <w:t xml:space="preserve"> </w:t>
      </w:r>
      <w:r>
        <w:rPr>
          <w:sz w:val="16"/>
          <w:szCs w:val="16"/>
        </w:rPr>
        <w:t>Subjected</w:t>
      </w:r>
      <w:r>
        <w:rPr>
          <w:spacing w:val="1"/>
          <w:sz w:val="16"/>
          <w:szCs w:val="16"/>
        </w:rPr>
        <w:t xml:space="preserve"> </w:t>
      </w:r>
      <w:r>
        <w:rPr>
          <w:sz w:val="16"/>
          <w:szCs w:val="16"/>
        </w:rPr>
        <w:t>to</w:t>
      </w:r>
      <w:r>
        <w:rPr>
          <w:spacing w:val="6"/>
          <w:sz w:val="16"/>
          <w:szCs w:val="16"/>
        </w:rPr>
        <w:t xml:space="preserve"> </w:t>
      </w:r>
      <w:r>
        <w:rPr>
          <w:sz w:val="16"/>
          <w:szCs w:val="16"/>
        </w:rPr>
        <w:t>High</w:t>
      </w:r>
      <w:r>
        <w:rPr>
          <w:spacing w:val="4"/>
          <w:sz w:val="16"/>
          <w:szCs w:val="16"/>
        </w:rPr>
        <w:t xml:space="preserve"> </w:t>
      </w:r>
      <w:r>
        <w:rPr>
          <w:sz w:val="16"/>
          <w:szCs w:val="16"/>
        </w:rPr>
        <w:t>Strain-Rate Impact, Metallu</w:t>
      </w:r>
      <w:r>
        <w:rPr>
          <w:spacing w:val="-3"/>
          <w:sz w:val="16"/>
          <w:szCs w:val="16"/>
        </w:rPr>
        <w:t>r</w:t>
      </w:r>
      <w:r>
        <w:rPr>
          <w:sz w:val="16"/>
          <w:szCs w:val="16"/>
        </w:rPr>
        <w:t>gical and</w:t>
      </w:r>
      <w:r>
        <w:rPr>
          <w:spacing w:val="6"/>
          <w:sz w:val="16"/>
          <w:szCs w:val="16"/>
        </w:rPr>
        <w:t xml:space="preserve"> </w:t>
      </w:r>
      <w:r>
        <w:rPr>
          <w:sz w:val="16"/>
          <w:szCs w:val="16"/>
        </w:rPr>
        <w:t>Materials</w:t>
      </w:r>
      <w:r>
        <w:rPr>
          <w:spacing w:val="3"/>
          <w:sz w:val="16"/>
          <w:szCs w:val="16"/>
        </w:rPr>
        <w:t xml:space="preserve"> </w:t>
      </w:r>
      <w:r>
        <w:rPr>
          <w:spacing w:val="-6"/>
          <w:sz w:val="16"/>
          <w:szCs w:val="16"/>
        </w:rPr>
        <w:t>T</w:t>
      </w:r>
      <w:r>
        <w:rPr>
          <w:sz w:val="16"/>
          <w:szCs w:val="16"/>
        </w:rPr>
        <w:t>ransactions A</w:t>
      </w:r>
      <w:r>
        <w:rPr>
          <w:spacing w:val="6"/>
          <w:sz w:val="16"/>
          <w:szCs w:val="16"/>
        </w:rPr>
        <w:t xml:space="preserve"> </w:t>
      </w:r>
      <w:r>
        <w:rPr>
          <w:sz w:val="16"/>
          <w:szCs w:val="16"/>
        </w:rPr>
        <w:t>42</w:t>
      </w:r>
      <w:r>
        <w:rPr>
          <w:spacing w:val="7"/>
          <w:sz w:val="16"/>
          <w:szCs w:val="16"/>
        </w:rPr>
        <w:t xml:space="preserve"> </w:t>
      </w:r>
      <w:r>
        <w:rPr>
          <w:sz w:val="16"/>
          <w:szCs w:val="16"/>
        </w:rPr>
        <w:t>(5)</w:t>
      </w:r>
      <w:r>
        <w:rPr>
          <w:spacing w:val="7"/>
          <w:sz w:val="16"/>
          <w:szCs w:val="16"/>
        </w:rPr>
        <w:t xml:space="preserve"> </w:t>
      </w:r>
      <w:r>
        <w:rPr>
          <w:sz w:val="16"/>
          <w:szCs w:val="16"/>
        </w:rPr>
        <w:t>(2010)</w:t>
      </w:r>
      <w:r>
        <w:rPr>
          <w:spacing w:val="4"/>
          <w:sz w:val="16"/>
          <w:szCs w:val="16"/>
        </w:rPr>
        <w:t xml:space="preserve"> </w:t>
      </w:r>
      <w:r>
        <w:rPr>
          <w:sz w:val="16"/>
          <w:szCs w:val="16"/>
        </w:rPr>
        <w:t xml:space="preserve">1215–1221. </w:t>
      </w:r>
      <w:proofErr w:type="gramStart"/>
      <w:r>
        <w:rPr>
          <w:sz w:val="16"/>
          <w:szCs w:val="16"/>
        </w:rPr>
        <w:t>doi:</w:t>
      </w:r>
      <w:proofErr w:type="gramEnd"/>
      <w:r>
        <w:rPr>
          <w:sz w:val="16"/>
          <w:szCs w:val="16"/>
        </w:rPr>
        <w:t>10.1007/s11661-010-0476-z.</w:t>
      </w:r>
    </w:p>
    <w:p w:rsidR="00731615" w:rsidRDefault="00EE1D9C">
      <w:pPr>
        <w:spacing w:line="180" w:lineRule="exact"/>
        <w:ind w:left="477" w:right="-44"/>
        <w:rPr>
          <w:rFonts w:ascii="BatangChe" w:eastAsia="BatangChe" w:hAnsi="BatangChe" w:cs="BatangChe"/>
          <w:sz w:val="16"/>
          <w:szCs w:val="16"/>
        </w:rPr>
      </w:pPr>
      <w:r>
        <w:rPr>
          <w:sz w:val="16"/>
          <w:szCs w:val="16"/>
        </w:rPr>
        <w:t xml:space="preserve">URL                  </w:t>
      </w:r>
      <w:r>
        <w:rPr>
          <w:spacing w:val="17"/>
          <w:sz w:val="16"/>
          <w:szCs w:val="16"/>
        </w:rPr>
        <w:t xml:space="preserve"> </w:t>
      </w:r>
      <w:hyperlink r:id="rId27">
        <w:r>
          <w:rPr>
            <w:rFonts w:ascii="BatangChe" w:eastAsia="BatangChe" w:hAnsi="BatangChe" w:cs="BatangChe"/>
            <w:w w:val="105"/>
            <w:sz w:val="16"/>
            <w:szCs w:val="16"/>
          </w:rPr>
          <w:t>http://www.springerlink.com/index/</w:t>
        </w:r>
        <w:r>
          <w:rPr>
            <w:rFonts w:ascii="BatangChe" w:eastAsia="BatangChe" w:hAnsi="BatangChe" w:cs="BatangChe"/>
            <w:spacing w:val="1"/>
            <w:w w:val="105"/>
            <w:sz w:val="16"/>
            <w:szCs w:val="16"/>
          </w:rPr>
          <w:t>1</w:t>
        </w:r>
        <w:r>
          <w:rPr>
            <w:rFonts w:ascii="BatangChe" w:eastAsia="BatangChe" w:hAnsi="BatangChe" w:cs="BatangChe"/>
            <w:w w:val="105"/>
            <w:sz w:val="16"/>
            <w:szCs w:val="16"/>
          </w:rPr>
          <w:t>0.1007/</w:t>
        </w:r>
      </w:hyperlink>
    </w:p>
    <w:p w:rsidR="00731615" w:rsidRDefault="00EE1D9C">
      <w:pPr>
        <w:spacing w:line="160" w:lineRule="exact"/>
        <w:ind w:left="477"/>
        <w:rPr>
          <w:rFonts w:ascii="BatangChe" w:eastAsia="BatangChe" w:hAnsi="BatangChe" w:cs="BatangChe"/>
          <w:sz w:val="16"/>
          <w:szCs w:val="16"/>
        </w:rPr>
      </w:pPr>
      <w:proofErr w:type="gramStart"/>
      <w:r>
        <w:rPr>
          <w:rFonts w:ascii="BatangChe" w:eastAsia="BatangChe" w:hAnsi="BatangChe" w:cs="BatangChe"/>
          <w:w w:val="105"/>
          <w:position w:val="-1"/>
          <w:sz w:val="16"/>
          <w:szCs w:val="16"/>
        </w:rPr>
        <w:t>s11661</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010</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0476</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z</w:t>
      </w:r>
      <w:proofErr w:type="gramEnd"/>
    </w:p>
    <w:p w:rsidR="00731615" w:rsidRDefault="00EE1D9C">
      <w:pPr>
        <w:spacing w:before="17" w:line="246" w:lineRule="auto"/>
        <w:ind w:left="477" w:right="-28" w:hanging="365"/>
        <w:jc w:val="both"/>
        <w:rPr>
          <w:sz w:val="16"/>
          <w:szCs w:val="16"/>
        </w:rPr>
      </w:pPr>
      <w:r>
        <w:rPr>
          <w:sz w:val="16"/>
          <w:szCs w:val="16"/>
        </w:rPr>
        <w:t xml:space="preserve">[15] </w:t>
      </w:r>
      <w:r>
        <w:rPr>
          <w:spacing w:val="14"/>
          <w:sz w:val="16"/>
          <w:szCs w:val="16"/>
        </w:rPr>
        <w:t xml:space="preserve"> </w:t>
      </w:r>
      <w:r>
        <w:rPr>
          <w:sz w:val="16"/>
          <w:szCs w:val="16"/>
        </w:rPr>
        <w:t>K.</w:t>
      </w:r>
      <w:r>
        <w:rPr>
          <w:spacing w:val="35"/>
          <w:sz w:val="16"/>
          <w:szCs w:val="16"/>
        </w:rPr>
        <w:t xml:space="preserve"> </w:t>
      </w:r>
      <w:proofErr w:type="spellStart"/>
      <w:r>
        <w:rPr>
          <w:sz w:val="16"/>
          <w:szCs w:val="16"/>
        </w:rPr>
        <w:t>Elkhodar</w:t>
      </w:r>
      <w:r>
        <w:rPr>
          <w:spacing w:val="-10"/>
          <w:sz w:val="16"/>
          <w:szCs w:val="16"/>
        </w:rPr>
        <w:t>y</w:t>
      </w:r>
      <w:proofErr w:type="spellEnd"/>
      <w:r>
        <w:rPr>
          <w:sz w:val="16"/>
          <w:szCs w:val="16"/>
        </w:rPr>
        <w:t xml:space="preserve">,  </w:t>
      </w:r>
      <w:r>
        <w:rPr>
          <w:spacing w:val="-15"/>
          <w:sz w:val="16"/>
          <w:szCs w:val="16"/>
        </w:rPr>
        <w:t>W</w:t>
      </w:r>
      <w:r>
        <w:rPr>
          <w:sz w:val="16"/>
          <w:szCs w:val="16"/>
        </w:rPr>
        <w:t>.</w:t>
      </w:r>
      <w:r>
        <w:rPr>
          <w:spacing w:val="35"/>
          <w:sz w:val="16"/>
          <w:szCs w:val="16"/>
        </w:rPr>
        <w:t xml:space="preserve"> </w:t>
      </w:r>
      <w:r>
        <w:rPr>
          <w:sz w:val="16"/>
          <w:szCs w:val="16"/>
        </w:rPr>
        <w:t xml:space="preserve">Lee, </w:t>
      </w:r>
      <w:r>
        <w:rPr>
          <w:spacing w:val="4"/>
          <w:sz w:val="16"/>
          <w:szCs w:val="16"/>
        </w:rPr>
        <w:t xml:space="preserve"> </w:t>
      </w:r>
      <w:r>
        <w:rPr>
          <w:sz w:val="16"/>
          <w:szCs w:val="16"/>
        </w:rPr>
        <w:t>L.</w:t>
      </w:r>
      <w:r>
        <w:rPr>
          <w:spacing w:val="36"/>
          <w:sz w:val="16"/>
          <w:szCs w:val="16"/>
        </w:rPr>
        <w:t xml:space="preserve"> </w:t>
      </w:r>
      <w:r>
        <w:rPr>
          <w:sz w:val="16"/>
          <w:szCs w:val="16"/>
        </w:rPr>
        <w:t xml:space="preserve">Sun, </w:t>
      </w:r>
      <w:r>
        <w:rPr>
          <w:spacing w:val="4"/>
          <w:sz w:val="16"/>
          <w:szCs w:val="16"/>
        </w:rPr>
        <w:t xml:space="preserve"> </w:t>
      </w:r>
      <w:r>
        <w:rPr>
          <w:sz w:val="16"/>
          <w:szCs w:val="16"/>
        </w:rPr>
        <w:t>D.</w:t>
      </w:r>
      <w:r>
        <w:rPr>
          <w:spacing w:val="35"/>
          <w:sz w:val="16"/>
          <w:szCs w:val="16"/>
        </w:rPr>
        <w:t xml:space="preserve"> </w:t>
      </w:r>
      <w:r>
        <w:rPr>
          <w:sz w:val="16"/>
          <w:szCs w:val="16"/>
        </w:rPr>
        <w:t>Brenne</w:t>
      </w:r>
      <w:r>
        <w:rPr>
          <w:spacing w:val="-6"/>
          <w:sz w:val="16"/>
          <w:szCs w:val="16"/>
        </w:rPr>
        <w:t>r</w:t>
      </w:r>
      <w:r>
        <w:rPr>
          <w:sz w:val="16"/>
          <w:szCs w:val="16"/>
        </w:rPr>
        <w:t xml:space="preserve">, </w:t>
      </w:r>
      <w:r>
        <w:rPr>
          <w:spacing w:val="2"/>
          <w:sz w:val="16"/>
          <w:szCs w:val="16"/>
        </w:rPr>
        <w:t xml:space="preserve"> </w:t>
      </w:r>
      <w:r>
        <w:rPr>
          <w:sz w:val="16"/>
          <w:szCs w:val="16"/>
        </w:rPr>
        <w:t>M.</w:t>
      </w:r>
      <w:r>
        <w:rPr>
          <w:spacing w:val="35"/>
          <w:sz w:val="16"/>
          <w:szCs w:val="16"/>
        </w:rPr>
        <w:t xml:space="preserve"> </w:t>
      </w:r>
      <w:proofErr w:type="spellStart"/>
      <w:r>
        <w:rPr>
          <w:sz w:val="16"/>
          <w:szCs w:val="16"/>
        </w:rPr>
        <w:t>Zikr</w:t>
      </w:r>
      <w:r>
        <w:rPr>
          <w:spacing w:val="-10"/>
          <w:sz w:val="16"/>
          <w:szCs w:val="16"/>
        </w:rPr>
        <w:t>y</w:t>
      </w:r>
      <w:proofErr w:type="spellEnd"/>
      <w:r>
        <w:rPr>
          <w:sz w:val="16"/>
          <w:szCs w:val="16"/>
        </w:rPr>
        <w:t xml:space="preserve">, </w:t>
      </w:r>
      <w:r>
        <w:rPr>
          <w:spacing w:val="3"/>
          <w:sz w:val="16"/>
          <w:szCs w:val="16"/>
        </w:rPr>
        <w:t xml:space="preserve"> </w:t>
      </w:r>
      <w:r>
        <w:rPr>
          <w:sz w:val="16"/>
          <w:szCs w:val="16"/>
        </w:rPr>
        <w:t>Deformation mechanisms</w:t>
      </w:r>
      <w:r>
        <w:rPr>
          <w:spacing w:val="39"/>
          <w:sz w:val="16"/>
          <w:szCs w:val="16"/>
        </w:rPr>
        <w:t xml:space="preserve"> </w:t>
      </w:r>
      <w:r>
        <w:rPr>
          <w:sz w:val="16"/>
          <w:szCs w:val="16"/>
        </w:rPr>
        <w:t xml:space="preserve">of </w:t>
      </w:r>
      <w:r>
        <w:rPr>
          <w:spacing w:val="5"/>
          <w:sz w:val="16"/>
          <w:szCs w:val="16"/>
        </w:rPr>
        <w:t xml:space="preserve"> </w:t>
      </w:r>
      <w:r>
        <w:rPr>
          <w:sz w:val="16"/>
          <w:szCs w:val="16"/>
        </w:rPr>
        <w:t xml:space="preserve">an </w:t>
      </w:r>
      <w:r>
        <w:rPr>
          <w:spacing w:val="5"/>
          <w:sz w:val="16"/>
          <w:szCs w:val="16"/>
        </w:rPr>
        <w:t xml:space="preserve"> </w:t>
      </w:r>
      <w:r>
        <w:rPr>
          <w:sz w:val="16"/>
          <w:szCs w:val="16"/>
        </w:rPr>
        <w:t xml:space="preserve">Ω </w:t>
      </w:r>
      <w:r>
        <w:rPr>
          <w:spacing w:val="2"/>
          <w:sz w:val="16"/>
          <w:szCs w:val="16"/>
        </w:rPr>
        <w:t xml:space="preserve"> </w:t>
      </w:r>
      <w:r>
        <w:rPr>
          <w:sz w:val="16"/>
          <w:szCs w:val="16"/>
        </w:rPr>
        <w:t xml:space="preserve">precipitate  in </w:t>
      </w:r>
      <w:r>
        <w:rPr>
          <w:spacing w:val="5"/>
          <w:sz w:val="16"/>
          <w:szCs w:val="16"/>
        </w:rPr>
        <w:t xml:space="preserve"> </w:t>
      </w:r>
      <w:r>
        <w:rPr>
          <w:sz w:val="16"/>
          <w:szCs w:val="16"/>
        </w:rPr>
        <w:t xml:space="preserve">a </w:t>
      </w:r>
      <w:r>
        <w:rPr>
          <w:spacing w:val="6"/>
          <w:sz w:val="16"/>
          <w:szCs w:val="16"/>
        </w:rPr>
        <w:t xml:space="preserve"> </w:t>
      </w:r>
      <w:r>
        <w:rPr>
          <w:sz w:val="16"/>
          <w:szCs w:val="16"/>
        </w:rPr>
        <w:t>high-strength</w:t>
      </w:r>
      <w:r>
        <w:rPr>
          <w:spacing w:val="38"/>
          <w:sz w:val="16"/>
          <w:szCs w:val="16"/>
        </w:rPr>
        <w:t xml:space="preserve"> </w:t>
      </w:r>
      <w:r>
        <w:rPr>
          <w:sz w:val="16"/>
          <w:szCs w:val="16"/>
        </w:rPr>
        <w:t>aluminum  all</w:t>
      </w:r>
      <w:r>
        <w:rPr>
          <w:spacing w:val="-2"/>
          <w:sz w:val="16"/>
          <w:szCs w:val="16"/>
        </w:rPr>
        <w:t>o</w:t>
      </w:r>
      <w:r>
        <w:rPr>
          <w:sz w:val="16"/>
          <w:szCs w:val="16"/>
        </w:rPr>
        <w:t>y subjected to</w:t>
      </w:r>
      <w:r>
        <w:rPr>
          <w:spacing w:val="5"/>
          <w:sz w:val="16"/>
          <w:szCs w:val="16"/>
        </w:rPr>
        <w:t xml:space="preserve"> </w:t>
      </w:r>
      <w:r>
        <w:rPr>
          <w:sz w:val="16"/>
          <w:szCs w:val="16"/>
        </w:rPr>
        <w:t>high</w:t>
      </w:r>
      <w:r>
        <w:rPr>
          <w:spacing w:val="3"/>
          <w:sz w:val="16"/>
          <w:szCs w:val="16"/>
        </w:rPr>
        <w:t xml:space="preserve"> </w:t>
      </w:r>
      <w:r>
        <w:rPr>
          <w:sz w:val="16"/>
          <w:szCs w:val="16"/>
        </w:rPr>
        <w:t>strain</w:t>
      </w:r>
      <w:r>
        <w:rPr>
          <w:spacing w:val="2"/>
          <w:sz w:val="16"/>
          <w:szCs w:val="16"/>
        </w:rPr>
        <w:t xml:space="preserve"> </w:t>
      </w:r>
      <w:r>
        <w:rPr>
          <w:sz w:val="16"/>
          <w:szCs w:val="16"/>
        </w:rPr>
        <w:t>rates,</w:t>
      </w:r>
      <w:r>
        <w:rPr>
          <w:spacing w:val="11"/>
          <w:sz w:val="16"/>
          <w:szCs w:val="16"/>
        </w:rPr>
        <w:t xml:space="preserve"> </w:t>
      </w:r>
      <w:r>
        <w:rPr>
          <w:sz w:val="16"/>
          <w:szCs w:val="16"/>
        </w:rPr>
        <w:t>Journal</w:t>
      </w:r>
      <w:r>
        <w:rPr>
          <w:spacing w:val="1"/>
          <w:sz w:val="16"/>
          <w:szCs w:val="16"/>
        </w:rPr>
        <w:t xml:space="preserve"> </w:t>
      </w:r>
      <w:r>
        <w:rPr>
          <w:sz w:val="16"/>
          <w:szCs w:val="16"/>
        </w:rPr>
        <w:t>of</w:t>
      </w:r>
      <w:r>
        <w:rPr>
          <w:spacing w:val="5"/>
          <w:sz w:val="16"/>
          <w:szCs w:val="16"/>
        </w:rPr>
        <w:t xml:space="preserve"> </w:t>
      </w:r>
      <w:r>
        <w:rPr>
          <w:sz w:val="16"/>
          <w:szCs w:val="16"/>
        </w:rPr>
        <w:t>Materials Research 26</w:t>
      </w:r>
      <w:r>
        <w:rPr>
          <w:spacing w:val="4"/>
          <w:sz w:val="16"/>
          <w:szCs w:val="16"/>
        </w:rPr>
        <w:t xml:space="preserve"> </w:t>
      </w:r>
      <w:r>
        <w:rPr>
          <w:sz w:val="16"/>
          <w:szCs w:val="16"/>
        </w:rPr>
        <w:t>(04) (2011)</w:t>
      </w:r>
      <w:r>
        <w:rPr>
          <w:spacing w:val="-4"/>
          <w:sz w:val="16"/>
          <w:szCs w:val="16"/>
        </w:rPr>
        <w:t xml:space="preserve"> </w:t>
      </w:r>
      <w:r>
        <w:rPr>
          <w:sz w:val="16"/>
          <w:szCs w:val="16"/>
        </w:rPr>
        <w:t>487–497.</w:t>
      </w:r>
      <w:r>
        <w:rPr>
          <w:spacing w:val="11"/>
          <w:sz w:val="16"/>
          <w:szCs w:val="16"/>
        </w:rPr>
        <w:t xml:space="preserve"> </w:t>
      </w:r>
      <w:r>
        <w:rPr>
          <w:sz w:val="16"/>
          <w:szCs w:val="16"/>
        </w:rPr>
        <w:t>doi:10.1557/jm</w:t>
      </w:r>
      <w:r>
        <w:rPr>
          <w:spacing w:val="-9"/>
          <w:sz w:val="16"/>
          <w:szCs w:val="16"/>
        </w:rPr>
        <w:t>r</w:t>
      </w:r>
      <w:r>
        <w:rPr>
          <w:sz w:val="16"/>
          <w:szCs w:val="16"/>
        </w:rPr>
        <w:t>.2010.29.</w:t>
      </w:r>
    </w:p>
    <w:p w:rsidR="00731615" w:rsidRDefault="00EE1D9C">
      <w:pPr>
        <w:spacing w:line="180" w:lineRule="exact"/>
        <w:ind w:left="477" w:right="-44"/>
        <w:rPr>
          <w:rFonts w:ascii="BatangChe" w:eastAsia="BatangChe" w:hAnsi="BatangChe" w:cs="BatangChe"/>
          <w:sz w:val="16"/>
          <w:szCs w:val="16"/>
        </w:rPr>
      </w:pPr>
      <w:r>
        <w:rPr>
          <w:sz w:val="16"/>
          <w:szCs w:val="16"/>
        </w:rPr>
        <w:t xml:space="preserve">URL                </w:t>
      </w:r>
      <w:r>
        <w:rPr>
          <w:spacing w:val="13"/>
          <w:sz w:val="16"/>
          <w:szCs w:val="16"/>
        </w:rPr>
        <w:t xml:space="preserve"> </w:t>
      </w:r>
      <w:hyperlink r:id="rId28">
        <w:r>
          <w:rPr>
            <w:rFonts w:ascii="BatangChe" w:eastAsia="BatangChe" w:hAnsi="BatangChe" w:cs="BatangChe"/>
            <w:w w:val="105"/>
            <w:sz w:val="16"/>
            <w:szCs w:val="16"/>
          </w:rPr>
          <w:t>http://www.jo</w:t>
        </w:r>
        <w:r>
          <w:rPr>
            <w:rFonts w:ascii="BatangChe" w:eastAsia="BatangChe" w:hAnsi="BatangChe" w:cs="BatangChe"/>
            <w:spacing w:val="1"/>
            <w:w w:val="105"/>
            <w:sz w:val="16"/>
            <w:szCs w:val="16"/>
          </w:rPr>
          <w:t>u</w:t>
        </w:r>
        <w:r>
          <w:rPr>
            <w:rFonts w:ascii="BatangChe" w:eastAsia="BatangChe" w:hAnsi="BatangChe" w:cs="BatangChe"/>
            <w:w w:val="105"/>
            <w:sz w:val="16"/>
            <w:szCs w:val="16"/>
          </w:rPr>
          <w:t>rnals.cambridge.org/abs</w:t>
        </w:r>
        <w:r>
          <w:rPr>
            <w:rFonts w:ascii="BatangChe" w:eastAsia="BatangChe" w:hAnsi="BatangChe" w:cs="BatangChe"/>
            <w:spacing w:val="1"/>
            <w:w w:val="105"/>
            <w:sz w:val="16"/>
            <w:szCs w:val="16"/>
          </w:rPr>
          <w:t>t</w:t>
        </w:r>
        <w:r>
          <w:rPr>
            <w:rFonts w:ascii="BatangChe" w:eastAsia="BatangChe" w:hAnsi="BatangChe" w:cs="BatangChe"/>
            <w:w w:val="105"/>
            <w:sz w:val="16"/>
            <w:szCs w:val="16"/>
          </w:rPr>
          <w:t>ract\</w:t>
        </w:r>
      </w:hyperlink>
    </w:p>
    <w:p w:rsidR="00731615" w:rsidRDefault="00EE1D9C">
      <w:pPr>
        <w:spacing w:line="160" w:lineRule="exact"/>
        <w:ind w:left="477"/>
        <w:rPr>
          <w:rFonts w:ascii="BatangChe" w:eastAsia="BatangChe" w:hAnsi="BatangChe" w:cs="BatangChe"/>
          <w:sz w:val="16"/>
          <w:szCs w:val="16"/>
        </w:rPr>
      </w:pPr>
      <w:r>
        <w:rPr>
          <w:rFonts w:ascii="BatangChe" w:eastAsia="BatangChe" w:hAnsi="BatangChe" w:cs="BatangChe"/>
          <w:w w:val="105"/>
          <w:position w:val="-1"/>
          <w:sz w:val="16"/>
          <w:szCs w:val="16"/>
        </w:rPr>
        <w:t>_S0884291410000294</w:t>
      </w:r>
    </w:p>
    <w:p w:rsidR="00731615" w:rsidRDefault="00EE1D9C">
      <w:pPr>
        <w:spacing w:before="17" w:line="246" w:lineRule="auto"/>
        <w:ind w:left="477" w:right="-28" w:hanging="365"/>
        <w:jc w:val="both"/>
        <w:rPr>
          <w:sz w:val="16"/>
          <w:szCs w:val="16"/>
        </w:rPr>
      </w:pPr>
      <w:r>
        <w:rPr>
          <w:sz w:val="16"/>
          <w:szCs w:val="16"/>
        </w:rPr>
        <w:t xml:space="preserve">[16] </w:t>
      </w:r>
      <w:r>
        <w:rPr>
          <w:spacing w:val="16"/>
          <w:sz w:val="16"/>
          <w:szCs w:val="16"/>
        </w:rPr>
        <w:t xml:space="preserve"> </w:t>
      </w:r>
      <w:r>
        <w:rPr>
          <w:sz w:val="16"/>
          <w:szCs w:val="16"/>
        </w:rPr>
        <w:t>L.</w:t>
      </w:r>
      <w:r>
        <w:rPr>
          <w:spacing w:val="36"/>
          <w:sz w:val="16"/>
          <w:szCs w:val="16"/>
        </w:rPr>
        <w:t xml:space="preserve"> </w:t>
      </w:r>
      <w:proofErr w:type="spellStart"/>
      <w:r>
        <w:rPr>
          <w:sz w:val="16"/>
          <w:szCs w:val="16"/>
        </w:rPr>
        <w:t>Karlsson</w:t>
      </w:r>
      <w:proofErr w:type="spellEnd"/>
      <w:r>
        <w:rPr>
          <w:sz w:val="16"/>
          <w:szCs w:val="16"/>
        </w:rPr>
        <w:t>,  H.</w:t>
      </w:r>
      <w:r>
        <w:rPr>
          <w:spacing w:val="36"/>
          <w:sz w:val="16"/>
          <w:szCs w:val="16"/>
        </w:rPr>
        <w:t xml:space="preserve"> </w:t>
      </w:r>
      <w:r>
        <w:rPr>
          <w:sz w:val="16"/>
          <w:szCs w:val="16"/>
        </w:rPr>
        <w:t xml:space="preserve">Larsson, </w:t>
      </w:r>
      <w:r>
        <w:rPr>
          <w:spacing w:val="1"/>
          <w:sz w:val="16"/>
          <w:szCs w:val="16"/>
        </w:rPr>
        <w:t xml:space="preserve"> </w:t>
      </w:r>
      <w:r>
        <w:rPr>
          <w:sz w:val="16"/>
          <w:szCs w:val="16"/>
        </w:rPr>
        <w:t>B.</w:t>
      </w:r>
      <w:r>
        <w:rPr>
          <w:spacing w:val="36"/>
          <w:sz w:val="16"/>
          <w:szCs w:val="16"/>
        </w:rPr>
        <w:t xml:space="preserve"> </w:t>
      </w:r>
      <w:proofErr w:type="spellStart"/>
      <w:r>
        <w:rPr>
          <w:sz w:val="16"/>
          <w:szCs w:val="16"/>
        </w:rPr>
        <w:t>Karlsson</w:t>
      </w:r>
      <w:proofErr w:type="spellEnd"/>
      <w:r>
        <w:rPr>
          <w:sz w:val="16"/>
          <w:szCs w:val="16"/>
        </w:rPr>
        <w:t>,  M.</w:t>
      </w:r>
      <w:r>
        <w:rPr>
          <w:spacing w:val="35"/>
          <w:sz w:val="16"/>
          <w:szCs w:val="16"/>
        </w:rPr>
        <w:t xml:space="preserve"> </w:t>
      </w:r>
      <w:proofErr w:type="spellStart"/>
      <w:r>
        <w:rPr>
          <w:spacing w:val="-2"/>
          <w:sz w:val="16"/>
          <w:szCs w:val="16"/>
        </w:rPr>
        <w:t>F</w:t>
      </w:r>
      <w:r>
        <w:rPr>
          <w:sz w:val="16"/>
          <w:szCs w:val="16"/>
        </w:rPr>
        <w:t>azzini</w:t>
      </w:r>
      <w:proofErr w:type="spellEnd"/>
      <w:r>
        <w:rPr>
          <w:sz w:val="16"/>
          <w:szCs w:val="16"/>
        </w:rPr>
        <w:t xml:space="preserve">, </w:t>
      </w:r>
      <w:r>
        <w:rPr>
          <w:spacing w:val="1"/>
          <w:sz w:val="16"/>
          <w:szCs w:val="16"/>
        </w:rPr>
        <w:t xml:space="preserve"> </w:t>
      </w:r>
      <w:r>
        <w:rPr>
          <w:sz w:val="16"/>
          <w:szCs w:val="16"/>
        </w:rPr>
        <w:t>J.</w:t>
      </w:r>
      <w:r>
        <w:rPr>
          <w:spacing w:val="36"/>
          <w:sz w:val="16"/>
          <w:szCs w:val="16"/>
        </w:rPr>
        <w:t xml:space="preserve"> </w:t>
      </w:r>
      <w:proofErr w:type="spellStart"/>
      <w:r>
        <w:rPr>
          <w:sz w:val="16"/>
          <w:szCs w:val="16"/>
        </w:rPr>
        <w:t>Karlsson</w:t>
      </w:r>
      <w:proofErr w:type="spellEnd"/>
      <w:r>
        <w:rPr>
          <w:sz w:val="16"/>
          <w:szCs w:val="16"/>
        </w:rPr>
        <w:t xml:space="preserve">,  Mi- </w:t>
      </w:r>
      <w:proofErr w:type="spellStart"/>
      <w:r>
        <w:rPr>
          <w:sz w:val="16"/>
          <w:szCs w:val="16"/>
        </w:rPr>
        <w:t>crostructure</w:t>
      </w:r>
      <w:proofErr w:type="spellEnd"/>
      <w:r>
        <w:rPr>
          <w:spacing w:val="-5"/>
          <w:sz w:val="16"/>
          <w:szCs w:val="16"/>
        </w:rPr>
        <w:t xml:space="preserve"> </w:t>
      </w:r>
      <w:r>
        <w:rPr>
          <w:sz w:val="16"/>
          <w:szCs w:val="16"/>
        </w:rPr>
        <w:t>and</w:t>
      </w:r>
      <w:r>
        <w:rPr>
          <w:spacing w:val="1"/>
          <w:sz w:val="16"/>
          <w:szCs w:val="16"/>
        </w:rPr>
        <w:t xml:space="preserve"> </w:t>
      </w:r>
      <w:r>
        <w:rPr>
          <w:sz w:val="16"/>
          <w:szCs w:val="16"/>
        </w:rPr>
        <w:t>mechanical</w:t>
      </w:r>
      <w:r>
        <w:rPr>
          <w:spacing w:val="-4"/>
          <w:sz w:val="16"/>
          <w:szCs w:val="16"/>
        </w:rPr>
        <w:t xml:space="preserve"> </w:t>
      </w:r>
      <w:r>
        <w:rPr>
          <w:sz w:val="16"/>
          <w:szCs w:val="16"/>
        </w:rPr>
        <w:t>properties</w:t>
      </w:r>
      <w:r>
        <w:rPr>
          <w:spacing w:val="-3"/>
          <w:sz w:val="16"/>
          <w:szCs w:val="16"/>
        </w:rPr>
        <w:t xml:space="preserve"> </w:t>
      </w:r>
      <w:r>
        <w:rPr>
          <w:sz w:val="16"/>
          <w:szCs w:val="16"/>
        </w:rPr>
        <w:t>of</w:t>
      </w:r>
      <w:r>
        <w:rPr>
          <w:spacing w:val="2"/>
          <w:sz w:val="16"/>
          <w:szCs w:val="16"/>
        </w:rPr>
        <w:t xml:space="preserve"> </w:t>
      </w:r>
      <w:r>
        <w:rPr>
          <w:sz w:val="16"/>
          <w:szCs w:val="16"/>
        </w:rPr>
        <w:t>friction</w:t>
      </w:r>
      <w:r>
        <w:rPr>
          <w:spacing w:val="-2"/>
          <w:sz w:val="16"/>
          <w:szCs w:val="16"/>
        </w:rPr>
        <w:t xml:space="preserve"> </w:t>
      </w:r>
      <w:r>
        <w:rPr>
          <w:sz w:val="16"/>
          <w:szCs w:val="16"/>
        </w:rPr>
        <w:t>stir</w:t>
      </w:r>
      <w:r>
        <w:rPr>
          <w:spacing w:val="1"/>
          <w:sz w:val="16"/>
          <w:szCs w:val="16"/>
        </w:rPr>
        <w:t xml:space="preserve"> </w:t>
      </w:r>
      <w:r>
        <w:rPr>
          <w:sz w:val="16"/>
          <w:szCs w:val="16"/>
        </w:rPr>
        <w:t>welded</w:t>
      </w:r>
      <w:r>
        <w:rPr>
          <w:spacing w:val="-2"/>
          <w:sz w:val="16"/>
          <w:szCs w:val="16"/>
        </w:rPr>
        <w:t xml:space="preserve"> </w:t>
      </w:r>
      <w:proofErr w:type="spellStart"/>
      <w:r>
        <w:rPr>
          <w:sz w:val="16"/>
          <w:szCs w:val="16"/>
        </w:rPr>
        <w:t>aluminium</w:t>
      </w:r>
      <w:proofErr w:type="spellEnd"/>
      <w:r>
        <w:rPr>
          <w:sz w:val="16"/>
          <w:szCs w:val="16"/>
        </w:rPr>
        <w:t xml:space="preserve"> all</w:t>
      </w:r>
      <w:r>
        <w:rPr>
          <w:spacing w:val="-2"/>
          <w:sz w:val="16"/>
          <w:szCs w:val="16"/>
        </w:rPr>
        <w:t>o</w:t>
      </w:r>
      <w:r>
        <w:rPr>
          <w:sz w:val="16"/>
          <w:szCs w:val="16"/>
        </w:rPr>
        <w:t xml:space="preserve">ys </w:t>
      </w:r>
      <w:r>
        <w:rPr>
          <w:spacing w:val="2"/>
          <w:sz w:val="16"/>
          <w:szCs w:val="16"/>
        </w:rPr>
        <w:t xml:space="preserve"> </w:t>
      </w:r>
      <w:r>
        <w:rPr>
          <w:sz w:val="16"/>
          <w:szCs w:val="16"/>
        </w:rPr>
        <w:t xml:space="preserve">with </w:t>
      </w:r>
      <w:r>
        <w:rPr>
          <w:spacing w:val="3"/>
          <w:sz w:val="16"/>
          <w:szCs w:val="16"/>
        </w:rPr>
        <w:t xml:space="preserve"> </w:t>
      </w:r>
      <w:r>
        <w:rPr>
          <w:sz w:val="16"/>
          <w:szCs w:val="16"/>
        </w:rPr>
        <w:t xml:space="preserve">special </w:t>
      </w:r>
      <w:r>
        <w:rPr>
          <w:spacing w:val="2"/>
          <w:sz w:val="16"/>
          <w:szCs w:val="16"/>
        </w:rPr>
        <w:t xml:space="preserve"> </w:t>
      </w:r>
      <w:r>
        <w:rPr>
          <w:sz w:val="16"/>
          <w:szCs w:val="16"/>
        </w:rPr>
        <w:t xml:space="preserve">reference  to </w:t>
      </w:r>
      <w:r>
        <w:rPr>
          <w:spacing w:val="5"/>
          <w:sz w:val="16"/>
          <w:szCs w:val="16"/>
        </w:rPr>
        <w:t xml:space="preserve"> </w:t>
      </w:r>
      <w:r>
        <w:rPr>
          <w:sz w:val="16"/>
          <w:szCs w:val="16"/>
        </w:rPr>
        <w:t xml:space="preserve">AA </w:t>
      </w:r>
      <w:r>
        <w:rPr>
          <w:spacing w:val="3"/>
          <w:sz w:val="16"/>
          <w:szCs w:val="16"/>
        </w:rPr>
        <w:t xml:space="preserve"> </w:t>
      </w:r>
      <w:r>
        <w:rPr>
          <w:sz w:val="16"/>
          <w:szCs w:val="16"/>
        </w:rPr>
        <w:t xml:space="preserve">5083 </w:t>
      </w:r>
      <w:r>
        <w:rPr>
          <w:spacing w:val="3"/>
          <w:sz w:val="16"/>
          <w:szCs w:val="16"/>
        </w:rPr>
        <w:t xml:space="preserve"> </w:t>
      </w:r>
      <w:r>
        <w:rPr>
          <w:sz w:val="16"/>
          <w:szCs w:val="16"/>
        </w:rPr>
        <w:t xml:space="preserve">and </w:t>
      </w:r>
      <w:r>
        <w:rPr>
          <w:spacing w:val="4"/>
          <w:sz w:val="16"/>
          <w:szCs w:val="16"/>
        </w:rPr>
        <w:t xml:space="preserve"> </w:t>
      </w:r>
      <w:r>
        <w:rPr>
          <w:sz w:val="16"/>
          <w:szCs w:val="16"/>
        </w:rPr>
        <w:t xml:space="preserve">AA </w:t>
      </w:r>
      <w:r>
        <w:rPr>
          <w:spacing w:val="4"/>
          <w:sz w:val="16"/>
          <w:szCs w:val="16"/>
        </w:rPr>
        <w:t xml:space="preserve"> </w:t>
      </w:r>
      <w:r>
        <w:rPr>
          <w:sz w:val="16"/>
          <w:szCs w:val="16"/>
        </w:rPr>
        <w:t xml:space="preserve">6082, </w:t>
      </w:r>
      <w:r>
        <w:rPr>
          <w:spacing w:val="16"/>
          <w:sz w:val="16"/>
          <w:szCs w:val="16"/>
        </w:rPr>
        <w:t xml:space="preserve"> </w:t>
      </w:r>
      <w:r>
        <w:rPr>
          <w:sz w:val="16"/>
          <w:szCs w:val="16"/>
        </w:rPr>
        <w:t>Science and</w:t>
      </w:r>
      <w:r>
        <w:rPr>
          <w:spacing w:val="5"/>
          <w:sz w:val="16"/>
          <w:szCs w:val="16"/>
        </w:rPr>
        <w:t xml:space="preserve"> </w:t>
      </w:r>
      <w:r>
        <w:rPr>
          <w:spacing w:val="-11"/>
          <w:sz w:val="16"/>
          <w:szCs w:val="16"/>
        </w:rPr>
        <w:t>T</w:t>
      </w:r>
      <w:r>
        <w:rPr>
          <w:sz w:val="16"/>
          <w:szCs w:val="16"/>
        </w:rPr>
        <w:t>echnology of</w:t>
      </w:r>
      <w:r>
        <w:rPr>
          <w:spacing w:val="6"/>
          <w:sz w:val="16"/>
          <w:szCs w:val="16"/>
        </w:rPr>
        <w:t xml:space="preserve"> </w:t>
      </w:r>
      <w:r>
        <w:rPr>
          <w:spacing w:val="-13"/>
          <w:sz w:val="16"/>
          <w:szCs w:val="16"/>
        </w:rPr>
        <w:t>W</w:t>
      </w:r>
      <w:r>
        <w:rPr>
          <w:sz w:val="16"/>
          <w:szCs w:val="16"/>
        </w:rPr>
        <w:t>elding</w:t>
      </w:r>
      <w:r>
        <w:rPr>
          <w:spacing w:val="2"/>
          <w:sz w:val="16"/>
          <w:szCs w:val="16"/>
        </w:rPr>
        <w:t xml:space="preserve"> </w:t>
      </w:r>
      <w:r>
        <w:rPr>
          <w:sz w:val="16"/>
          <w:szCs w:val="16"/>
        </w:rPr>
        <w:t>and</w:t>
      </w:r>
      <w:r>
        <w:rPr>
          <w:spacing w:val="5"/>
          <w:sz w:val="16"/>
          <w:szCs w:val="16"/>
        </w:rPr>
        <w:t xml:space="preserve"> </w:t>
      </w:r>
      <w:r>
        <w:rPr>
          <w:sz w:val="16"/>
          <w:szCs w:val="16"/>
        </w:rPr>
        <w:t>Joining</w:t>
      </w:r>
      <w:r>
        <w:rPr>
          <w:spacing w:val="3"/>
          <w:sz w:val="16"/>
          <w:szCs w:val="16"/>
        </w:rPr>
        <w:t xml:space="preserve"> </w:t>
      </w:r>
      <w:r>
        <w:rPr>
          <w:sz w:val="16"/>
          <w:szCs w:val="16"/>
        </w:rPr>
        <w:t>5</w:t>
      </w:r>
      <w:r>
        <w:rPr>
          <w:spacing w:val="7"/>
          <w:sz w:val="16"/>
          <w:szCs w:val="16"/>
        </w:rPr>
        <w:t xml:space="preserve"> </w:t>
      </w:r>
      <w:r>
        <w:rPr>
          <w:sz w:val="16"/>
          <w:szCs w:val="16"/>
        </w:rPr>
        <w:t>(5)</w:t>
      </w:r>
      <w:r>
        <w:rPr>
          <w:spacing w:val="6"/>
          <w:sz w:val="16"/>
          <w:szCs w:val="16"/>
        </w:rPr>
        <w:t xml:space="preserve"> </w:t>
      </w:r>
      <w:r>
        <w:rPr>
          <w:sz w:val="16"/>
          <w:szCs w:val="16"/>
        </w:rPr>
        <w:t>(2000)</w:t>
      </w:r>
      <w:r>
        <w:rPr>
          <w:spacing w:val="3"/>
          <w:sz w:val="16"/>
          <w:szCs w:val="16"/>
        </w:rPr>
        <w:t xml:space="preserve"> </w:t>
      </w:r>
      <w:r>
        <w:rPr>
          <w:sz w:val="16"/>
          <w:szCs w:val="16"/>
        </w:rPr>
        <w:t xml:space="preserve">285–296. </w:t>
      </w:r>
      <w:proofErr w:type="gramStart"/>
      <w:r>
        <w:rPr>
          <w:sz w:val="16"/>
          <w:szCs w:val="16"/>
        </w:rPr>
        <w:t>doi:</w:t>
      </w:r>
      <w:proofErr w:type="gramEnd"/>
      <w:r>
        <w:rPr>
          <w:sz w:val="16"/>
          <w:szCs w:val="16"/>
        </w:rPr>
        <w:t>10.1179/136217100101538335.</w:t>
      </w:r>
    </w:p>
    <w:p w:rsidR="00731615" w:rsidRDefault="00EE1D9C">
      <w:pPr>
        <w:spacing w:line="180" w:lineRule="exact"/>
        <w:ind w:left="477" w:right="-44"/>
        <w:rPr>
          <w:rFonts w:ascii="BatangChe" w:eastAsia="BatangChe" w:hAnsi="BatangChe" w:cs="BatangChe"/>
          <w:sz w:val="16"/>
          <w:szCs w:val="16"/>
        </w:rPr>
      </w:pPr>
      <w:r>
        <w:rPr>
          <w:sz w:val="16"/>
          <w:szCs w:val="16"/>
        </w:rPr>
        <w:t xml:space="preserve">URL         </w:t>
      </w:r>
      <w:r>
        <w:rPr>
          <w:spacing w:val="39"/>
          <w:sz w:val="16"/>
          <w:szCs w:val="16"/>
        </w:rPr>
        <w:t xml:space="preserve"> </w:t>
      </w:r>
      <w:hyperlink r:id="rId29">
        <w:r>
          <w:rPr>
            <w:rFonts w:ascii="BatangChe" w:eastAsia="BatangChe" w:hAnsi="BatangChe" w:cs="BatangChe"/>
            <w:w w:val="105"/>
            <w:sz w:val="16"/>
            <w:szCs w:val="16"/>
          </w:rPr>
          <w:t>http://openurl.ingenta.com/content/</w:t>
        </w:r>
        <w:r>
          <w:rPr>
            <w:rFonts w:ascii="BatangChe" w:eastAsia="BatangChe" w:hAnsi="BatangChe" w:cs="BatangChe"/>
            <w:spacing w:val="1"/>
            <w:w w:val="105"/>
            <w:sz w:val="16"/>
            <w:szCs w:val="16"/>
          </w:rPr>
          <w:t>x</w:t>
        </w:r>
        <w:r>
          <w:rPr>
            <w:rFonts w:ascii="BatangChe" w:eastAsia="BatangChe" w:hAnsi="BatangChe" w:cs="BatangChe"/>
            <w:w w:val="105"/>
            <w:sz w:val="16"/>
            <w:szCs w:val="16"/>
          </w:rPr>
          <w:t>ref?genre=</w:t>
        </w:r>
      </w:hyperlink>
    </w:p>
    <w:p w:rsidR="00731615" w:rsidRDefault="00EE1D9C">
      <w:pPr>
        <w:spacing w:line="160" w:lineRule="exact"/>
        <w:ind w:left="477"/>
        <w:rPr>
          <w:rFonts w:ascii="BatangChe" w:eastAsia="BatangChe" w:hAnsi="BatangChe" w:cs="BatangChe"/>
          <w:sz w:val="16"/>
          <w:szCs w:val="16"/>
        </w:rPr>
      </w:pPr>
      <w:r>
        <w:rPr>
          <w:rFonts w:ascii="BatangChe" w:eastAsia="BatangChe" w:hAnsi="BatangChe" w:cs="BatangChe"/>
          <w:w w:val="105"/>
          <w:position w:val="-1"/>
          <w:sz w:val="16"/>
          <w:szCs w:val="16"/>
        </w:rPr>
        <w:t>article\&amp;</w:t>
      </w:r>
      <w:proofErr w:type="spellStart"/>
      <w:proofErr w:type="gramStart"/>
      <w:r>
        <w:rPr>
          <w:rFonts w:ascii="BatangChe" w:eastAsia="BatangChe" w:hAnsi="BatangChe" w:cs="BatangChe"/>
          <w:w w:val="105"/>
          <w:position w:val="-1"/>
          <w:sz w:val="16"/>
          <w:szCs w:val="16"/>
        </w:rPr>
        <w:t>issn</w:t>
      </w:r>
      <w:proofErr w:type="spellEnd"/>
      <w:r>
        <w:rPr>
          <w:rFonts w:ascii="BatangChe" w:eastAsia="BatangChe" w:hAnsi="BatangChe" w:cs="BatangChe"/>
          <w:w w:val="105"/>
          <w:position w:val="-1"/>
          <w:sz w:val="16"/>
          <w:szCs w:val="16"/>
        </w:rPr>
        <w:t>=</w:t>
      </w:r>
      <w:proofErr w:type="gramEnd"/>
      <w:r>
        <w:rPr>
          <w:rFonts w:ascii="BatangChe" w:eastAsia="BatangChe" w:hAnsi="BatangChe" w:cs="BatangChe"/>
          <w:w w:val="105"/>
          <w:position w:val="-1"/>
          <w:sz w:val="16"/>
          <w:szCs w:val="16"/>
        </w:rPr>
        <w:t>1362</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1718\&amp;volume=5\&amp;issue=5\&amp;</w:t>
      </w:r>
      <w:proofErr w:type="spellStart"/>
      <w:r>
        <w:rPr>
          <w:rFonts w:ascii="BatangChe" w:eastAsia="BatangChe" w:hAnsi="BatangChe" w:cs="BatangChe"/>
          <w:w w:val="105"/>
          <w:position w:val="-1"/>
          <w:sz w:val="16"/>
          <w:szCs w:val="16"/>
        </w:rPr>
        <w:t>spag</w:t>
      </w:r>
      <w:r>
        <w:rPr>
          <w:rFonts w:ascii="BatangChe" w:eastAsia="BatangChe" w:hAnsi="BatangChe" w:cs="BatangChe"/>
          <w:spacing w:val="1"/>
          <w:w w:val="105"/>
          <w:position w:val="-1"/>
          <w:sz w:val="16"/>
          <w:szCs w:val="16"/>
        </w:rPr>
        <w:t>e</w:t>
      </w:r>
      <w:proofErr w:type="spellEnd"/>
      <w:r>
        <w:rPr>
          <w:rFonts w:ascii="BatangChe" w:eastAsia="BatangChe" w:hAnsi="BatangChe" w:cs="BatangChe"/>
          <w:w w:val="105"/>
          <w:position w:val="-1"/>
          <w:sz w:val="16"/>
          <w:szCs w:val="16"/>
        </w:rPr>
        <w:t>=285</w:t>
      </w:r>
    </w:p>
    <w:p w:rsidR="00731615" w:rsidRDefault="00EE1D9C">
      <w:pPr>
        <w:spacing w:before="17" w:line="246" w:lineRule="auto"/>
        <w:ind w:left="477" w:right="-28" w:hanging="365"/>
        <w:jc w:val="both"/>
        <w:rPr>
          <w:sz w:val="16"/>
          <w:szCs w:val="16"/>
        </w:rPr>
      </w:pPr>
      <w:r>
        <w:rPr>
          <w:sz w:val="16"/>
          <w:szCs w:val="16"/>
        </w:rPr>
        <w:t xml:space="preserve">[17] </w:t>
      </w:r>
      <w:r>
        <w:rPr>
          <w:spacing w:val="11"/>
          <w:sz w:val="16"/>
          <w:szCs w:val="16"/>
        </w:rPr>
        <w:t xml:space="preserve"> </w:t>
      </w:r>
      <w:r>
        <w:rPr>
          <w:sz w:val="16"/>
          <w:szCs w:val="16"/>
        </w:rPr>
        <w:t>M.</w:t>
      </w:r>
      <w:r>
        <w:rPr>
          <w:spacing w:val="5"/>
          <w:sz w:val="16"/>
          <w:szCs w:val="16"/>
        </w:rPr>
        <w:t xml:space="preserve"> </w:t>
      </w:r>
      <w:r>
        <w:rPr>
          <w:sz w:val="16"/>
          <w:szCs w:val="16"/>
        </w:rPr>
        <w:t>Peel,</w:t>
      </w:r>
      <w:r>
        <w:rPr>
          <w:spacing w:val="7"/>
          <w:sz w:val="16"/>
          <w:szCs w:val="16"/>
        </w:rPr>
        <w:t xml:space="preserve"> </w:t>
      </w:r>
      <w:r>
        <w:rPr>
          <w:sz w:val="16"/>
          <w:szCs w:val="16"/>
        </w:rPr>
        <w:t>a.</w:t>
      </w:r>
      <w:r>
        <w:rPr>
          <w:spacing w:val="6"/>
          <w:sz w:val="16"/>
          <w:szCs w:val="16"/>
        </w:rPr>
        <w:t xml:space="preserve"> </w:t>
      </w:r>
      <w:proofErr w:type="spellStart"/>
      <w:r>
        <w:rPr>
          <w:sz w:val="16"/>
          <w:szCs w:val="16"/>
        </w:rPr>
        <w:t>Steuwe</w:t>
      </w:r>
      <w:r>
        <w:rPr>
          <w:spacing w:val="-6"/>
          <w:sz w:val="16"/>
          <w:szCs w:val="16"/>
        </w:rPr>
        <w:t>r</w:t>
      </w:r>
      <w:proofErr w:type="spellEnd"/>
      <w:r>
        <w:rPr>
          <w:sz w:val="16"/>
          <w:szCs w:val="16"/>
        </w:rPr>
        <w:t>,</w:t>
      </w:r>
      <w:r>
        <w:rPr>
          <w:spacing w:val="4"/>
          <w:sz w:val="16"/>
          <w:szCs w:val="16"/>
        </w:rPr>
        <w:t xml:space="preserve"> </w:t>
      </w:r>
      <w:r>
        <w:rPr>
          <w:sz w:val="16"/>
          <w:szCs w:val="16"/>
        </w:rPr>
        <w:t>M.</w:t>
      </w:r>
      <w:r>
        <w:rPr>
          <w:spacing w:val="5"/>
          <w:sz w:val="16"/>
          <w:szCs w:val="16"/>
        </w:rPr>
        <w:t xml:space="preserve"> </w:t>
      </w:r>
      <w:proofErr w:type="spellStart"/>
      <w:r>
        <w:rPr>
          <w:sz w:val="16"/>
          <w:szCs w:val="16"/>
        </w:rPr>
        <w:t>Preuss</w:t>
      </w:r>
      <w:proofErr w:type="spellEnd"/>
      <w:r>
        <w:rPr>
          <w:sz w:val="16"/>
          <w:szCs w:val="16"/>
        </w:rPr>
        <w:t>,</w:t>
      </w:r>
      <w:r>
        <w:rPr>
          <w:spacing w:val="5"/>
          <w:sz w:val="16"/>
          <w:szCs w:val="16"/>
        </w:rPr>
        <w:t xml:space="preserve"> </w:t>
      </w:r>
      <w:r>
        <w:rPr>
          <w:spacing w:val="-18"/>
          <w:sz w:val="16"/>
          <w:szCs w:val="16"/>
        </w:rPr>
        <w:t>P</w:t>
      </w:r>
      <w:r>
        <w:rPr>
          <w:sz w:val="16"/>
          <w:szCs w:val="16"/>
        </w:rPr>
        <w:t>.</w:t>
      </w:r>
      <w:r>
        <w:rPr>
          <w:spacing w:val="6"/>
          <w:sz w:val="16"/>
          <w:szCs w:val="16"/>
        </w:rPr>
        <w:t xml:space="preserve"> </w:t>
      </w:r>
      <w:r>
        <w:rPr>
          <w:spacing w:val="-6"/>
          <w:sz w:val="16"/>
          <w:szCs w:val="16"/>
        </w:rPr>
        <w:t>W</w:t>
      </w:r>
      <w:r>
        <w:rPr>
          <w:sz w:val="16"/>
          <w:szCs w:val="16"/>
        </w:rPr>
        <w:t>ithers,</w:t>
      </w:r>
      <w:r>
        <w:rPr>
          <w:spacing w:val="4"/>
          <w:sz w:val="16"/>
          <w:szCs w:val="16"/>
        </w:rPr>
        <w:t xml:space="preserve"> </w:t>
      </w:r>
      <w:r>
        <w:rPr>
          <w:sz w:val="16"/>
          <w:szCs w:val="16"/>
        </w:rPr>
        <w:t>Microstructure, mechanical properties and</w:t>
      </w:r>
      <w:r>
        <w:rPr>
          <w:spacing w:val="4"/>
          <w:sz w:val="16"/>
          <w:szCs w:val="16"/>
        </w:rPr>
        <w:t xml:space="preserve"> </w:t>
      </w:r>
      <w:r>
        <w:rPr>
          <w:sz w:val="16"/>
          <w:szCs w:val="16"/>
        </w:rPr>
        <w:t>residual</w:t>
      </w:r>
      <w:r>
        <w:rPr>
          <w:spacing w:val="1"/>
          <w:sz w:val="16"/>
          <w:szCs w:val="16"/>
        </w:rPr>
        <w:t xml:space="preserve"> </w:t>
      </w:r>
      <w:r>
        <w:rPr>
          <w:sz w:val="16"/>
          <w:szCs w:val="16"/>
        </w:rPr>
        <w:t>stresses</w:t>
      </w:r>
      <w:r>
        <w:rPr>
          <w:spacing w:val="2"/>
          <w:sz w:val="16"/>
          <w:szCs w:val="16"/>
        </w:rPr>
        <w:t xml:space="preserve"> </w:t>
      </w:r>
      <w:r>
        <w:rPr>
          <w:sz w:val="16"/>
          <w:szCs w:val="16"/>
        </w:rPr>
        <w:t>as</w:t>
      </w:r>
      <w:r>
        <w:rPr>
          <w:spacing w:val="5"/>
          <w:sz w:val="16"/>
          <w:szCs w:val="16"/>
        </w:rPr>
        <w:t xml:space="preserve"> </w:t>
      </w:r>
      <w:r>
        <w:rPr>
          <w:sz w:val="16"/>
          <w:szCs w:val="16"/>
        </w:rPr>
        <w:t>a</w:t>
      </w:r>
      <w:r>
        <w:rPr>
          <w:spacing w:val="6"/>
          <w:sz w:val="16"/>
          <w:szCs w:val="16"/>
        </w:rPr>
        <w:t xml:space="preserve"> </w:t>
      </w:r>
      <w:r>
        <w:rPr>
          <w:sz w:val="16"/>
          <w:szCs w:val="16"/>
        </w:rPr>
        <w:t>function</w:t>
      </w:r>
      <w:r>
        <w:rPr>
          <w:spacing w:val="1"/>
          <w:sz w:val="16"/>
          <w:szCs w:val="16"/>
        </w:rPr>
        <w:t xml:space="preserve"> </w:t>
      </w:r>
      <w:r>
        <w:rPr>
          <w:sz w:val="16"/>
          <w:szCs w:val="16"/>
        </w:rPr>
        <w:t>of</w:t>
      </w:r>
      <w:r>
        <w:rPr>
          <w:spacing w:val="5"/>
          <w:sz w:val="16"/>
          <w:szCs w:val="16"/>
        </w:rPr>
        <w:t xml:space="preserve"> </w:t>
      </w:r>
      <w:r>
        <w:rPr>
          <w:sz w:val="16"/>
          <w:szCs w:val="16"/>
        </w:rPr>
        <w:t>welding</w:t>
      </w:r>
      <w:r>
        <w:rPr>
          <w:spacing w:val="1"/>
          <w:sz w:val="16"/>
          <w:szCs w:val="16"/>
        </w:rPr>
        <w:t xml:space="preserve"> </w:t>
      </w:r>
      <w:r>
        <w:rPr>
          <w:sz w:val="16"/>
          <w:szCs w:val="16"/>
        </w:rPr>
        <w:t>speed</w:t>
      </w:r>
      <w:r>
        <w:rPr>
          <w:spacing w:val="3"/>
          <w:sz w:val="16"/>
          <w:szCs w:val="16"/>
        </w:rPr>
        <w:t xml:space="preserve"> </w:t>
      </w:r>
      <w:r>
        <w:rPr>
          <w:sz w:val="16"/>
          <w:szCs w:val="16"/>
        </w:rPr>
        <w:t xml:space="preserve">in </w:t>
      </w:r>
      <w:proofErr w:type="spellStart"/>
      <w:r>
        <w:rPr>
          <w:sz w:val="16"/>
          <w:szCs w:val="16"/>
        </w:rPr>
        <w:t>aluminium</w:t>
      </w:r>
      <w:proofErr w:type="spellEnd"/>
      <w:r>
        <w:rPr>
          <w:spacing w:val="11"/>
          <w:sz w:val="16"/>
          <w:szCs w:val="16"/>
        </w:rPr>
        <w:t xml:space="preserve"> </w:t>
      </w:r>
      <w:r>
        <w:rPr>
          <w:sz w:val="16"/>
          <w:szCs w:val="16"/>
        </w:rPr>
        <w:t>AA5083</w:t>
      </w:r>
      <w:r>
        <w:rPr>
          <w:spacing w:val="12"/>
          <w:sz w:val="16"/>
          <w:szCs w:val="16"/>
        </w:rPr>
        <w:t xml:space="preserve"> </w:t>
      </w:r>
      <w:r>
        <w:rPr>
          <w:sz w:val="16"/>
          <w:szCs w:val="16"/>
        </w:rPr>
        <w:t>friction</w:t>
      </w:r>
      <w:r>
        <w:rPr>
          <w:spacing w:val="13"/>
          <w:sz w:val="16"/>
          <w:szCs w:val="16"/>
        </w:rPr>
        <w:t xml:space="preserve"> </w:t>
      </w:r>
      <w:r>
        <w:rPr>
          <w:sz w:val="16"/>
          <w:szCs w:val="16"/>
        </w:rPr>
        <w:t>stir</w:t>
      </w:r>
      <w:r>
        <w:rPr>
          <w:spacing w:val="16"/>
          <w:sz w:val="16"/>
          <w:szCs w:val="16"/>
        </w:rPr>
        <w:t xml:space="preserve"> </w:t>
      </w:r>
      <w:r>
        <w:rPr>
          <w:sz w:val="16"/>
          <w:szCs w:val="16"/>
        </w:rPr>
        <w:t>welds,</w:t>
      </w:r>
      <w:r>
        <w:rPr>
          <w:spacing w:val="18"/>
          <w:sz w:val="16"/>
          <w:szCs w:val="16"/>
        </w:rPr>
        <w:t xml:space="preserve"> </w:t>
      </w:r>
      <w:proofErr w:type="spellStart"/>
      <w:r>
        <w:rPr>
          <w:sz w:val="16"/>
          <w:szCs w:val="16"/>
        </w:rPr>
        <w:t>Acta</w:t>
      </w:r>
      <w:proofErr w:type="spellEnd"/>
      <w:r>
        <w:rPr>
          <w:spacing w:val="15"/>
          <w:sz w:val="16"/>
          <w:szCs w:val="16"/>
        </w:rPr>
        <w:t xml:space="preserve"> </w:t>
      </w:r>
      <w:proofErr w:type="spellStart"/>
      <w:r>
        <w:rPr>
          <w:sz w:val="16"/>
          <w:szCs w:val="16"/>
        </w:rPr>
        <w:t>Materialia</w:t>
      </w:r>
      <w:proofErr w:type="spellEnd"/>
      <w:r>
        <w:rPr>
          <w:spacing w:val="11"/>
          <w:sz w:val="16"/>
          <w:szCs w:val="16"/>
        </w:rPr>
        <w:t xml:space="preserve"> </w:t>
      </w:r>
      <w:r>
        <w:rPr>
          <w:sz w:val="16"/>
          <w:szCs w:val="16"/>
        </w:rPr>
        <w:t>51</w:t>
      </w:r>
      <w:r>
        <w:rPr>
          <w:spacing w:val="16"/>
          <w:sz w:val="16"/>
          <w:szCs w:val="16"/>
        </w:rPr>
        <w:t xml:space="preserve"> </w:t>
      </w:r>
      <w:r>
        <w:rPr>
          <w:sz w:val="16"/>
          <w:szCs w:val="16"/>
        </w:rPr>
        <w:t>(16)</w:t>
      </w:r>
      <w:r>
        <w:rPr>
          <w:spacing w:val="15"/>
          <w:sz w:val="16"/>
          <w:szCs w:val="16"/>
        </w:rPr>
        <w:t xml:space="preserve"> </w:t>
      </w:r>
      <w:r>
        <w:rPr>
          <w:sz w:val="16"/>
          <w:szCs w:val="16"/>
        </w:rPr>
        <w:t>(2003)</w:t>
      </w:r>
    </w:p>
    <w:p w:rsidR="00731615" w:rsidRDefault="00EE1D9C">
      <w:pPr>
        <w:ind w:left="477"/>
        <w:rPr>
          <w:sz w:val="16"/>
          <w:szCs w:val="16"/>
        </w:rPr>
      </w:pPr>
      <w:r>
        <w:rPr>
          <w:sz w:val="16"/>
          <w:szCs w:val="16"/>
        </w:rPr>
        <w:t>4791–4801.</w:t>
      </w:r>
      <w:r>
        <w:rPr>
          <w:spacing w:val="9"/>
          <w:sz w:val="16"/>
          <w:szCs w:val="16"/>
        </w:rPr>
        <w:t xml:space="preserve"> </w:t>
      </w:r>
      <w:proofErr w:type="gramStart"/>
      <w:r>
        <w:rPr>
          <w:sz w:val="16"/>
          <w:szCs w:val="16"/>
        </w:rPr>
        <w:t>doi:</w:t>
      </w:r>
      <w:proofErr w:type="gramEnd"/>
      <w:r>
        <w:rPr>
          <w:sz w:val="16"/>
          <w:szCs w:val="16"/>
        </w:rPr>
        <w:t>10.1016/S1359-6454(03)00319-7.</w:t>
      </w:r>
    </w:p>
    <w:p w:rsidR="00731615" w:rsidRDefault="00EE1D9C">
      <w:pPr>
        <w:tabs>
          <w:tab w:val="left" w:pos="1400"/>
        </w:tabs>
        <w:spacing w:before="2" w:line="180" w:lineRule="exact"/>
        <w:ind w:left="477" w:right="-30"/>
        <w:rPr>
          <w:rFonts w:ascii="BatangChe" w:eastAsia="BatangChe" w:hAnsi="BatangChe" w:cs="BatangChe"/>
          <w:sz w:val="16"/>
          <w:szCs w:val="16"/>
        </w:rPr>
      </w:pPr>
      <w:r>
        <w:rPr>
          <w:sz w:val="16"/>
          <w:szCs w:val="16"/>
        </w:rPr>
        <w:t>URL</w:t>
      </w:r>
      <w:r>
        <w:rPr>
          <w:sz w:val="16"/>
          <w:szCs w:val="16"/>
        </w:rPr>
        <w:tab/>
      </w:r>
      <w:hyperlink r:id="rId30">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r>
        <w:rPr>
          <w:rFonts w:ascii="BatangChe" w:eastAsia="BatangChe" w:hAnsi="BatangChe" w:cs="BatangChe"/>
          <w:w w:val="105"/>
          <w:sz w:val="16"/>
          <w:szCs w:val="16"/>
        </w:rPr>
        <w:t xml:space="preserve"> S1359645403003197</w:t>
      </w:r>
    </w:p>
    <w:p w:rsidR="00731615" w:rsidRDefault="00EE1D9C">
      <w:pPr>
        <w:spacing w:before="2" w:line="246" w:lineRule="auto"/>
        <w:ind w:left="477" w:right="-28" w:hanging="365"/>
        <w:jc w:val="both"/>
        <w:rPr>
          <w:sz w:val="16"/>
          <w:szCs w:val="16"/>
        </w:rPr>
      </w:pPr>
      <w:r>
        <w:rPr>
          <w:sz w:val="16"/>
          <w:szCs w:val="16"/>
        </w:rPr>
        <w:t>[18</w:t>
      </w:r>
      <w:proofErr w:type="gramStart"/>
      <w:r>
        <w:rPr>
          <w:sz w:val="16"/>
          <w:szCs w:val="16"/>
        </w:rPr>
        <w:t xml:space="preserve">] </w:t>
      </w:r>
      <w:r>
        <w:rPr>
          <w:spacing w:val="17"/>
          <w:sz w:val="16"/>
          <w:szCs w:val="16"/>
        </w:rPr>
        <w:t xml:space="preserve"> </w:t>
      </w:r>
      <w:r>
        <w:rPr>
          <w:sz w:val="16"/>
          <w:szCs w:val="16"/>
        </w:rPr>
        <w:t>R</w:t>
      </w:r>
      <w:proofErr w:type="gramEnd"/>
      <w:r>
        <w:rPr>
          <w:sz w:val="16"/>
          <w:szCs w:val="16"/>
        </w:rPr>
        <w:t xml:space="preserve">. </w:t>
      </w:r>
      <w:r>
        <w:rPr>
          <w:spacing w:val="22"/>
          <w:sz w:val="16"/>
          <w:szCs w:val="16"/>
        </w:rPr>
        <w:t xml:space="preserve"> </w:t>
      </w:r>
      <w:r>
        <w:rPr>
          <w:sz w:val="16"/>
          <w:szCs w:val="16"/>
        </w:rPr>
        <w:t>Mishra</w:t>
      </w:r>
      <w:proofErr w:type="gramStart"/>
      <w:r>
        <w:rPr>
          <w:sz w:val="16"/>
          <w:szCs w:val="16"/>
        </w:rPr>
        <w:t xml:space="preserve">, </w:t>
      </w:r>
      <w:r>
        <w:rPr>
          <w:spacing w:val="34"/>
          <w:sz w:val="16"/>
          <w:szCs w:val="16"/>
        </w:rPr>
        <w:t xml:space="preserve"> </w:t>
      </w:r>
      <w:r>
        <w:rPr>
          <w:sz w:val="16"/>
          <w:szCs w:val="16"/>
        </w:rPr>
        <w:t>Z</w:t>
      </w:r>
      <w:proofErr w:type="gramEnd"/>
      <w:r>
        <w:rPr>
          <w:sz w:val="16"/>
          <w:szCs w:val="16"/>
        </w:rPr>
        <w:t xml:space="preserve">. </w:t>
      </w:r>
      <w:r>
        <w:rPr>
          <w:spacing w:val="22"/>
          <w:sz w:val="16"/>
          <w:szCs w:val="16"/>
        </w:rPr>
        <w:t xml:space="preserve"> </w:t>
      </w:r>
      <w:r>
        <w:rPr>
          <w:sz w:val="16"/>
          <w:szCs w:val="16"/>
        </w:rPr>
        <w:t>Ma</w:t>
      </w:r>
      <w:proofErr w:type="gramStart"/>
      <w:r>
        <w:rPr>
          <w:sz w:val="16"/>
          <w:szCs w:val="16"/>
        </w:rPr>
        <w:t xml:space="preserve">, </w:t>
      </w:r>
      <w:r>
        <w:rPr>
          <w:spacing w:val="36"/>
          <w:sz w:val="16"/>
          <w:szCs w:val="16"/>
        </w:rPr>
        <w:t xml:space="preserve"> </w:t>
      </w:r>
      <w:r>
        <w:rPr>
          <w:sz w:val="16"/>
          <w:szCs w:val="16"/>
        </w:rPr>
        <w:t>Friction</w:t>
      </w:r>
      <w:proofErr w:type="gramEnd"/>
      <w:r>
        <w:rPr>
          <w:sz w:val="16"/>
          <w:szCs w:val="16"/>
        </w:rPr>
        <w:t xml:space="preserve"> </w:t>
      </w:r>
      <w:r>
        <w:rPr>
          <w:spacing w:val="18"/>
          <w:sz w:val="16"/>
          <w:szCs w:val="16"/>
        </w:rPr>
        <w:t xml:space="preserve"> </w:t>
      </w:r>
      <w:r>
        <w:rPr>
          <w:sz w:val="16"/>
          <w:szCs w:val="16"/>
        </w:rPr>
        <w:t xml:space="preserve">stir </w:t>
      </w:r>
      <w:r>
        <w:rPr>
          <w:spacing w:val="21"/>
          <w:sz w:val="16"/>
          <w:szCs w:val="16"/>
        </w:rPr>
        <w:t xml:space="preserve"> </w:t>
      </w:r>
      <w:r>
        <w:rPr>
          <w:sz w:val="16"/>
          <w:szCs w:val="16"/>
        </w:rPr>
        <w:t xml:space="preserve">welding </w:t>
      </w:r>
      <w:r>
        <w:rPr>
          <w:spacing w:val="18"/>
          <w:sz w:val="16"/>
          <w:szCs w:val="16"/>
        </w:rPr>
        <w:t xml:space="preserve"> </w:t>
      </w:r>
      <w:r>
        <w:rPr>
          <w:sz w:val="16"/>
          <w:szCs w:val="16"/>
        </w:rPr>
        <w:t xml:space="preserve">and </w:t>
      </w:r>
      <w:r>
        <w:rPr>
          <w:spacing w:val="21"/>
          <w:sz w:val="16"/>
          <w:szCs w:val="16"/>
        </w:rPr>
        <w:t xml:space="preserve"> </w:t>
      </w:r>
      <w:r>
        <w:rPr>
          <w:sz w:val="16"/>
          <w:szCs w:val="16"/>
        </w:rPr>
        <w:t xml:space="preserve">processing, </w:t>
      </w:r>
      <w:r>
        <w:rPr>
          <w:spacing w:val="32"/>
          <w:sz w:val="16"/>
          <w:szCs w:val="16"/>
        </w:rPr>
        <w:t xml:space="preserve"> </w:t>
      </w:r>
      <w:proofErr w:type="spellStart"/>
      <w:r>
        <w:rPr>
          <w:sz w:val="16"/>
          <w:szCs w:val="16"/>
        </w:rPr>
        <w:t>Materi</w:t>
      </w:r>
      <w:proofErr w:type="spellEnd"/>
      <w:r>
        <w:rPr>
          <w:sz w:val="16"/>
          <w:szCs w:val="16"/>
        </w:rPr>
        <w:t xml:space="preserve">- </w:t>
      </w:r>
      <w:proofErr w:type="spellStart"/>
      <w:r>
        <w:rPr>
          <w:sz w:val="16"/>
          <w:szCs w:val="16"/>
        </w:rPr>
        <w:t>als</w:t>
      </w:r>
      <w:proofErr w:type="spellEnd"/>
      <w:r>
        <w:rPr>
          <w:spacing w:val="3"/>
          <w:sz w:val="16"/>
          <w:szCs w:val="16"/>
        </w:rPr>
        <w:t xml:space="preserve"> </w:t>
      </w:r>
      <w:r>
        <w:rPr>
          <w:sz w:val="16"/>
          <w:szCs w:val="16"/>
        </w:rPr>
        <w:t>Science and</w:t>
      </w:r>
      <w:r>
        <w:rPr>
          <w:spacing w:val="3"/>
          <w:sz w:val="16"/>
          <w:szCs w:val="16"/>
        </w:rPr>
        <w:t xml:space="preserve"> </w:t>
      </w:r>
      <w:r>
        <w:rPr>
          <w:sz w:val="16"/>
          <w:szCs w:val="16"/>
        </w:rPr>
        <w:t xml:space="preserve">Engineering: </w:t>
      </w:r>
      <w:r>
        <w:rPr>
          <w:spacing w:val="32"/>
          <w:sz w:val="16"/>
          <w:szCs w:val="16"/>
        </w:rPr>
        <w:t xml:space="preserve"> </w:t>
      </w:r>
      <w:r>
        <w:rPr>
          <w:sz w:val="16"/>
          <w:szCs w:val="16"/>
        </w:rPr>
        <w:t>R:</w:t>
      </w:r>
      <w:r>
        <w:rPr>
          <w:spacing w:val="3"/>
          <w:sz w:val="16"/>
          <w:szCs w:val="16"/>
        </w:rPr>
        <w:t xml:space="preserve"> </w:t>
      </w:r>
      <w:r>
        <w:rPr>
          <w:sz w:val="16"/>
          <w:szCs w:val="16"/>
        </w:rPr>
        <w:t>Reports 50</w:t>
      </w:r>
      <w:r>
        <w:rPr>
          <w:spacing w:val="3"/>
          <w:sz w:val="16"/>
          <w:szCs w:val="16"/>
        </w:rPr>
        <w:t xml:space="preserve"> </w:t>
      </w:r>
      <w:r>
        <w:rPr>
          <w:sz w:val="16"/>
          <w:szCs w:val="16"/>
        </w:rPr>
        <w:t>(1-2)</w:t>
      </w:r>
      <w:r>
        <w:rPr>
          <w:spacing w:val="2"/>
          <w:sz w:val="16"/>
          <w:szCs w:val="16"/>
        </w:rPr>
        <w:t xml:space="preserve"> </w:t>
      </w:r>
      <w:r>
        <w:rPr>
          <w:sz w:val="16"/>
          <w:szCs w:val="16"/>
        </w:rPr>
        <w:t>(2005)</w:t>
      </w:r>
      <w:r>
        <w:rPr>
          <w:spacing w:val="1"/>
          <w:sz w:val="16"/>
          <w:szCs w:val="16"/>
        </w:rPr>
        <w:t xml:space="preserve"> </w:t>
      </w:r>
      <w:r>
        <w:rPr>
          <w:sz w:val="16"/>
          <w:szCs w:val="16"/>
        </w:rPr>
        <w:t>1–78. doi:10.1016/j.mse</w:t>
      </w:r>
      <w:r>
        <w:rPr>
          <w:spacing w:val="-9"/>
          <w:sz w:val="16"/>
          <w:szCs w:val="16"/>
        </w:rPr>
        <w:t>r</w:t>
      </w:r>
      <w:r>
        <w:rPr>
          <w:sz w:val="16"/>
          <w:szCs w:val="16"/>
        </w:rPr>
        <w:t>.2005.07.001.</w:t>
      </w:r>
    </w:p>
    <w:p w:rsidR="00731615" w:rsidRDefault="00EE1D9C">
      <w:pPr>
        <w:spacing w:line="180" w:lineRule="exact"/>
        <w:ind w:left="477" w:right="-44"/>
        <w:rPr>
          <w:rFonts w:ascii="BatangChe" w:eastAsia="BatangChe" w:hAnsi="BatangChe" w:cs="BatangChe"/>
          <w:sz w:val="16"/>
          <w:szCs w:val="16"/>
        </w:rPr>
      </w:pPr>
      <w:r>
        <w:rPr>
          <w:sz w:val="16"/>
          <w:szCs w:val="16"/>
        </w:rPr>
        <w:t xml:space="preserve">URL              </w:t>
      </w:r>
      <w:r>
        <w:rPr>
          <w:spacing w:val="8"/>
          <w:sz w:val="16"/>
          <w:szCs w:val="16"/>
        </w:rPr>
        <w:t xml:space="preserve"> </w:t>
      </w:r>
      <w:hyperlink r:id="rId31">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p>
    <w:p w:rsidR="00731615" w:rsidRDefault="00EE1D9C">
      <w:pPr>
        <w:spacing w:line="160" w:lineRule="exact"/>
        <w:ind w:left="477"/>
        <w:rPr>
          <w:rFonts w:ascii="BatangChe" w:eastAsia="BatangChe" w:hAnsi="BatangChe" w:cs="BatangChe"/>
          <w:sz w:val="16"/>
          <w:szCs w:val="16"/>
        </w:rPr>
      </w:pPr>
      <w:r>
        <w:rPr>
          <w:rFonts w:ascii="BatangChe" w:eastAsia="BatangChe" w:hAnsi="BatangChe" w:cs="BatangChe"/>
          <w:w w:val="105"/>
          <w:position w:val="-1"/>
          <w:sz w:val="16"/>
          <w:szCs w:val="16"/>
        </w:rPr>
        <w:t>S0927796X05000768</w:t>
      </w:r>
    </w:p>
    <w:p w:rsidR="00731615" w:rsidRDefault="00EE1D9C">
      <w:pPr>
        <w:spacing w:before="17" w:line="246" w:lineRule="auto"/>
        <w:ind w:left="477" w:right="-28" w:hanging="365"/>
        <w:jc w:val="both"/>
        <w:rPr>
          <w:sz w:val="16"/>
          <w:szCs w:val="16"/>
        </w:rPr>
      </w:pPr>
      <w:r>
        <w:rPr>
          <w:sz w:val="16"/>
          <w:szCs w:val="16"/>
        </w:rPr>
        <w:t>[19</w:t>
      </w:r>
      <w:proofErr w:type="gramStart"/>
      <w:r>
        <w:rPr>
          <w:sz w:val="16"/>
          <w:szCs w:val="16"/>
        </w:rPr>
        <w:t xml:space="preserve">] </w:t>
      </w:r>
      <w:r>
        <w:rPr>
          <w:spacing w:val="17"/>
          <w:sz w:val="16"/>
          <w:szCs w:val="16"/>
        </w:rPr>
        <w:t xml:space="preserve"> </w:t>
      </w:r>
      <w:r>
        <w:rPr>
          <w:sz w:val="16"/>
          <w:szCs w:val="16"/>
        </w:rPr>
        <w:t>J</w:t>
      </w:r>
      <w:proofErr w:type="gramEnd"/>
      <w:r>
        <w:rPr>
          <w:sz w:val="16"/>
          <w:szCs w:val="16"/>
        </w:rPr>
        <w:t>.-Q.</w:t>
      </w:r>
      <w:r>
        <w:rPr>
          <w:spacing w:val="7"/>
          <w:sz w:val="16"/>
          <w:szCs w:val="16"/>
        </w:rPr>
        <w:t xml:space="preserve"> </w:t>
      </w:r>
      <w:r>
        <w:rPr>
          <w:sz w:val="16"/>
          <w:szCs w:val="16"/>
        </w:rPr>
        <w:t>Su,</w:t>
      </w:r>
      <w:r>
        <w:rPr>
          <w:spacing w:val="11"/>
          <w:sz w:val="16"/>
          <w:szCs w:val="16"/>
        </w:rPr>
        <w:t xml:space="preserve"> </w:t>
      </w:r>
      <w:r>
        <w:rPr>
          <w:spacing w:val="-12"/>
          <w:sz w:val="16"/>
          <w:szCs w:val="16"/>
        </w:rPr>
        <w:t>T</w:t>
      </w:r>
      <w:r>
        <w:rPr>
          <w:sz w:val="16"/>
          <w:szCs w:val="16"/>
        </w:rPr>
        <w:t>.</w:t>
      </w:r>
      <w:r>
        <w:rPr>
          <w:spacing w:val="9"/>
          <w:sz w:val="16"/>
          <w:szCs w:val="16"/>
        </w:rPr>
        <w:t xml:space="preserve"> </w:t>
      </w:r>
      <w:r>
        <w:rPr>
          <w:sz w:val="16"/>
          <w:szCs w:val="16"/>
        </w:rPr>
        <w:t>Nelson,</w:t>
      </w:r>
      <w:r>
        <w:rPr>
          <w:spacing w:val="8"/>
          <w:sz w:val="16"/>
          <w:szCs w:val="16"/>
        </w:rPr>
        <w:t xml:space="preserve"> </w:t>
      </w:r>
      <w:r>
        <w:rPr>
          <w:sz w:val="16"/>
          <w:szCs w:val="16"/>
        </w:rPr>
        <w:t>R.</w:t>
      </w:r>
      <w:r>
        <w:rPr>
          <w:spacing w:val="8"/>
          <w:sz w:val="16"/>
          <w:szCs w:val="16"/>
        </w:rPr>
        <w:t xml:space="preserve"> </w:t>
      </w:r>
      <w:r>
        <w:rPr>
          <w:sz w:val="16"/>
          <w:szCs w:val="16"/>
        </w:rPr>
        <w:t>Mishra,</w:t>
      </w:r>
      <w:r>
        <w:rPr>
          <w:spacing w:val="8"/>
          <w:sz w:val="16"/>
          <w:szCs w:val="16"/>
        </w:rPr>
        <w:t xml:space="preserve"> </w:t>
      </w:r>
      <w:r>
        <w:rPr>
          <w:sz w:val="16"/>
          <w:szCs w:val="16"/>
        </w:rPr>
        <w:t>M.</w:t>
      </w:r>
      <w:r>
        <w:rPr>
          <w:spacing w:val="8"/>
          <w:sz w:val="16"/>
          <w:szCs w:val="16"/>
        </w:rPr>
        <w:t xml:space="preserve"> </w:t>
      </w:r>
      <w:r>
        <w:rPr>
          <w:sz w:val="16"/>
          <w:szCs w:val="16"/>
        </w:rPr>
        <w:t>Mahon</w:t>
      </w:r>
      <w:r>
        <w:rPr>
          <w:spacing w:val="-2"/>
          <w:sz w:val="16"/>
          <w:szCs w:val="16"/>
        </w:rPr>
        <w:t>e</w:t>
      </w:r>
      <w:r>
        <w:rPr>
          <w:spacing w:val="-10"/>
          <w:sz w:val="16"/>
          <w:szCs w:val="16"/>
        </w:rPr>
        <w:t>y</w:t>
      </w:r>
      <w:r>
        <w:rPr>
          <w:sz w:val="16"/>
          <w:szCs w:val="16"/>
        </w:rPr>
        <w:t>,</w:t>
      </w:r>
      <w:r>
        <w:rPr>
          <w:spacing w:val="6"/>
          <w:sz w:val="16"/>
          <w:szCs w:val="16"/>
        </w:rPr>
        <w:t xml:space="preserve"> </w:t>
      </w:r>
      <w:proofErr w:type="spellStart"/>
      <w:r>
        <w:rPr>
          <w:sz w:val="16"/>
          <w:szCs w:val="16"/>
        </w:rPr>
        <w:t>Microstructural</w:t>
      </w:r>
      <w:proofErr w:type="spellEnd"/>
      <w:r>
        <w:rPr>
          <w:sz w:val="16"/>
          <w:szCs w:val="16"/>
        </w:rPr>
        <w:t xml:space="preserve"> </w:t>
      </w:r>
      <w:proofErr w:type="spellStart"/>
      <w:r>
        <w:rPr>
          <w:sz w:val="16"/>
          <w:szCs w:val="16"/>
        </w:rPr>
        <w:t>i</w:t>
      </w:r>
      <w:r>
        <w:rPr>
          <w:spacing w:val="-6"/>
          <w:sz w:val="16"/>
          <w:szCs w:val="16"/>
        </w:rPr>
        <w:t>n</w:t>
      </w:r>
      <w:r>
        <w:rPr>
          <w:spacing w:val="-2"/>
          <w:sz w:val="16"/>
          <w:szCs w:val="16"/>
        </w:rPr>
        <w:t>v</w:t>
      </w:r>
      <w:r>
        <w:rPr>
          <w:sz w:val="16"/>
          <w:szCs w:val="16"/>
        </w:rPr>
        <w:t>esti</w:t>
      </w:r>
      <w:r>
        <w:rPr>
          <w:spacing w:val="-1"/>
          <w:sz w:val="16"/>
          <w:szCs w:val="16"/>
        </w:rPr>
        <w:t>g</w:t>
      </w:r>
      <w:r>
        <w:rPr>
          <w:sz w:val="16"/>
          <w:szCs w:val="16"/>
        </w:rPr>
        <w:t>a</w:t>
      </w:r>
      <w:proofErr w:type="spellEnd"/>
      <w:r>
        <w:rPr>
          <w:sz w:val="16"/>
          <w:szCs w:val="16"/>
        </w:rPr>
        <w:t xml:space="preserve">- </w:t>
      </w:r>
      <w:proofErr w:type="spellStart"/>
      <w:r>
        <w:rPr>
          <w:sz w:val="16"/>
          <w:szCs w:val="16"/>
        </w:rPr>
        <w:t>tion</w:t>
      </w:r>
      <w:proofErr w:type="spellEnd"/>
      <w:r>
        <w:rPr>
          <w:spacing w:val="-2"/>
          <w:sz w:val="16"/>
          <w:szCs w:val="16"/>
        </w:rPr>
        <w:t xml:space="preserve"> </w:t>
      </w:r>
      <w:r>
        <w:rPr>
          <w:sz w:val="16"/>
          <w:szCs w:val="16"/>
        </w:rPr>
        <w:t>of</w:t>
      </w:r>
      <w:r>
        <w:rPr>
          <w:spacing w:val="-1"/>
          <w:sz w:val="16"/>
          <w:szCs w:val="16"/>
        </w:rPr>
        <w:t xml:space="preserve"> </w:t>
      </w:r>
      <w:r>
        <w:rPr>
          <w:sz w:val="16"/>
          <w:szCs w:val="16"/>
        </w:rPr>
        <w:t>friction</w:t>
      </w:r>
      <w:r>
        <w:rPr>
          <w:spacing w:val="-5"/>
          <w:sz w:val="16"/>
          <w:szCs w:val="16"/>
        </w:rPr>
        <w:t xml:space="preserve"> </w:t>
      </w:r>
      <w:r>
        <w:rPr>
          <w:sz w:val="16"/>
          <w:szCs w:val="16"/>
        </w:rPr>
        <w:t>stir</w:t>
      </w:r>
      <w:r>
        <w:rPr>
          <w:spacing w:val="-2"/>
          <w:sz w:val="16"/>
          <w:szCs w:val="16"/>
        </w:rPr>
        <w:t xml:space="preserve"> </w:t>
      </w:r>
      <w:r>
        <w:rPr>
          <w:sz w:val="16"/>
          <w:szCs w:val="16"/>
        </w:rPr>
        <w:t>welded</w:t>
      </w:r>
      <w:r>
        <w:rPr>
          <w:spacing w:val="-5"/>
          <w:sz w:val="16"/>
          <w:szCs w:val="16"/>
        </w:rPr>
        <w:t xml:space="preserve"> </w:t>
      </w:r>
      <w:r>
        <w:rPr>
          <w:sz w:val="16"/>
          <w:szCs w:val="16"/>
        </w:rPr>
        <w:t>7050-T651</w:t>
      </w:r>
      <w:r>
        <w:rPr>
          <w:spacing w:val="-7"/>
          <w:sz w:val="16"/>
          <w:szCs w:val="16"/>
        </w:rPr>
        <w:t xml:space="preserve"> </w:t>
      </w:r>
      <w:proofErr w:type="spellStart"/>
      <w:r>
        <w:rPr>
          <w:sz w:val="16"/>
          <w:szCs w:val="16"/>
        </w:rPr>
        <w:t>aluminium</w:t>
      </w:r>
      <w:proofErr w:type="spellEnd"/>
      <w:r>
        <w:rPr>
          <w:sz w:val="16"/>
          <w:szCs w:val="16"/>
        </w:rPr>
        <w:t>,</w:t>
      </w:r>
      <w:r>
        <w:rPr>
          <w:spacing w:val="-7"/>
          <w:sz w:val="16"/>
          <w:szCs w:val="16"/>
        </w:rPr>
        <w:t xml:space="preserve"> </w:t>
      </w:r>
      <w:proofErr w:type="spellStart"/>
      <w:r>
        <w:rPr>
          <w:sz w:val="16"/>
          <w:szCs w:val="16"/>
        </w:rPr>
        <w:t>Acta</w:t>
      </w:r>
      <w:proofErr w:type="spellEnd"/>
      <w:r>
        <w:rPr>
          <w:spacing w:val="-3"/>
          <w:sz w:val="16"/>
          <w:szCs w:val="16"/>
        </w:rPr>
        <w:t xml:space="preserve"> </w:t>
      </w:r>
      <w:proofErr w:type="spellStart"/>
      <w:r>
        <w:rPr>
          <w:sz w:val="16"/>
          <w:szCs w:val="16"/>
        </w:rPr>
        <w:t>Materialia</w:t>
      </w:r>
      <w:proofErr w:type="spellEnd"/>
      <w:r>
        <w:rPr>
          <w:spacing w:val="-7"/>
          <w:sz w:val="16"/>
          <w:szCs w:val="16"/>
        </w:rPr>
        <w:t xml:space="preserve"> </w:t>
      </w:r>
      <w:r>
        <w:rPr>
          <w:sz w:val="16"/>
          <w:szCs w:val="16"/>
        </w:rPr>
        <w:t>51</w:t>
      </w:r>
      <w:r>
        <w:rPr>
          <w:spacing w:val="-2"/>
          <w:sz w:val="16"/>
          <w:szCs w:val="16"/>
        </w:rPr>
        <w:t xml:space="preserve"> </w:t>
      </w:r>
      <w:r>
        <w:rPr>
          <w:sz w:val="16"/>
          <w:szCs w:val="16"/>
        </w:rPr>
        <w:t>(3) (2003)</w:t>
      </w:r>
      <w:r>
        <w:rPr>
          <w:spacing w:val="-4"/>
          <w:sz w:val="16"/>
          <w:szCs w:val="16"/>
        </w:rPr>
        <w:t xml:space="preserve"> </w:t>
      </w:r>
      <w:r>
        <w:rPr>
          <w:sz w:val="16"/>
          <w:szCs w:val="16"/>
        </w:rPr>
        <w:t>713–729.</w:t>
      </w:r>
      <w:r>
        <w:rPr>
          <w:spacing w:val="11"/>
          <w:sz w:val="16"/>
          <w:szCs w:val="16"/>
        </w:rPr>
        <w:t xml:space="preserve"> </w:t>
      </w:r>
      <w:proofErr w:type="gramStart"/>
      <w:r>
        <w:rPr>
          <w:sz w:val="16"/>
          <w:szCs w:val="16"/>
        </w:rPr>
        <w:t>doi:</w:t>
      </w:r>
      <w:proofErr w:type="gramEnd"/>
      <w:r>
        <w:rPr>
          <w:sz w:val="16"/>
          <w:szCs w:val="16"/>
        </w:rPr>
        <w:t>10.1016/S1359-6454(02)00449-4.</w:t>
      </w:r>
    </w:p>
    <w:p w:rsidR="00731615" w:rsidRDefault="00EE1D9C">
      <w:pPr>
        <w:spacing w:line="180" w:lineRule="exact"/>
        <w:ind w:left="477" w:right="-44"/>
        <w:rPr>
          <w:rFonts w:ascii="BatangChe" w:eastAsia="BatangChe" w:hAnsi="BatangChe" w:cs="BatangChe"/>
          <w:sz w:val="16"/>
          <w:szCs w:val="16"/>
        </w:rPr>
      </w:pPr>
      <w:r>
        <w:rPr>
          <w:sz w:val="16"/>
          <w:szCs w:val="16"/>
        </w:rPr>
        <w:t xml:space="preserve">URL              </w:t>
      </w:r>
      <w:r>
        <w:rPr>
          <w:spacing w:val="8"/>
          <w:sz w:val="16"/>
          <w:szCs w:val="16"/>
        </w:rPr>
        <w:t xml:space="preserve"> </w:t>
      </w:r>
      <w:hyperlink r:id="rId32">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p>
    <w:p w:rsidR="00731615" w:rsidRDefault="00EE1D9C">
      <w:pPr>
        <w:spacing w:line="160" w:lineRule="exact"/>
        <w:ind w:left="477"/>
        <w:rPr>
          <w:rFonts w:ascii="BatangChe" w:eastAsia="BatangChe" w:hAnsi="BatangChe" w:cs="BatangChe"/>
          <w:sz w:val="16"/>
          <w:szCs w:val="16"/>
        </w:rPr>
      </w:pPr>
      <w:r>
        <w:rPr>
          <w:rFonts w:ascii="BatangChe" w:eastAsia="BatangChe" w:hAnsi="BatangChe" w:cs="BatangChe"/>
          <w:w w:val="105"/>
          <w:position w:val="-1"/>
          <w:sz w:val="16"/>
          <w:szCs w:val="16"/>
        </w:rPr>
        <w:t>S1359645402004494</w:t>
      </w:r>
    </w:p>
    <w:p w:rsidR="00731615" w:rsidRDefault="00EE1D9C">
      <w:pPr>
        <w:spacing w:before="17" w:line="246" w:lineRule="auto"/>
        <w:ind w:left="477" w:right="-28" w:hanging="365"/>
        <w:jc w:val="both"/>
        <w:rPr>
          <w:sz w:val="16"/>
          <w:szCs w:val="16"/>
        </w:rPr>
      </w:pPr>
      <w:r>
        <w:rPr>
          <w:sz w:val="16"/>
          <w:szCs w:val="16"/>
        </w:rPr>
        <w:t xml:space="preserve">[20] </w:t>
      </w:r>
      <w:r>
        <w:rPr>
          <w:spacing w:val="17"/>
          <w:sz w:val="16"/>
          <w:szCs w:val="16"/>
        </w:rPr>
        <w:t xml:space="preserve"> </w:t>
      </w:r>
      <w:r>
        <w:rPr>
          <w:sz w:val="16"/>
          <w:szCs w:val="16"/>
        </w:rPr>
        <w:t>M.</w:t>
      </w:r>
      <w:r>
        <w:rPr>
          <w:spacing w:val="-1"/>
          <w:sz w:val="16"/>
          <w:szCs w:val="16"/>
        </w:rPr>
        <w:t xml:space="preserve"> </w:t>
      </w:r>
      <w:r>
        <w:rPr>
          <w:spacing w:val="-15"/>
          <w:sz w:val="16"/>
          <w:szCs w:val="16"/>
        </w:rPr>
        <w:t>W</w:t>
      </w:r>
      <w:r>
        <w:rPr>
          <w:sz w:val="16"/>
          <w:szCs w:val="16"/>
        </w:rPr>
        <w:t>.</w:t>
      </w:r>
      <w:r>
        <w:rPr>
          <w:spacing w:val="-1"/>
          <w:sz w:val="16"/>
          <w:szCs w:val="16"/>
        </w:rPr>
        <w:t xml:space="preserve"> </w:t>
      </w:r>
      <w:r>
        <w:rPr>
          <w:sz w:val="16"/>
          <w:szCs w:val="16"/>
        </w:rPr>
        <w:t>Mahon</w:t>
      </w:r>
      <w:r>
        <w:rPr>
          <w:spacing w:val="-2"/>
          <w:sz w:val="16"/>
          <w:szCs w:val="16"/>
        </w:rPr>
        <w:t>e</w:t>
      </w:r>
      <w:r>
        <w:rPr>
          <w:spacing w:val="-10"/>
          <w:sz w:val="16"/>
          <w:szCs w:val="16"/>
        </w:rPr>
        <w:t>y</w:t>
      </w:r>
      <w:r>
        <w:rPr>
          <w:sz w:val="16"/>
          <w:szCs w:val="16"/>
        </w:rPr>
        <w:t>,</w:t>
      </w:r>
      <w:r>
        <w:rPr>
          <w:spacing w:val="-5"/>
          <w:sz w:val="16"/>
          <w:szCs w:val="16"/>
        </w:rPr>
        <w:t xml:space="preserve"> </w:t>
      </w:r>
      <w:r>
        <w:rPr>
          <w:sz w:val="16"/>
          <w:szCs w:val="16"/>
        </w:rPr>
        <w:t>C. G.</w:t>
      </w:r>
      <w:r>
        <w:rPr>
          <w:spacing w:val="-1"/>
          <w:sz w:val="16"/>
          <w:szCs w:val="16"/>
        </w:rPr>
        <w:t xml:space="preserve"> </w:t>
      </w:r>
      <w:r>
        <w:rPr>
          <w:sz w:val="16"/>
          <w:szCs w:val="16"/>
        </w:rPr>
        <w:t>Rhodes,</w:t>
      </w:r>
      <w:r>
        <w:rPr>
          <w:spacing w:val="-4"/>
          <w:sz w:val="16"/>
          <w:szCs w:val="16"/>
        </w:rPr>
        <w:t xml:space="preserve"> </w:t>
      </w:r>
      <w:r>
        <w:rPr>
          <w:sz w:val="16"/>
          <w:szCs w:val="16"/>
        </w:rPr>
        <w:t>J. G.</w:t>
      </w:r>
      <w:r>
        <w:rPr>
          <w:spacing w:val="-1"/>
          <w:sz w:val="16"/>
          <w:szCs w:val="16"/>
        </w:rPr>
        <w:t xml:space="preserve"> </w:t>
      </w:r>
      <w:proofErr w:type="spellStart"/>
      <w:r>
        <w:rPr>
          <w:sz w:val="16"/>
          <w:szCs w:val="16"/>
        </w:rPr>
        <w:t>Flintoff</w:t>
      </w:r>
      <w:proofErr w:type="spellEnd"/>
      <w:r>
        <w:rPr>
          <w:sz w:val="16"/>
          <w:szCs w:val="16"/>
        </w:rPr>
        <w:t>,</w:t>
      </w:r>
      <w:r>
        <w:rPr>
          <w:spacing w:val="-15"/>
          <w:sz w:val="16"/>
          <w:szCs w:val="16"/>
        </w:rPr>
        <w:t xml:space="preserve"> </w:t>
      </w:r>
      <w:r>
        <w:rPr>
          <w:sz w:val="16"/>
          <w:szCs w:val="16"/>
        </w:rPr>
        <w:t>R. A.</w:t>
      </w:r>
      <w:r>
        <w:rPr>
          <w:spacing w:val="-1"/>
          <w:sz w:val="16"/>
          <w:szCs w:val="16"/>
        </w:rPr>
        <w:t xml:space="preserve"> </w:t>
      </w:r>
      <w:proofErr w:type="spellStart"/>
      <w:r>
        <w:rPr>
          <w:sz w:val="16"/>
          <w:szCs w:val="16"/>
        </w:rPr>
        <w:t>Spurling</w:t>
      </w:r>
      <w:proofErr w:type="spellEnd"/>
      <w:r>
        <w:rPr>
          <w:sz w:val="16"/>
          <w:szCs w:val="16"/>
        </w:rPr>
        <w:t>,</w:t>
      </w:r>
      <w:r>
        <w:rPr>
          <w:spacing w:val="-5"/>
          <w:sz w:val="16"/>
          <w:szCs w:val="16"/>
        </w:rPr>
        <w:t xml:space="preserve"> </w:t>
      </w:r>
      <w:r>
        <w:rPr>
          <w:spacing w:val="-15"/>
          <w:sz w:val="16"/>
          <w:szCs w:val="16"/>
        </w:rPr>
        <w:t>W</w:t>
      </w:r>
      <w:r>
        <w:rPr>
          <w:sz w:val="16"/>
          <w:szCs w:val="16"/>
        </w:rPr>
        <w:t>.</w:t>
      </w:r>
      <w:r>
        <w:rPr>
          <w:spacing w:val="-1"/>
          <w:sz w:val="16"/>
          <w:szCs w:val="16"/>
        </w:rPr>
        <w:t xml:space="preserve"> </w:t>
      </w:r>
      <w:r>
        <w:rPr>
          <w:sz w:val="16"/>
          <w:szCs w:val="16"/>
        </w:rPr>
        <w:t>H.</w:t>
      </w:r>
      <w:r>
        <w:rPr>
          <w:spacing w:val="-1"/>
          <w:sz w:val="16"/>
          <w:szCs w:val="16"/>
        </w:rPr>
        <w:t xml:space="preserve"> </w:t>
      </w:r>
      <w:r>
        <w:rPr>
          <w:sz w:val="16"/>
          <w:szCs w:val="16"/>
        </w:rPr>
        <w:t>Bin- gel,</w:t>
      </w:r>
      <w:r>
        <w:rPr>
          <w:spacing w:val="7"/>
          <w:sz w:val="16"/>
          <w:szCs w:val="16"/>
        </w:rPr>
        <w:t xml:space="preserve"> </w:t>
      </w:r>
      <w:r>
        <w:rPr>
          <w:sz w:val="16"/>
          <w:szCs w:val="16"/>
        </w:rPr>
        <w:t>Properties</w:t>
      </w:r>
      <w:r>
        <w:rPr>
          <w:spacing w:val="2"/>
          <w:sz w:val="16"/>
          <w:szCs w:val="16"/>
        </w:rPr>
        <w:t xml:space="preserve"> </w:t>
      </w:r>
      <w:r>
        <w:rPr>
          <w:sz w:val="16"/>
          <w:szCs w:val="16"/>
        </w:rPr>
        <w:t>of</w:t>
      </w:r>
      <w:r>
        <w:rPr>
          <w:spacing w:val="7"/>
          <w:sz w:val="16"/>
          <w:szCs w:val="16"/>
        </w:rPr>
        <w:t xml:space="preserve"> </w:t>
      </w:r>
      <w:r>
        <w:rPr>
          <w:sz w:val="16"/>
          <w:szCs w:val="16"/>
        </w:rPr>
        <w:t>Friction-Sti</w:t>
      </w:r>
      <w:r>
        <w:rPr>
          <w:spacing w:val="-3"/>
          <w:sz w:val="16"/>
          <w:szCs w:val="16"/>
        </w:rPr>
        <w:t>r</w:t>
      </w:r>
      <w:r>
        <w:rPr>
          <w:sz w:val="16"/>
          <w:szCs w:val="16"/>
        </w:rPr>
        <w:t>-</w:t>
      </w:r>
      <w:r>
        <w:rPr>
          <w:spacing w:val="-13"/>
          <w:sz w:val="16"/>
          <w:szCs w:val="16"/>
        </w:rPr>
        <w:t>W</w:t>
      </w:r>
      <w:r>
        <w:rPr>
          <w:sz w:val="16"/>
          <w:szCs w:val="16"/>
        </w:rPr>
        <w:t>elded</w:t>
      </w:r>
      <w:r>
        <w:rPr>
          <w:spacing w:val="-6"/>
          <w:sz w:val="16"/>
          <w:szCs w:val="16"/>
        </w:rPr>
        <w:t xml:space="preserve"> </w:t>
      </w:r>
      <w:r>
        <w:rPr>
          <w:sz w:val="16"/>
          <w:szCs w:val="16"/>
        </w:rPr>
        <w:t>7075</w:t>
      </w:r>
      <w:r>
        <w:rPr>
          <w:spacing w:val="5"/>
          <w:sz w:val="16"/>
          <w:szCs w:val="16"/>
        </w:rPr>
        <w:t xml:space="preserve"> </w:t>
      </w:r>
      <w:r>
        <w:rPr>
          <w:sz w:val="16"/>
          <w:szCs w:val="16"/>
        </w:rPr>
        <w:t>T651</w:t>
      </w:r>
      <w:r>
        <w:rPr>
          <w:spacing w:val="5"/>
          <w:sz w:val="16"/>
          <w:szCs w:val="16"/>
        </w:rPr>
        <w:t xml:space="preserve"> </w:t>
      </w:r>
      <w:r>
        <w:rPr>
          <w:sz w:val="16"/>
          <w:szCs w:val="16"/>
        </w:rPr>
        <w:t>Aluminum,</w:t>
      </w:r>
      <w:r>
        <w:rPr>
          <w:spacing w:val="2"/>
          <w:sz w:val="16"/>
          <w:szCs w:val="16"/>
        </w:rPr>
        <w:t xml:space="preserve"> </w:t>
      </w:r>
      <w:proofErr w:type="spellStart"/>
      <w:r>
        <w:rPr>
          <w:sz w:val="16"/>
          <w:szCs w:val="16"/>
        </w:rPr>
        <w:t>Metallu</w:t>
      </w:r>
      <w:r>
        <w:rPr>
          <w:spacing w:val="-3"/>
          <w:sz w:val="16"/>
          <w:szCs w:val="16"/>
        </w:rPr>
        <w:t>r</w:t>
      </w:r>
      <w:proofErr w:type="spellEnd"/>
      <w:r>
        <w:rPr>
          <w:sz w:val="16"/>
          <w:szCs w:val="16"/>
        </w:rPr>
        <w:t xml:space="preserve">- </w:t>
      </w:r>
      <w:proofErr w:type="spellStart"/>
      <w:r>
        <w:rPr>
          <w:sz w:val="16"/>
          <w:szCs w:val="16"/>
        </w:rPr>
        <w:t>gical</w:t>
      </w:r>
      <w:proofErr w:type="spellEnd"/>
      <w:r>
        <w:rPr>
          <w:spacing w:val="-3"/>
          <w:sz w:val="16"/>
          <w:szCs w:val="16"/>
        </w:rPr>
        <w:t xml:space="preserve"> </w:t>
      </w:r>
      <w:r>
        <w:rPr>
          <w:sz w:val="16"/>
          <w:szCs w:val="16"/>
        </w:rPr>
        <w:t>and</w:t>
      </w:r>
      <w:r>
        <w:rPr>
          <w:spacing w:val="-2"/>
          <w:sz w:val="16"/>
          <w:szCs w:val="16"/>
        </w:rPr>
        <w:t xml:space="preserve"> </w:t>
      </w:r>
      <w:r>
        <w:rPr>
          <w:sz w:val="16"/>
          <w:szCs w:val="16"/>
        </w:rPr>
        <w:t>Materials</w:t>
      </w:r>
      <w:r>
        <w:rPr>
          <w:spacing w:val="-6"/>
          <w:sz w:val="16"/>
          <w:szCs w:val="16"/>
        </w:rPr>
        <w:t xml:space="preserve"> T</w:t>
      </w:r>
      <w:r>
        <w:rPr>
          <w:sz w:val="16"/>
          <w:szCs w:val="16"/>
        </w:rPr>
        <w:t>ransactions</w:t>
      </w:r>
      <w:r>
        <w:rPr>
          <w:spacing w:val="-8"/>
          <w:sz w:val="16"/>
          <w:szCs w:val="16"/>
        </w:rPr>
        <w:t xml:space="preserve"> </w:t>
      </w:r>
      <w:r>
        <w:rPr>
          <w:sz w:val="16"/>
          <w:szCs w:val="16"/>
        </w:rPr>
        <w:t>A</w:t>
      </w:r>
      <w:r>
        <w:rPr>
          <w:spacing w:val="-1"/>
          <w:sz w:val="16"/>
          <w:szCs w:val="16"/>
        </w:rPr>
        <w:t xml:space="preserve"> </w:t>
      </w:r>
      <w:r>
        <w:rPr>
          <w:sz w:val="16"/>
          <w:szCs w:val="16"/>
        </w:rPr>
        <w:t>29</w:t>
      </w:r>
      <w:r>
        <w:rPr>
          <w:spacing w:val="-2"/>
          <w:sz w:val="16"/>
          <w:szCs w:val="16"/>
        </w:rPr>
        <w:t xml:space="preserve"> </w:t>
      </w:r>
      <w:r>
        <w:rPr>
          <w:sz w:val="16"/>
          <w:szCs w:val="16"/>
        </w:rPr>
        <w:t>(July).</w:t>
      </w:r>
    </w:p>
    <w:p w:rsidR="00731615" w:rsidRDefault="00EE1D9C">
      <w:pPr>
        <w:spacing w:line="246" w:lineRule="auto"/>
        <w:ind w:left="477" w:right="-28" w:hanging="365"/>
        <w:jc w:val="both"/>
        <w:rPr>
          <w:sz w:val="16"/>
          <w:szCs w:val="16"/>
        </w:rPr>
      </w:pPr>
      <w:r>
        <w:rPr>
          <w:sz w:val="16"/>
          <w:szCs w:val="16"/>
        </w:rPr>
        <w:t>[21</w:t>
      </w:r>
      <w:proofErr w:type="gramStart"/>
      <w:r>
        <w:rPr>
          <w:sz w:val="16"/>
          <w:szCs w:val="16"/>
        </w:rPr>
        <w:t xml:space="preserve">] </w:t>
      </w:r>
      <w:r>
        <w:rPr>
          <w:spacing w:val="15"/>
          <w:sz w:val="16"/>
          <w:szCs w:val="16"/>
        </w:rPr>
        <w:t xml:space="preserve"> </w:t>
      </w:r>
      <w:r>
        <w:rPr>
          <w:sz w:val="16"/>
          <w:szCs w:val="16"/>
        </w:rPr>
        <w:t>M</w:t>
      </w:r>
      <w:proofErr w:type="gramEnd"/>
      <w:r>
        <w:rPr>
          <w:sz w:val="16"/>
          <w:szCs w:val="16"/>
        </w:rPr>
        <w:t xml:space="preserve">.  </w:t>
      </w:r>
      <w:proofErr w:type="spellStart"/>
      <w:r>
        <w:rPr>
          <w:sz w:val="16"/>
          <w:szCs w:val="16"/>
        </w:rPr>
        <w:t>Grujicic</w:t>
      </w:r>
      <w:proofErr w:type="spellEnd"/>
      <w:proofErr w:type="gramStart"/>
      <w:r>
        <w:rPr>
          <w:sz w:val="16"/>
          <w:szCs w:val="16"/>
        </w:rPr>
        <w:t xml:space="preserve">, </w:t>
      </w:r>
      <w:r>
        <w:rPr>
          <w:spacing w:val="7"/>
          <w:sz w:val="16"/>
          <w:szCs w:val="16"/>
        </w:rPr>
        <w:t xml:space="preserve"> </w:t>
      </w:r>
      <w:r>
        <w:rPr>
          <w:sz w:val="16"/>
          <w:szCs w:val="16"/>
        </w:rPr>
        <w:t>G</w:t>
      </w:r>
      <w:proofErr w:type="gramEnd"/>
      <w:r>
        <w:rPr>
          <w:sz w:val="16"/>
          <w:szCs w:val="16"/>
        </w:rPr>
        <w:t xml:space="preserve">.  </w:t>
      </w:r>
      <w:proofErr w:type="spellStart"/>
      <w:r>
        <w:rPr>
          <w:sz w:val="16"/>
          <w:szCs w:val="16"/>
        </w:rPr>
        <w:t>Ara</w:t>
      </w:r>
      <w:r>
        <w:rPr>
          <w:spacing w:val="-2"/>
          <w:sz w:val="16"/>
          <w:szCs w:val="16"/>
        </w:rPr>
        <w:t>k</w:t>
      </w:r>
      <w:r>
        <w:rPr>
          <w:sz w:val="16"/>
          <w:szCs w:val="16"/>
        </w:rPr>
        <w:t>ere</w:t>
      </w:r>
      <w:proofErr w:type="spellEnd"/>
      <w:proofErr w:type="gramStart"/>
      <w:r>
        <w:rPr>
          <w:sz w:val="16"/>
          <w:szCs w:val="16"/>
        </w:rPr>
        <w:t xml:space="preserve">, </w:t>
      </w:r>
      <w:r>
        <w:rPr>
          <w:spacing w:val="7"/>
          <w:sz w:val="16"/>
          <w:szCs w:val="16"/>
        </w:rPr>
        <w:t xml:space="preserve"> </w:t>
      </w:r>
      <w:r>
        <w:rPr>
          <w:sz w:val="16"/>
          <w:szCs w:val="16"/>
        </w:rPr>
        <w:t>a</w:t>
      </w:r>
      <w:proofErr w:type="gramEnd"/>
      <w:r>
        <w:rPr>
          <w:sz w:val="16"/>
          <w:szCs w:val="16"/>
        </w:rPr>
        <w:t xml:space="preserve">. </w:t>
      </w:r>
      <w:r>
        <w:rPr>
          <w:spacing w:val="1"/>
          <w:sz w:val="16"/>
          <w:szCs w:val="16"/>
        </w:rPr>
        <w:t xml:space="preserve"> </w:t>
      </w:r>
      <w:proofErr w:type="spellStart"/>
      <w:r>
        <w:rPr>
          <w:sz w:val="16"/>
          <w:szCs w:val="16"/>
        </w:rPr>
        <w:t>Hariharan</w:t>
      </w:r>
      <w:proofErr w:type="spellEnd"/>
      <w:proofErr w:type="gramStart"/>
      <w:r>
        <w:rPr>
          <w:sz w:val="16"/>
          <w:szCs w:val="16"/>
        </w:rPr>
        <w:t xml:space="preserve">, </w:t>
      </w:r>
      <w:r>
        <w:rPr>
          <w:spacing w:val="6"/>
          <w:sz w:val="16"/>
          <w:szCs w:val="16"/>
        </w:rPr>
        <w:t xml:space="preserve"> </w:t>
      </w:r>
      <w:r>
        <w:rPr>
          <w:sz w:val="16"/>
          <w:szCs w:val="16"/>
        </w:rPr>
        <w:t>B</w:t>
      </w:r>
      <w:proofErr w:type="gramEnd"/>
      <w:r>
        <w:rPr>
          <w:sz w:val="16"/>
          <w:szCs w:val="16"/>
        </w:rPr>
        <w:t xml:space="preserve">.  </w:t>
      </w:r>
      <w:proofErr w:type="spellStart"/>
      <w:r>
        <w:rPr>
          <w:spacing w:val="-2"/>
          <w:sz w:val="16"/>
          <w:szCs w:val="16"/>
        </w:rPr>
        <w:t>P</w:t>
      </w:r>
      <w:r>
        <w:rPr>
          <w:sz w:val="16"/>
          <w:szCs w:val="16"/>
        </w:rPr>
        <w:t>anduran</w:t>
      </w:r>
      <w:r>
        <w:rPr>
          <w:spacing w:val="-1"/>
          <w:sz w:val="16"/>
          <w:szCs w:val="16"/>
        </w:rPr>
        <w:t>g</w:t>
      </w:r>
      <w:r>
        <w:rPr>
          <w:sz w:val="16"/>
          <w:szCs w:val="16"/>
        </w:rPr>
        <w:t>an</w:t>
      </w:r>
      <w:proofErr w:type="spellEnd"/>
      <w:proofErr w:type="gramStart"/>
      <w:r>
        <w:rPr>
          <w:sz w:val="16"/>
          <w:szCs w:val="16"/>
        </w:rPr>
        <w:t xml:space="preserve">, </w:t>
      </w:r>
      <w:r>
        <w:rPr>
          <w:spacing w:val="4"/>
          <w:sz w:val="16"/>
          <w:szCs w:val="16"/>
        </w:rPr>
        <w:t xml:space="preserve"> </w:t>
      </w:r>
      <w:r>
        <w:rPr>
          <w:spacing w:val="-13"/>
          <w:sz w:val="16"/>
          <w:szCs w:val="16"/>
        </w:rPr>
        <w:t>T</w:t>
      </w:r>
      <w:r>
        <w:rPr>
          <w:spacing w:val="-2"/>
          <w:sz w:val="16"/>
          <w:szCs w:val="16"/>
        </w:rPr>
        <w:t>w</w:t>
      </w:r>
      <w:r>
        <w:rPr>
          <w:sz w:val="16"/>
          <w:szCs w:val="16"/>
        </w:rPr>
        <w:t>o</w:t>
      </w:r>
      <w:proofErr w:type="gramEnd"/>
      <w:r>
        <w:rPr>
          <w:sz w:val="16"/>
          <w:szCs w:val="16"/>
        </w:rPr>
        <w:t>-L</w:t>
      </w:r>
      <w:r>
        <w:rPr>
          <w:spacing w:val="-4"/>
          <w:sz w:val="16"/>
          <w:szCs w:val="16"/>
        </w:rPr>
        <w:t>e</w:t>
      </w:r>
      <w:r>
        <w:rPr>
          <w:spacing w:val="-2"/>
          <w:sz w:val="16"/>
          <w:szCs w:val="16"/>
        </w:rPr>
        <w:t>v</w:t>
      </w:r>
      <w:r>
        <w:rPr>
          <w:sz w:val="16"/>
          <w:szCs w:val="16"/>
        </w:rPr>
        <w:t xml:space="preserve">el </w:t>
      </w:r>
      <w:r>
        <w:rPr>
          <w:spacing w:val="-13"/>
          <w:sz w:val="16"/>
          <w:szCs w:val="16"/>
        </w:rPr>
        <w:t>W</w:t>
      </w:r>
      <w:r>
        <w:rPr>
          <w:sz w:val="16"/>
          <w:szCs w:val="16"/>
        </w:rPr>
        <w:t>eld-Material</w:t>
      </w:r>
      <w:r>
        <w:rPr>
          <w:spacing w:val="2"/>
          <w:sz w:val="16"/>
          <w:szCs w:val="16"/>
        </w:rPr>
        <w:t xml:space="preserve"> </w:t>
      </w:r>
      <w:r>
        <w:rPr>
          <w:sz w:val="16"/>
          <w:szCs w:val="16"/>
        </w:rPr>
        <w:t>Homogenization for</w:t>
      </w:r>
      <w:r>
        <w:rPr>
          <w:spacing w:val="9"/>
          <w:sz w:val="16"/>
          <w:szCs w:val="16"/>
        </w:rPr>
        <w:t xml:space="preserve"> </w:t>
      </w:r>
      <w:r>
        <w:rPr>
          <w:sz w:val="16"/>
          <w:szCs w:val="16"/>
        </w:rPr>
        <w:t>Efficient</w:t>
      </w:r>
      <w:r>
        <w:rPr>
          <w:spacing w:val="-13"/>
          <w:sz w:val="16"/>
          <w:szCs w:val="16"/>
        </w:rPr>
        <w:t xml:space="preserve"> </w:t>
      </w:r>
      <w:r>
        <w:rPr>
          <w:sz w:val="16"/>
          <w:szCs w:val="16"/>
        </w:rPr>
        <w:t>Computational</w:t>
      </w:r>
      <w:r>
        <w:rPr>
          <w:spacing w:val="1"/>
          <w:sz w:val="16"/>
          <w:szCs w:val="16"/>
        </w:rPr>
        <w:t xml:space="preserve"> </w:t>
      </w:r>
      <w:r>
        <w:rPr>
          <w:sz w:val="16"/>
          <w:szCs w:val="16"/>
        </w:rPr>
        <w:t>Analysis</w:t>
      </w:r>
      <w:r>
        <w:rPr>
          <w:spacing w:val="5"/>
          <w:sz w:val="16"/>
          <w:szCs w:val="16"/>
        </w:rPr>
        <w:t xml:space="preserve"> </w:t>
      </w:r>
      <w:r>
        <w:rPr>
          <w:sz w:val="16"/>
          <w:szCs w:val="16"/>
        </w:rPr>
        <w:t xml:space="preserve">of </w:t>
      </w:r>
      <w:r>
        <w:rPr>
          <w:spacing w:val="-13"/>
          <w:sz w:val="16"/>
          <w:szCs w:val="16"/>
        </w:rPr>
        <w:t>W</w:t>
      </w:r>
      <w:r>
        <w:rPr>
          <w:sz w:val="16"/>
          <w:szCs w:val="16"/>
        </w:rPr>
        <w:t>elded</w:t>
      </w:r>
      <w:r>
        <w:rPr>
          <w:spacing w:val="3"/>
          <w:sz w:val="16"/>
          <w:szCs w:val="16"/>
        </w:rPr>
        <w:t xml:space="preserve"> </w:t>
      </w:r>
      <w:r>
        <w:rPr>
          <w:sz w:val="16"/>
          <w:szCs w:val="16"/>
        </w:rPr>
        <w:t>Structure</w:t>
      </w:r>
      <w:r>
        <w:rPr>
          <w:spacing w:val="2"/>
          <w:sz w:val="16"/>
          <w:szCs w:val="16"/>
        </w:rPr>
        <w:t xml:space="preserve"> </w:t>
      </w:r>
      <w:r>
        <w:rPr>
          <w:sz w:val="16"/>
          <w:szCs w:val="16"/>
        </w:rPr>
        <w:t>Blast-Surv</w:t>
      </w:r>
      <w:r>
        <w:rPr>
          <w:spacing w:val="-4"/>
          <w:sz w:val="16"/>
          <w:szCs w:val="16"/>
        </w:rPr>
        <w:t>iv</w:t>
      </w:r>
      <w:r>
        <w:rPr>
          <w:sz w:val="16"/>
          <w:szCs w:val="16"/>
        </w:rPr>
        <w:t>ability, Journal</w:t>
      </w:r>
      <w:r>
        <w:rPr>
          <w:spacing w:val="3"/>
          <w:sz w:val="16"/>
          <w:szCs w:val="16"/>
        </w:rPr>
        <w:t xml:space="preserve"> </w:t>
      </w:r>
      <w:r>
        <w:rPr>
          <w:sz w:val="16"/>
          <w:szCs w:val="16"/>
        </w:rPr>
        <w:t>of</w:t>
      </w:r>
      <w:r>
        <w:rPr>
          <w:spacing w:val="6"/>
          <w:sz w:val="16"/>
          <w:szCs w:val="16"/>
        </w:rPr>
        <w:t xml:space="preserve"> </w:t>
      </w:r>
      <w:r>
        <w:rPr>
          <w:sz w:val="16"/>
          <w:szCs w:val="16"/>
        </w:rPr>
        <w:t>Materials</w:t>
      </w:r>
      <w:r>
        <w:rPr>
          <w:spacing w:val="2"/>
          <w:sz w:val="16"/>
          <w:szCs w:val="16"/>
        </w:rPr>
        <w:t xml:space="preserve"> </w:t>
      </w:r>
      <w:r>
        <w:rPr>
          <w:sz w:val="16"/>
          <w:szCs w:val="16"/>
        </w:rPr>
        <w:t>Engineering and</w:t>
      </w:r>
      <w:r>
        <w:rPr>
          <w:spacing w:val="-2"/>
          <w:sz w:val="16"/>
          <w:szCs w:val="16"/>
        </w:rPr>
        <w:t xml:space="preserve"> </w:t>
      </w:r>
      <w:r>
        <w:rPr>
          <w:sz w:val="16"/>
          <w:szCs w:val="16"/>
        </w:rPr>
        <w:t>Performancedoi:10.1007/s11665-011-9876-5.</w:t>
      </w:r>
    </w:p>
    <w:p w:rsidR="00731615" w:rsidRDefault="00EE1D9C">
      <w:pPr>
        <w:spacing w:line="180" w:lineRule="exact"/>
        <w:ind w:left="477" w:right="-44"/>
        <w:rPr>
          <w:rFonts w:ascii="BatangChe" w:eastAsia="BatangChe" w:hAnsi="BatangChe" w:cs="BatangChe"/>
          <w:sz w:val="16"/>
          <w:szCs w:val="16"/>
        </w:rPr>
      </w:pPr>
      <w:r>
        <w:rPr>
          <w:sz w:val="16"/>
          <w:szCs w:val="16"/>
        </w:rPr>
        <w:t xml:space="preserve">URL                  </w:t>
      </w:r>
      <w:r>
        <w:rPr>
          <w:spacing w:val="17"/>
          <w:sz w:val="16"/>
          <w:szCs w:val="16"/>
        </w:rPr>
        <w:t xml:space="preserve"> </w:t>
      </w:r>
      <w:hyperlink r:id="rId33">
        <w:r>
          <w:rPr>
            <w:rFonts w:ascii="BatangChe" w:eastAsia="BatangChe" w:hAnsi="BatangChe" w:cs="BatangChe"/>
            <w:w w:val="105"/>
            <w:sz w:val="16"/>
            <w:szCs w:val="16"/>
          </w:rPr>
          <w:t>http://www.sp</w:t>
        </w:r>
        <w:r>
          <w:rPr>
            <w:rFonts w:ascii="BatangChe" w:eastAsia="BatangChe" w:hAnsi="BatangChe" w:cs="BatangChe"/>
            <w:spacing w:val="1"/>
            <w:w w:val="105"/>
            <w:sz w:val="16"/>
            <w:szCs w:val="16"/>
          </w:rPr>
          <w:t>r</w:t>
        </w:r>
        <w:r>
          <w:rPr>
            <w:rFonts w:ascii="BatangChe" w:eastAsia="BatangChe" w:hAnsi="BatangChe" w:cs="BatangChe"/>
            <w:w w:val="105"/>
            <w:sz w:val="16"/>
            <w:szCs w:val="16"/>
          </w:rPr>
          <w:t>ingerlink.com/index/10.</w:t>
        </w:r>
        <w:r>
          <w:rPr>
            <w:rFonts w:ascii="BatangChe" w:eastAsia="BatangChe" w:hAnsi="BatangChe" w:cs="BatangChe"/>
            <w:spacing w:val="1"/>
            <w:w w:val="105"/>
            <w:sz w:val="16"/>
            <w:szCs w:val="16"/>
          </w:rPr>
          <w:t>1</w:t>
        </w:r>
        <w:r>
          <w:rPr>
            <w:rFonts w:ascii="BatangChe" w:eastAsia="BatangChe" w:hAnsi="BatangChe" w:cs="BatangChe"/>
            <w:w w:val="105"/>
            <w:sz w:val="16"/>
            <w:szCs w:val="16"/>
          </w:rPr>
          <w:t>007/</w:t>
        </w:r>
      </w:hyperlink>
    </w:p>
    <w:p w:rsidR="00731615" w:rsidRDefault="00EE1D9C">
      <w:pPr>
        <w:spacing w:line="160" w:lineRule="exact"/>
        <w:ind w:left="477"/>
        <w:rPr>
          <w:rFonts w:ascii="BatangChe" w:eastAsia="BatangChe" w:hAnsi="BatangChe" w:cs="BatangChe"/>
          <w:sz w:val="16"/>
          <w:szCs w:val="16"/>
        </w:rPr>
      </w:pPr>
      <w:proofErr w:type="gramStart"/>
      <w:r>
        <w:rPr>
          <w:rFonts w:ascii="BatangChe" w:eastAsia="BatangChe" w:hAnsi="BatangChe" w:cs="BatangChe"/>
          <w:w w:val="105"/>
          <w:position w:val="-1"/>
          <w:sz w:val="16"/>
          <w:szCs w:val="16"/>
        </w:rPr>
        <w:t>s11665</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011</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9876</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5</w:t>
      </w:r>
      <w:proofErr w:type="gramEnd"/>
    </w:p>
    <w:p w:rsidR="00731615" w:rsidRDefault="00EE1D9C">
      <w:pPr>
        <w:spacing w:before="17"/>
        <w:ind w:left="112" w:right="-44"/>
        <w:rPr>
          <w:sz w:val="16"/>
          <w:szCs w:val="16"/>
        </w:rPr>
      </w:pPr>
      <w:r>
        <w:rPr>
          <w:sz w:val="16"/>
          <w:szCs w:val="16"/>
        </w:rPr>
        <w:t xml:space="preserve">[22] </w:t>
      </w:r>
      <w:r>
        <w:rPr>
          <w:spacing w:val="17"/>
          <w:sz w:val="16"/>
          <w:szCs w:val="16"/>
        </w:rPr>
        <w:t xml:space="preserve"> </w:t>
      </w:r>
      <w:r>
        <w:rPr>
          <w:sz w:val="16"/>
          <w:szCs w:val="16"/>
        </w:rPr>
        <w:t>A.</w:t>
      </w:r>
      <w:r>
        <w:rPr>
          <w:spacing w:val="-7"/>
          <w:sz w:val="16"/>
          <w:szCs w:val="16"/>
        </w:rPr>
        <w:t xml:space="preserve"> </w:t>
      </w:r>
      <w:r>
        <w:rPr>
          <w:sz w:val="16"/>
          <w:szCs w:val="16"/>
        </w:rPr>
        <w:t>Reis,</w:t>
      </w:r>
      <w:r>
        <w:rPr>
          <w:spacing w:val="-7"/>
          <w:sz w:val="16"/>
          <w:szCs w:val="16"/>
        </w:rPr>
        <w:t xml:space="preserve"> </w:t>
      </w:r>
      <w:r>
        <w:rPr>
          <w:spacing w:val="-18"/>
          <w:sz w:val="16"/>
          <w:szCs w:val="16"/>
        </w:rPr>
        <w:t>P</w:t>
      </w:r>
      <w:r>
        <w:rPr>
          <w:sz w:val="16"/>
          <w:szCs w:val="16"/>
        </w:rPr>
        <w:t>.</w:t>
      </w:r>
      <w:r>
        <w:rPr>
          <w:spacing w:val="-6"/>
          <w:sz w:val="16"/>
          <w:szCs w:val="16"/>
        </w:rPr>
        <w:t xml:space="preserve"> </w:t>
      </w:r>
      <w:r>
        <w:rPr>
          <w:spacing w:val="-11"/>
          <w:sz w:val="16"/>
          <w:szCs w:val="16"/>
        </w:rPr>
        <w:t>T</w:t>
      </w:r>
      <w:r>
        <w:rPr>
          <w:sz w:val="16"/>
          <w:szCs w:val="16"/>
        </w:rPr>
        <w:t>ei</w:t>
      </w:r>
      <w:r>
        <w:rPr>
          <w:spacing w:val="-2"/>
          <w:sz w:val="16"/>
          <w:szCs w:val="16"/>
        </w:rPr>
        <w:t>x</w:t>
      </w:r>
      <w:r>
        <w:rPr>
          <w:sz w:val="16"/>
          <w:szCs w:val="16"/>
        </w:rPr>
        <w:t>eira,</w:t>
      </w:r>
      <w:r>
        <w:rPr>
          <w:spacing w:val="-10"/>
          <w:sz w:val="16"/>
          <w:szCs w:val="16"/>
        </w:rPr>
        <w:t xml:space="preserve"> </w:t>
      </w:r>
      <w:r>
        <w:rPr>
          <w:sz w:val="16"/>
          <w:szCs w:val="16"/>
        </w:rPr>
        <w:t>J.</w:t>
      </w:r>
      <w:r>
        <w:rPr>
          <w:spacing w:val="-6"/>
          <w:sz w:val="16"/>
          <w:szCs w:val="16"/>
        </w:rPr>
        <w:t xml:space="preserve"> </w:t>
      </w:r>
      <w:r>
        <w:rPr>
          <w:sz w:val="16"/>
          <w:szCs w:val="16"/>
        </w:rPr>
        <w:t>Ferreira</w:t>
      </w:r>
      <w:r>
        <w:rPr>
          <w:spacing w:val="-10"/>
          <w:sz w:val="16"/>
          <w:szCs w:val="16"/>
        </w:rPr>
        <w:t xml:space="preserve"> </w:t>
      </w:r>
      <w:r>
        <w:rPr>
          <w:sz w:val="16"/>
          <w:szCs w:val="16"/>
        </w:rPr>
        <w:t>Duarte,</w:t>
      </w:r>
      <w:r>
        <w:rPr>
          <w:spacing w:val="-9"/>
          <w:sz w:val="16"/>
          <w:szCs w:val="16"/>
        </w:rPr>
        <w:t xml:space="preserve"> </w:t>
      </w:r>
      <w:r>
        <w:rPr>
          <w:sz w:val="16"/>
          <w:szCs w:val="16"/>
        </w:rPr>
        <w:t>A.</w:t>
      </w:r>
      <w:r>
        <w:rPr>
          <w:spacing w:val="-7"/>
          <w:sz w:val="16"/>
          <w:szCs w:val="16"/>
        </w:rPr>
        <w:t xml:space="preserve"> </w:t>
      </w:r>
      <w:r>
        <w:rPr>
          <w:sz w:val="16"/>
          <w:szCs w:val="16"/>
        </w:rPr>
        <w:t>Santos,</w:t>
      </w:r>
      <w:r>
        <w:rPr>
          <w:spacing w:val="-9"/>
          <w:sz w:val="16"/>
          <w:szCs w:val="16"/>
        </w:rPr>
        <w:t xml:space="preserve"> </w:t>
      </w:r>
      <w:r>
        <w:rPr>
          <w:sz w:val="16"/>
          <w:szCs w:val="16"/>
        </w:rPr>
        <w:t>a.</w:t>
      </w:r>
      <w:r>
        <w:rPr>
          <w:spacing w:val="-6"/>
          <w:sz w:val="16"/>
          <w:szCs w:val="16"/>
        </w:rPr>
        <w:t xml:space="preserve"> </w:t>
      </w:r>
      <w:proofErr w:type="spellStart"/>
      <w:r>
        <w:rPr>
          <w:sz w:val="16"/>
          <w:szCs w:val="16"/>
        </w:rPr>
        <w:t>Barata</w:t>
      </w:r>
      <w:proofErr w:type="spellEnd"/>
      <w:r>
        <w:rPr>
          <w:spacing w:val="-9"/>
          <w:sz w:val="16"/>
          <w:szCs w:val="16"/>
        </w:rPr>
        <w:t xml:space="preserve"> </w:t>
      </w:r>
      <w:proofErr w:type="spellStart"/>
      <w:r>
        <w:rPr>
          <w:sz w:val="16"/>
          <w:szCs w:val="16"/>
        </w:rPr>
        <w:t>da</w:t>
      </w:r>
      <w:proofErr w:type="spellEnd"/>
      <w:r>
        <w:rPr>
          <w:spacing w:val="-7"/>
          <w:sz w:val="16"/>
          <w:szCs w:val="16"/>
        </w:rPr>
        <w:t xml:space="preserve"> </w:t>
      </w:r>
      <w:r>
        <w:rPr>
          <w:sz w:val="16"/>
          <w:szCs w:val="16"/>
        </w:rPr>
        <w:t>Rocha,</w:t>
      </w:r>
      <w:r>
        <w:rPr>
          <w:spacing w:val="-8"/>
          <w:sz w:val="16"/>
          <w:szCs w:val="16"/>
        </w:rPr>
        <w:t xml:space="preserve"> </w:t>
      </w:r>
      <w:proofErr w:type="spellStart"/>
      <w:r>
        <w:rPr>
          <w:sz w:val="16"/>
          <w:szCs w:val="16"/>
        </w:rPr>
        <w:t>a.a</w:t>
      </w:r>
      <w:proofErr w:type="spellEnd"/>
      <w:r>
        <w:rPr>
          <w:sz w:val="16"/>
          <w:szCs w:val="16"/>
        </w:rPr>
        <w:t>.</w:t>
      </w:r>
    </w:p>
    <w:p w:rsidR="00731615" w:rsidRDefault="00EE1D9C">
      <w:pPr>
        <w:spacing w:before="5" w:line="246" w:lineRule="auto"/>
        <w:ind w:left="477" w:right="-28"/>
        <w:rPr>
          <w:sz w:val="16"/>
          <w:szCs w:val="16"/>
        </w:rPr>
      </w:pPr>
      <w:proofErr w:type="spellStart"/>
      <w:r>
        <w:rPr>
          <w:sz w:val="16"/>
          <w:szCs w:val="16"/>
        </w:rPr>
        <w:t>Fernandes</w:t>
      </w:r>
      <w:proofErr w:type="spellEnd"/>
      <w:r>
        <w:rPr>
          <w:sz w:val="16"/>
          <w:szCs w:val="16"/>
        </w:rPr>
        <w:t>,</w:t>
      </w:r>
      <w:r>
        <w:rPr>
          <w:spacing w:val="8"/>
          <w:sz w:val="16"/>
          <w:szCs w:val="16"/>
        </w:rPr>
        <w:t xml:space="preserve"> </w:t>
      </w:r>
      <w:r>
        <w:rPr>
          <w:spacing w:val="-13"/>
          <w:sz w:val="16"/>
          <w:szCs w:val="16"/>
        </w:rPr>
        <w:t>T</w:t>
      </w:r>
      <w:r>
        <w:rPr>
          <w:sz w:val="16"/>
          <w:szCs w:val="16"/>
        </w:rPr>
        <w:t>ailored</w:t>
      </w:r>
      <w:r>
        <w:rPr>
          <w:spacing w:val="6"/>
          <w:sz w:val="16"/>
          <w:szCs w:val="16"/>
        </w:rPr>
        <w:t xml:space="preserve"> </w:t>
      </w:r>
      <w:r>
        <w:rPr>
          <w:sz w:val="16"/>
          <w:szCs w:val="16"/>
        </w:rPr>
        <w:t>welded</w:t>
      </w:r>
      <w:r>
        <w:rPr>
          <w:spacing w:val="6"/>
          <w:sz w:val="16"/>
          <w:szCs w:val="16"/>
        </w:rPr>
        <w:t xml:space="preserve"> </w:t>
      </w:r>
      <w:proofErr w:type="spellStart"/>
      <w:r>
        <w:rPr>
          <w:sz w:val="16"/>
          <w:szCs w:val="16"/>
        </w:rPr>
        <w:t>blanksan</w:t>
      </w:r>
      <w:proofErr w:type="spellEnd"/>
      <w:r>
        <w:rPr>
          <w:spacing w:val="6"/>
          <w:sz w:val="16"/>
          <w:szCs w:val="16"/>
        </w:rPr>
        <w:t xml:space="preserve"> </w:t>
      </w:r>
      <w:r>
        <w:rPr>
          <w:spacing w:val="-2"/>
          <w:sz w:val="16"/>
          <w:szCs w:val="16"/>
        </w:rPr>
        <w:t>e</w:t>
      </w:r>
      <w:r>
        <w:rPr>
          <w:sz w:val="16"/>
          <w:szCs w:val="16"/>
        </w:rPr>
        <w:t>xperimental</w:t>
      </w:r>
      <w:r>
        <w:rPr>
          <w:spacing w:val="3"/>
          <w:sz w:val="16"/>
          <w:szCs w:val="16"/>
        </w:rPr>
        <w:t xml:space="preserve"> </w:t>
      </w:r>
      <w:r>
        <w:rPr>
          <w:sz w:val="16"/>
          <w:szCs w:val="16"/>
        </w:rPr>
        <w:t>and</w:t>
      </w:r>
      <w:r>
        <w:rPr>
          <w:spacing w:val="10"/>
          <w:sz w:val="16"/>
          <w:szCs w:val="16"/>
        </w:rPr>
        <w:t xml:space="preserve"> </w:t>
      </w:r>
      <w:r>
        <w:rPr>
          <w:sz w:val="16"/>
          <w:szCs w:val="16"/>
        </w:rPr>
        <w:t>numerical</w:t>
      </w:r>
      <w:r>
        <w:rPr>
          <w:spacing w:val="5"/>
          <w:sz w:val="16"/>
          <w:szCs w:val="16"/>
        </w:rPr>
        <w:t xml:space="preserve"> </w:t>
      </w:r>
      <w:r>
        <w:rPr>
          <w:sz w:val="16"/>
          <w:szCs w:val="16"/>
        </w:rPr>
        <w:t>study in</w:t>
      </w:r>
      <w:r>
        <w:rPr>
          <w:spacing w:val="2"/>
          <w:sz w:val="16"/>
          <w:szCs w:val="16"/>
        </w:rPr>
        <w:t xml:space="preserve"> </w:t>
      </w:r>
      <w:r>
        <w:rPr>
          <w:sz w:val="16"/>
          <w:szCs w:val="16"/>
        </w:rPr>
        <w:t>sheet metal</w:t>
      </w:r>
      <w:r>
        <w:rPr>
          <w:spacing w:val="-1"/>
          <w:sz w:val="16"/>
          <w:szCs w:val="16"/>
        </w:rPr>
        <w:t xml:space="preserve"> </w:t>
      </w:r>
      <w:r>
        <w:rPr>
          <w:sz w:val="16"/>
          <w:szCs w:val="16"/>
        </w:rPr>
        <w:t>forming</w:t>
      </w:r>
      <w:r>
        <w:rPr>
          <w:spacing w:val="-2"/>
          <w:sz w:val="16"/>
          <w:szCs w:val="16"/>
        </w:rPr>
        <w:t xml:space="preserve"> </w:t>
      </w:r>
      <w:r>
        <w:rPr>
          <w:sz w:val="16"/>
          <w:szCs w:val="16"/>
        </w:rPr>
        <w:t>on</w:t>
      </w:r>
      <w:r>
        <w:rPr>
          <w:spacing w:val="1"/>
          <w:sz w:val="16"/>
          <w:szCs w:val="16"/>
        </w:rPr>
        <w:t xml:space="preserve"> </w:t>
      </w:r>
      <w:r>
        <w:rPr>
          <w:sz w:val="16"/>
          <w:szCs w:val="16"/>
        </w:rPr>
        <w:t>the</w:t>
      </w:r>
      <w:r>
        <w:rPr>
          <w:spacing w:val="1"/>
          <w:sz w:val="16"/>
          <w:szCs w:val="16"/>
        </w:rPr>
        <w:t xml:space="preserve"> </w:t>
      </w:r>
      <w:r>
        <w:rPr>
          <w:sz w:val="16"/>
          <w:szCs w:val="16"/>
        </w:rPr>
        <w:t>effect</w:t>
      </w:r>
      <w:r>
        <w:rPr>
          <w:spacing w:val="-11"/>
          <w:sz w:val="16"/>
          <w:szCs w:val="16"/>
        </w:rPr>
        <w:t xml:space="preserve"> </w:t>
      </w:r>
      <w:r>
        <w:rPr>
          <w:sz w:val="16"/>
          <w:szCs w:val="16"/>
        </w:rPr>
        <w:t>of</w:t>
      </w:r>
      <w:r>
        <w:rPr>
          <w:spacing w:val="2"/>
          <w:sz w:val="16"/>
          <w:szCs w:val="16"/>
        </w:rPr>
        <w:t xml:space="preserve"> </w:t>
      </w:r>
      <w:r>
        <w:rPr>
          <w:sz w:val="16"/>
          <w:szCs w:val="16"/>
        </w:rPr>
        <w:t>welding,</w:t>
      </w:r>
      <w:r>
        <w:rPr>
          <w:spacing w:val="-2"/>
          <w:sz w:val="16"/>
          <w:szCs w:val="16"/>
        </w:rPr>
        <w:t xml:space="preserve"> </w:t>
      </w:r>
      <w:r>
        <w:rPr>
          <w:sz w:val="16"/>
          <w:szCs w:val="16"/>
        </w:rPr>
        <w:t>Computers</w:t>
      </w:r>
      <w:r>
        <w:rPr>
          <w:spacing w:val="-4"/>
          <w:sz w:val="16"/>
          <w:szCs w:val="16"/>
        </w:rPr>
        <w:t xml:space="preserve"> </w:t>
      </w:r>
      <w:r>
        <w:rPr>
          <w:sz w:val="16"/>
          <w:szCs w:val="16"/>
        </w:rPr>
        <w:t>&amp;</w:t>
      </w:r>
      <w:r>
        <w:rPr>
          <w:spacing w:val="2"/>
          <w:sz w:val="16"/>
          <w:szCs w:val="16"/>
        </w:rPr>
        <w:t xml:space="preserve"> </w:t>
      </w:r>
      <w:r>
        <w:rPr>
          <w:sz w:val="16"/>
          <w:szCs w:val="16"/>
        </w:rPr>
        <w:t>Structures</w:t>
      </w:r>
    </w:p>
    <w:p w:rsidR="00731615" w:rsidRDefault="00EE1D9C">
      <w:pPr>
        <w:spacing w:before="18" w:line="211" w:lineRule="auto"/>
        <w:ind w:left="477" w:right="-32"/>
        <w:rPr>
          <w:rFonts w:ascii="BatangChe" w:eastAsia="BatangChe" w:hAnsi="BatangChe" w:cs="BatangChe"/>
          <w:sz w:val="16"/>
          <w:szCs w:val="16"/>
        </w:rPr>
      </w:pPr>
      <w:r>
        <w:rPr>
          <w:sz w:val="16"/>
          <w:szCs w:val="16"/>
        </w:rPr>
        <w:t>82</w:t>
      </w:r>
      <w:r>
        <w:rPr>
          <w:spacing w:val="-2"/>
          <w:sz w:val="16"/>
          <w:szCs w:val="16"/>
        </w:rPr>
        <w:t xml:space="preserve"> </w:t>
      </w:r>
      <w:r>
        <w:rPr>
          <w:sz w:val="16"/>
          <w:szCs w:val="16"/>
        </w:rPr>
        <w:t>(17-19)</w:t>
      </w:r>
      <w:r>
        <w:rPr>
          <w:spacing w:val="-5"/>
          <w:sz w:val="16"/>
          <w:szCs w:val="16"/>
        </w:rPr>
        <w:t xml:space="preserve"> </w:t>
      </w:r>
      <w:r>
        <w:rPr>
          <w:sz w:val="16"/>
          <w:szCs w:val="16"/>
        </w:rPr>
        <w:t>(2004)</w:t>
      </w:r>
      <w:r>
        <w:rPr>
          <w:spacing w:val="-4"/>
          <w:sz w:val="16"/>
          <w:szCs w:val="16"/>
        </w:rPr>
        <w:t xml:space="preserve"> </w:t>
      </w:r>
      <w:r>
        <w:rPr>
          <w:sz w:val="16"/>
          <w:szCs w:val="16"/>
        </w:rPr>
        <w:t>1435–1442.</w:t>
      </w:r>
      <w:r>
        <w:rPr>
          <w:spacing w:val="9"/>
          <w:sz w:val="16"/>
          <w:szCs w:val="16"/>
        </w:rPr>
        <w:t xml:space="preserve"> </w:t>
      </w:r>
      <w:r>
        <w:rPr>
          <w:sz w:val="16"/>
          <w:szCs w:val="16"/>
        </w:rPr>
        <w:t xml:space="preserve">doi:10.1016/j.compstruc.2004.03.039. URL              </w:t>
      </w:r>
      <w:r>
        <w:rPr>
          <w:spacing w:val="8"/>
          <w:sz w:val="16"/>
          <w:szCs w:val="16"/>
        </w:rPr>
        <w:t xml:space="preserve"> </w:t>
      </w:r>
      <w:hyperlink r:id="rId34">
        <w:r>
          <w:rPr>
            <w:rFonts w:ascii="BatangChe" w:eastAsia="BatangChe" w:hAnsi="BatangChe" w:cs="BatangChe"/>
            <w:w w:val="105"/>
            <w:sz w:val="16"/>
            <w:szCs w:val="16"/>
          </w:rPr>
          <w:t>http://linkinghub.elsevier.com/retr</w:t>
        </w:r>
        <w:r>
          <w:rPr>
            <w:rFonts w:ascii="BatangChe" w:eastAsia="BatangChe" w:hAnsi="BatangChe" w:cs="BatangChe"/>
            <w:spacing w:val="1"/>
            <w:w w:val="105"/>
            <w:sz w:val="16"/>
            <w:szCs w:val="16"/>
          </w:rPr>
          <w:t>i</w:t>
        </w:r>
        <w:r>
          <w:rPr>
            <w:rFonts w:ascii="BatangChe" w:eastAsia="BatangChe" w:hAnsi="BatangChe" w:cs="BatangChe"/>
            <w:w w:val="105"/>
            <w:sz w:val="16"/>
            <w:szCs w:val="16"/>
          </w:rPr>
          <w:t>eve/pii/</w:t>
        </w:r>
      </w:hyperlink>
      <w:r>
        <w:rPr>
          <w:rFonts w:ascii="BatangChe" w:eastAsia="BatangChe" w:hAnsi="BatangChe" w:cs="BatangChe"/>
          <w:w w:val="105"/>
          <w:sz w:val="16"/>
          <w:szCs w:val="16"/>
        </w:rPr>
        <w:t xml:space="preserve"> S0045794904001294</w:t>
      </w:r>
    </w:p>
    <w:p w:rsidR="00731615" w:rsidRDefault="00EE1D9C">
      <w:pPr>
        <w:spacing w:before="20" w:line="246" w:lineRule="auto"/>
        <w:ind w:left="477" w:right="-28" w:hanging="365"/>
        <w:jc w:val="both"/>
        <w:rPr>
          <w:sz w:val="16"/>
          <w:szCs w:val="16"/>
        </w:rPr>
      </w:pPr>
      <w:r>
        <w:rPr>
          <w:sz w:val="16"/>
          <w:szCs w:val="16"/>
        </w:rPr>
        <w:t>[23</w:t>
      </w:r>
      <w:proofErr w:type="gramStart"/>
      <w:r>
        <w:rPr>
          <w:sz w:val="16"/>
          <w:szCs w:val="16"/>
        </w:rPr>
        <w:t xml:space="preserve">] </w:t>
      </w:r>
      <w:r>
        <w:rPr>
          <w:spacing w:val="17"/>
          <w:sz w:val="16"/>
          <w:szCs w:val="16"/>
        </w:rPr>
        <w:t xml:space="preserve"> </w:t>
      </w:r>
      <w:r>
        <w:rPr>
          <w:sz w:val="16"/>
          <w:szCs w:val="16"/>
        </w:rPr>
        <w:t>K</w:t>
      </w:r>
      <w:proofErr w:type="gramEnd"/>
      <w:r>
        <w:rPr>
          <w:sz w:val="16"/>
          <w:szCs w:val="16"/>
        </w:rPr>
        <w:t>.  Zhao</w:t>
      </w:r>
      <w:proofErr w:type="gramStart"/>
      <w:r>
        <w:rPr>
          <w:sz w:val="16"/>
          <w:szCs w:val="16"/>
        </w:rPr>
        <w:t xml:space="preserve">, </w:t>
      </w:r>
      <w:r>
        <w:rPr>
          <w:spacing w:val="9"/>
          <w:sz w:val="16"/>
          <w:szCs w:val="16"/>
        </w:rPr>
        <w:t xml:space="preserve"> </w:t>
      </w:r>
      <w:r>
        <w:rPr>
          <w:sz w:val="16"/>
          <w:szCs w:val="16"/>
        </w:rPr>
        <w:t>B</w:t>
      </w:r>
      <w:proofErr w:type="gramEnd"/>
      <w:r>
        <w:rPr>
          <w:sz w:val="16"/>
          <w:szCs w:val="16"/>
        </w:rPr>
        <w:t>.  Chun</w:t>
      </w:r>
      <w:proofErr w:type="gramStart"/>
      <w:r>
        <w:rPr>
          <w:sz w:val="16"/>
          <w:szCs w:val="16"/>
        </w:rPr>
        <w:t xml:space="preserve">, </w:t>
      </w:r>
      <w:r>
        <w:rPr>
          <w:spacing w:val="9"/>
          <w:sz w:val="16"/>
          <w:szCs w:val="16"/>
        </w:rPr>
        <w:t xml:space="preserve"> </w:t>
      </w:r>
      <w:r>
        <w:rPr>
          <w:sz w:val="16"/>
          <w:szCs w:val="16"/>
        </w:rPr>
        <w:t>J</w:t>
      </w:r>
      <w:proofErr w:type="gramEnd"/>
      <w:r>
        <w:rPr>
          <w:sz w:val="16"/>
          <w:szCs w:val="16"/>
        </w:rPr>
        <w:t xml:space="preserve">. </w:t>
      </w:r>
      <w:r>
        <w:rPr>
          <w:spacing w:val="1"/>
          <w:sz w:val="16"/>
          <w:szCs w:val="16"/>
        </w:rPr>
        <w:t xml:space="preserve"> </w:t>
      </w:r>
      <w:r>
        <w:rPr>
          <w:sz w:val="16"/>
          <w:szCs w:val="16"/>
        </w:rPr>
        <w:t>Lee</w:t>
      </w:r>
      <w:proofErr w:type="gramStart"/>
      <w:r>
        <w:rPr>
          <w:sz w:val="16"/>
          <w:szCs w:val="16"/>
        </w:rPr>
        <w:t xml:space="preserve">, </w:t>
      </w:r>
      <w:r>
        <w:rPr>
          <w:spacing w:val="10"/>
          <w:sz w:val="16"/>
          <w:szCs w:val="16"/>
        </w:rPr>
        <w:t xml:space="preserve"> </w:t>
      </w:r>
      <w:r>
        <w:rPr>
          <w:sz w:val="16"/>
          <w:szCs w:val="16"/>
        </w:rPr>
        <w:t>Finite</w:t>
      </w:r>
      <w:proofErr w:type="gramEnd"/>
      <w:r>
        <w:rPr>
          <w:spacing w:val="38"/>
          <w:sz w:val="16"/>
          <w:szCs w:val="16"/>
        </w:rPr>
        <w:t xml:space="preserve"> </w:t>
      </w:r>
      <w:r>
        <w:rPr>
          <w:sz w:val="16"/>
          <w:szCs w:val="16"/>
        </w:rPr>
        <w:t>element</w:t>
      </w:r>
      <w:r>
        <w:rPr>
          <w:spacing w:val="36"/>
          <w:sz w:val="16"/>
          <w:szCs w:val="16"/>
        </w:rPr>
        <w:t xml:space="preserve"> </w:t>
      </w:r>
      <w:r>
        <w:rPr>
          <w:sz w:val="16"/>
          <w:szCs w:val="16"/>
        </w:rPr>
        <w:t>analysis</w:t>
      </w:r>
      <w:r>
        <w:rPr>
          <w:spacing w:val="36"/>
          <w:sz w:val="16"/>
          <w:szCs w:val="16"/>
        </w:rPr>
        <w:t xml:space="preserve"> </w:t>
      </w:r>
      <w:r>
        <w:rPr>
          <w:sz w:val="16"/>
          <w:szCs w:val="16"/>
        </w:rPr>
        <w:t>of  tailo</w:t>
      </w:r>
      <w:r>
        <w:rPr>
          <w:spacing w:val="-3"/>
          <w:sz w:val="16"/>
          <w:szCs w:val="16"/>
        </w:rPr>
        <w:t>r</w:t>
      </w:r>
      <w:r>
        <w:rPr>
          <w:sz w:val="16"/>
          <w:szCs w:val="16"/>
        </w:rPr>
        <w:t>-welded blanks,</w:t>
      </w:r>
      <w:r>
        <w:rPr>
          <w:spacing w:val="4"/>
          <w:sz w:val="16"/>
          <w:szCs w:val="16"/>
        </w:rPr>
        <w:t xml:space="preserve"> </w:t>
      </w:r>
      <w:r>
        <w:rPr>
          <w:sz w:val="16"/>
          <w:szCs w:val="16"/>
        </w:rPr>
        <w:t>Finite</w:t>
      </w:r>
      <w:r>
        <w:rPr>
          <w:spacing w:val="2"/>
          <w:sz w:val="16"/>
          <w:szCs w:val="16"/>
        </w:rPr>
        <w:t xml:space="preserve"> </w:t>
      </w:r>
      <w:r>
        <w:rPr>
          <w:sz w:val="16"/>
          <w:szCs w:val="16"/>
        </w:rPr>
        <w:t>Elements in</w:t>
      </w:r>
      <w:r>
        <w:rPr>
          <w:spacing w:val="5"/>
          <w:sz w:val="16"/>
          <w:szCs w:val="16"/>
        </w:rPr>
        <w:t xml:space="preserve"> </w:t>
      </w:r>
      <w:r>
        <w:rPr>
          <w:sz w:val="16"/>
          <w:szCs w:val="16"/>
        </w:rPr>
        <w:t>Analysis and</w:t>
      </w:r>
      <w:r>
        <w:rPr>
          <w:spacing w:val="4"/>
          <w:sz w:val="16"/>
          <w:szCs w:val="16"/>
        </w:rPr>
        <w:t xml:space="preserve"> </w:t>
      </w:r>
      <w:r>
        <w:rPr>
          <w:sz w:val="16"/>
          <w:szCs w:val="16"/>
        </w:rPr>
        <w:t>Design</w:t>
      </w:r>
      <w:r>
        <w:rPr>
          <w:spacing w:val="1"/>
          <w:sz w:val="16"/>
          <w:szCs w:val="16"/>
        </w:rPr>
        <w:t xml:space="preserve"> </w:t>
      </w:r>
      <w:r>
        <w:rPr>
          <w:sz w:val="16"/>
          <w:szCs w:val="16"/>
        </w:rPr>
        <w:t>37</w:t>
      </w:r>
      <w:r>
        <w:rPr>
          <w:spacing w:val="4"/>
          <w:sz w:val="16"/>
          <w:szCs w:val="16"/>
        </w:rPr>
        <w:t xml:space="preserve"> </w:t>
      </w:r>
      <w:r>
        <w:rPr>
          <w:sz w:val="16"/>
          <w:szCs w:val="16"/>
        </w:rPr>
        <w:t>(2)</w:t>
      </w:r>
      <w:r>
        <w:rPr>
          <w:spacing w:val="4"/>
          <w:sz w:val="16"/>
          <w:szCs w:val="16"/>
        </w:rPr>
        <w:t xml:space="preserve"> </w:t>
      </w:r>
      <w:r>
        <w:rPr>
          <w:sz w:val="16"/>
          <w:szCs w:val="16"/>
        </w:rPr>
        <w:t>(2001)</w:t>
      </w:r>
      <w:r>
        <w:rPr>
          <w:spacing w:val="2"/>
          <w:sz w:val="16"/>
          <w:szCs w:val="16"/>
        </w:rPr>
        <w:t xml:space="preserve"> </w:t>
      </w:r>
      <w:r>
        <w:rPr>
          <w:sz w:val="16"/>
          <w:szCs w:val="16"/>
        </w:rPr>
        <w:t xml:space="preserve">117–130. </w:t>
      </w:r>
      <w:proofErr w:type="gramStart"/>
      <w:r>
        <w:rPr>
          <w:sz w:val="16"/>
          <w:szCs w:val="16"/>
        </w:rPr>
        <w:t>doi:</w:t>
      </w:r>
      <w:proofErr w:type="gramEnd"/>
      <w:r>
        <w:rPr>
          <w:sz w:val="16"/>
          <w:szCs w:val="16"/>
        </w:rPr>
        <w:t>10.1016/S0168-874X(00)00026-3.</w:t>
      </w:r>
    </w:p>
    <w:p w:rsidR="00731615" w:rsidRDefault="00EE1D9C">
      <w:pPr>
        <w:spacing w:line="180" w:lineRule="exact"/>
        <w:ind w:left="477" w:right="-44"/>
        <w:rPr>
          <w:rFonts w:ascii="BatangChe" w:eastAsia="BatangChe" w:hAnsi="BatangChe" w:cs="BatangChe"/>
          <w:sz w:val="16"/>
          <w:szCs w:val="16"/>
        </w:rPr>
      </w:pPr>
      <w:r>
        <w:rPr>
          <w:sz w:val="16"/>
          <w:szCs w:val="16"/>
        </w:rPr>
        <w:t xml:space="preserve">URL              </w:t>
      </w:r>
      <w:r>
        <w:rPr>
          <w:spacing w:val="8"/>
          <w:sz w:val="16"/>
          <w:szCs w:val="16"/>
        </w:rPr>
        <w:t xml:space="preserve"> </w:t>
      </w:r>
      <w:hyperlink r:id="rId35">
        <w:r>
          <w:rPr>
            <w:rFonts w:ascii="BatangChe" w:eastAsia="BatangChe" w:hAnsi="BatangChe" w:cs="BatangChe"/>
            <w:w w:val="105"/>
            <w:sz w:val="16"/>
            <w:szCs w:val="16"/>
          </w:rPr>
          <w:t>http://linkinghub.elsevier.com/retr</w:t>
        </w:r>
        <w:r>
          <w:rPr>
            <w:rFonts w:ascii="BatangChe" w:eastAsia="BatangChe" w:hAnsi="BatangChe" w:cs="BatangChe"/>
            <w:spacing w:val="1"/>
            <w:w w:val="105"/>
            <w:sz w:val="16"/>
            <w:szCs w:val="16"/>
          </w:rPr>
          <w:t>i</w:t>
        </w:r>
        <w:r>
          <w:rPr>
            <w:rFonts w:ascii="BatangChe" w:eastAsia="BatangChe" w:hAnsi="BatangChe" w:cs="BatangChe"/>
            <w:w w:val="105"/>
            <w:sz w:val="16"/>
            <w:szCs w:val="16"/>
          </w:rPr>
          <w:t>eve/pii/</w:t>
        </w:r>
      </w:hyperlink>
    </w:p>
    <w:p w:rsidR="00731615" w:rsidRDefault="00EE1D9C">
      <w:pPr>
        <w:spacing w:line="160" w:lineRule="exact"/>
        <w:ind w:left="477"/>
        <w:rPr>
          <w:rFonts w:ascii="BatangChe" w:eastAsia="BatangChe" w:hAnsi="BatangChe" w:cs="BatangChe"/>
          <w:sz w:val="16"/>
          <w:szCs w:val="16"/>
        </w:rPr>
      </w:pPr>
      <w:r>
        <w:rPr>
          <w:rFonts w:ascii="BatangChe" w:eastAsia="BatangChe" w:hAnsi="BatangChe" w:cs="BatangChe"/>
          <w:w w:val="105"/>
          <w:position w:val="-1"/>
          <w:sz w:val="16"/>
          <w:szCs w:val="16"/>
        </w:rPr>
        <w:t>S0168874X00000263</w:t>
      </w:r>
    </w:p>
    <w:p w:rsidR="00731615" w:rsidRDefault="00EE1D9C">
      <w:pPr>
        <w:spacing w:before="17"/>
        <w:ind w:left="112" w:right="-44"/>
        <w:rPr>
          <w:sz w:val="16"/>
          <w:szCs w:val="16"/>
        </w:rPr>
      </w:pPr>
      <w:r>
        <w:rPr>
          <w:sz w:val="16"/>
          <w:szCs w:val="16"/>
        </w:rPr>
        <w:t>[24</w:t>
      </w:r>
      <w:proofErr w:type="gramStart"/>
      <w:r>
        <w:rPr>
          <w:sz w:val="16"/>
          <w:szCs w:val="16"/>
        </w:rPr>
        <w:t xml:space="preserve">] </w:t>
      </w:r>
      <w:r>
        <w:rPr>
          <w:spacing w:val="17"/>
          <w:sz w:val="16"/>
          <w:szCs w:val="16"/>
        </w:rPr>
        <w:t xml:space="preserve"> </w:t>
      </w:r>
      <w:r>
        <w:rPr>
          <w:sz w:val="16"/>
          <w:szCs w:val="16"/>
        </w:rPr>
        <w:t>D</w:t>
      </w:r>
      <w:proofErr w:type="gramEnd"/>
      <w:r>
        <w:rPr>
          <w:sz w:val="16"/>
          <w:szCs w:val="16"/>
        </w:rPr>
        <w:t>.</w:t>
      </w:r>
      <w:r>
        <w:rPr>
          <w:spacing w:val="27"/>
          <w:sz w:val="16"/>
          <w:szCs w:val="16"/>
        </w:rPr>
        <w:t xml:space="preserve"> </w:t>
      </w:r>
      <w:r>
        <w:rPr>
          <w:sz w:val="16"/>
          <w:szCs w:val="16"/>
        </w:rPr>
        <w:t>Kim,</w:t>
      </w:r>
      <w:r>
        <w:rPr>
          <w:spacing w:val="34"/>
          <w:sz w:val="16"/>
          <w:szCs w:val="16"/>
        </w:rPr>
        <w:t xml:space="preserve"> </w:t>
      </w:r>
      <w:r>
        <w:rPr>
          <w:spacing w:val="-15"/>
          <w:sz w:val="16"/>
          <w:szCs w:val="16"/>
        </w:rPr>
        <w:t>W</w:t>
      </w:r>
      <w:r>
        <w:rPr>
          <w:sz w:val="16"/>
          <w:szCs w:val="16"/>
        </w:rPr>
        <w:t>.</w:t>
      </w:r>
      <w:r>
        <w:rPr>
          <w:spacing w:val="28"/>
          <w:sz w:val="16"/>
          <w:szCs w:val="16"/>
        </w:rPr>
        <w:t xml:space="preserve"> </w:t>
      </w:r>
      <w:r>
        <w:rPr>
          <w:sz w:val="16"/>
          <w:szCs w:val="16"/>
        </w:rPr>
        <w:t>Lee,</w:t>
      </w:r>
      <w:r>
        <w:rPr>
          <w:spacing w:val="34"/>
          <w:sz w:val="16"/>
          <w:szCs w:val="16"/>
        </w:rPr>
        <w:t xml:space="preserve"> </w:t>
      </w:r>
      <w:r>
        <w:rPr>
          <w:sz w:val="16"/>
          <w:szCs w:val="16"/>
        </w:rPr>
        <w:t>J.</w:t>
      </w:r>
      <w:r>
        <w:rPr>
          <w:spacing w:val="28"/>
          <w:sz w:val="16"/>
          <w:szCs w:val="16"/>
        </w:rPr>
        <w:t xml:space="preserve"> </w:t>
      </w:r>
      <w:r>
        <w:rPr>
          <w:sz w:val="16"/>
          <w:szCs w:val="16"/>
        </w:rPr>
        <w:t>Kim,</w:t>
      </w:r>
      <w:r>
        <w:rPr>
          <w:spacing w:val="34"/>
          <w:sz w:val="16"/>
          <w:szCs w:val="16"/>
        </w:rPr>
        <w:t xml:space="preserve"> </w:t>
      </w:r>
      <w:r>
        <w:rPr>
          <w:sz w:val="16"/>
          <w:szCs w:val="16"/>
        </w:rPr>
        <w:t>C.</w:t>
      </w:r>
      <w:r>
        <w:rPr>
          <w:spacing w:val="28"/>
          <w:sz w:val="16"/>
          <w:szCs w:val="16"/>
        </w:rPr>
        <w:t xml:space="preserve"> </w:t>
      </w:r>
      <w:r>
        <w:rPr>
          <w:sz w:val="16"/>
          <w:szCs w:val="16"/>
        </w:rPr>
        <w:t>Kim,</w:t>
      </w:r>
      <w:r>
        <w:rPr>
          <w:spacing w:val="34"/>
          <w:sz w:val="16"/>
          <w:szCs w:val="16"/>
        </w:rPr>
        <w:t xml:space="preserve"> </w:t>
      </w:r>
      <w:r>
        <w:rPr>
          <w:sz w:val="16"/>
          <w:szCs w:val="16"/>
        </w:rPr>
        <w:t>K.</w:t>
      </w:r>
      <w:r>
        <w:rPr>
          <w:spacing w:val="28"/>
          <w:sz w:val="16"/>
          <w:szCs w:val="16"/>
        </w:rPr>
        <w:t xml:space="preserve"> </w:t>
      </w:r>
      <w:r>
        <w:rPr>
          <w:sz w:val="16"/>
          <w:szCs w:val="16"/>
        </w:rPr>
        <w:t>Chung,</w:t>
      </w:r>
      <w:r>
        <w:rPr>
          <w:spacing w:val="32"/>
          <w:sz w:val="16"/>
          <w:szCs w:val="16"/>
        </w:rPr>
        <w:t xml:space="preserve"> </w:t>
      </w:r>
      <w:r>
        <w:rPr>
          <w:spacing w:val="-2"/>
          <w:sz w:val="16"/>
          <w:szCs w:val="16"/>
        </w:rPr>
        <w:t>F</w:t>
      </w:r>
      <w:r>
        <w:rPr>
          <w:sz w:val="16"/>
          <w:szCs w:val="16"/>
        </w:rPr>
        <w:t>ormability</w:t>
      </w:r>
      <w:r>
        <w:rPr>
          <w:spacing w:val="21"/>
          <w:sz w:val="16"/>
          <w:szCs w:val="16"/>
        </w:rPr>
        <w:t xml:space="preserve"> </w:t>
      </w:r>
      <w:r>
        <w:rPr>
          <w:spacing w:val="-4"/>
          <w:sz w:val="16"/>
          <w:szCs w:val="16"/>
        </w:rPr>
        <w:t>ev</w:t>
      </w:r>
      <w:r>
        <w:rPr>
          <w:sz w:val="16"/>
          <w:szCs w:val="16"/>
        </w:rPr>
        <w:t>aluation</w:t>
      </w:r>
    </w:p>
    <w:p w:rsidR="00731615" w:rsidRDefault="00EE1D9C">
      <w:pPr>
        <w:spacing w:before="96" w:line="246" w:lineRule="auto"/>
        <w:ind w:left="365" w:right="85"/>
        <w:rPr>
          <w:sz w:val="16"/>
          <w:szCs w:val="16"/>
        </w:rPr>
      </w:pPr>
      <w:r>
        <w:br w:type="column"/>
      </w:r>
      <w:proofErr w:type="gramStart"/>
      <w:r>
        <w:rPr>
          <w:sz w:val="16"/>
          <w:szCs w:val="16"/>
        </w:rPr>
        <w:lastRenderedPageBreak/>
        <w:t>of</w:t>
      </w:r>
      <w:proofErr w:type="gramEnd"/>
      <w:r>
        <w:rPr>
          <w:spacing w:val="27"/>
          <w:sz w:val="16"/>
          <w:szCs w:val="16"/>
        </w:rPr>
        <w:t xml:space="preserve"> </w:t>
      </w:r>
      <w:r>
        <w:rPr>
          <w:sz w:val="16"/>
          <w:szCs w:val="16"/>
        </w:rPr>
        <w:t>friction</w:t>
      </w:r>
      <w:r>
        <w:rPr>
          <w:spacing w:val="23"/>
          <w:sz w:val="16"/>
          <w:szCs w:val="16"/>
        </w:rPr>
        <w:t xml:space="preserve"> </w:t>
      </w:r>
      <w:r>
        <w:rPr>
          <w:sz w:val="16"/>
          <w:szCs w:val="16"/>
        </w:rPr>
        <w:t>stir</w:t>
      </w:r>
      <w:r>
        <w:rPr>
          <w:spacing w:val="26"/>
          <w:sz w:val="16"/>
          <w:szCs w:val="16"/>
        </w:rPr>
        <w:t xml:space="preserve"> </w:t>
      </w:r>
      <w:r>
        <w:rPr>
          <w:sz w:val="16"/>
          <w:szCs w:val="16"/>
        </w:rPr>
        <w:t>welded</w:t>
      </w:r>
      <w:r>
        <w:rPr>
          <w:spacing w:val="23"/>
          <w:sz w:val="16"/>
          <w:szCs w:val="16"/>
        </w:rPr>
        <w:t xml:space="preserve"> </w:t>
      </w:r>
      <w:r>
        <w:rPr>
          <w:sz w:val="16"/>
          <w:szCs w:val="16"/>
        </w:rPr>
        <w:t>6111-T4</w:t>
      </w:r>
      <w:r>
        <w:rPr>
          <w:spacing w:val="22"/>
          <w:sz w:val="16"/>
          <w:szCs w:val="16"/>
        </w:rPr>
        <w:t xml:space="preserve"> </w:t>
      </w:r>
      <w:r>
        <w:rPr>
          <w:sz w:val="16"/>
          <w:szCs w:val="16"/>
        </w:rPr>
        <w:t>sheet</w:t>
      </w:r>
      <w:r>
        <w:rPr>
          <w:spacing w:val="25"/>
          <w:sz w:val="16"/>
          <w:szCs w:val="16"/>
        </w:rPr>
        <w:t xml:space="preserve"> </w:t>
      </w:r>
      <w:r>
        <w:rPr>
          <w:sz w:val="16"/>
          <w:szCs w:val="16"/>
        </w:rPr>
        <w:t>with</w:t>
      </w:r>
      <w:r>
        <w:rPr>
          <w:spacing w:val="25"/>
          <w:sz w:val="16"/>
          <w:szCs w:val="16"/>
        </w:rPr>
        <w:t xml:space="preserve"> </w:t>
      </w:r>
      <w:r>
        <w:rPr>
          <w:sz w:val="16"/>
          <w:szCs w:val="16"/>
        </w:rPr>
        <w:t>respect</w:t>
      </w:r>
      <w:r>
        <w:rPr>
          <w:spacing w:val="23"/>
          <w:sz w:val="16"/>
          <w:szCs w:val="16"/>
        </w:rPr>
        <w:t xml:space="preserve"> </w:t>
      </w:r>
      <w:r>
        <w:rPr>
          <w:sz w:val="16"/>
          <w:szCs w:val="16"/>
        </w:rPr>
        <w:t>to</w:t>
      </w:r>
      <w:r>
        <w:rPr>
          <w:spacing w:val="27"/>
          <w:sz w:val="16"/>
          <w:szCs w:val="16"/>
        </w:rPr>
        <w:t xml:space="preserve"> </w:t>
      </w:r>
      <w:r>
        <w:rPr>
          <w:sz w:val="16"/>
          <w:szCs w:val="16"/>
        </w:rPr>
        <w:t>joining</w:t>
      </w:r>
      <w:r>
        <w:rPr>
          <w:spacing w:val="23"/>
          <w:sz w:val="16"/>
          <w:szCs w:val="16"/>
        </w:rPr>
        <w:t xml:space="preserve"> </w:t>
      </w:r>
      <w:r>
        <w:rPr>
          <w:sz w:val="16"/>
          <w:szCs w:val="16"/>
        </w:rPr>
        <w:t>material direction,</w:t>
      </w:r>
      <w:r>
        <w:rPr>
          <w:spacing w:val="31"/>
          <w:sz w:val="16"/>
          <w:szCs w:val="16"/>
        </w:rPr>
        <w:t xml:space="preserve"> </w:t>
      </w:r>
      <w:r>
        <w:rPr>
          <w:sz w:val="16"/>
          <w:szCs w:val="16"/>
        </w:rPr>
        <w:t>International</w:t>
      </w:r>
      <w:r>
        <w:rPr>
          <w:spacing w:val="21"/>
          <w:sz w:val="16"/>
          <w:szCs w:val="16"/>
        </w:rPr>
        <w:t xml:space="preserve"> </w:t>
      </w:r>
      <w:r>
        <w:rPr>
          <w:sz w:val="16"/>
          <w:szCs w:val="16"/>
        </w:rPr>
        <w:t>Journal</w:t>
      </w:r>
      <w:r>
        <w:rPr>
          <w:spacing w:val="24"/>
          <w:sz w:val="16"/>
          <w:szCs w:val="16"/>
        </w:rPr>
        <w:t xml:space="preserve"> </w:t>
      </w:r>
      <w:r>
        <w:rPr>
          <w:sz w:val="16"/>
          <w:szCs w:val="16"/>
        </w:rPr>
        <w:t>of</w:t>
      </w:r>
      <w:r>
        <w:rPr>
          <w:spacing w:val="28"/>
          <w:sz w:val="16"/>
          <w:szCs w:val="16"/>
        </w:rPr>
        <w:t xml:space="preserve"> </w:t>
      </w:r>
      <w:r>
        <w:rPr>
          <w:sz w:val="16"/>
          <w:szCs w:val="16"/>
        </w:rPr>
        <w:t>Mechanical</w:t>
      </w:r>
      <w:r>
        <w:rPr>
          <w:spacing w:val="22"/>
          <w:sz w:val="16"/>
          <w:szCs w:val="16"/>
        </w:rPr>
        <w:t xml:space="preserve"> </w:t>
      </w:r>
      <w:r>
        <w:rPr>
          <w:sz w:val="16"/>
          <w:szCs w:val="16"/>
        </w:rPr>
        <w:t>Sciences</w:t>
      </w:r>
      <w:r>
        <w:rPr>
          <w:spacing w:val="23"/>
          <w:sz w:val="16"/>
          <w:szCs w:val="16"/>
        </w:rPr>
        <w:t xml:space="preserve"> </w:t>
      </w:r>
      <w:r>
        <w:rPr>
          <w:sz w:val="16"/>
          <w:szCs w:val="16"/>
        </w:rPr>
        <w:t>52</w:t>
      </w:r>
      <w:r>
        <w:rPr>
          <w:spacing w:val="27"/>
          <w:sz w:val="16"/>
          <w:szCs w:val="16"/>
        </w:rPr>
        <w:t xml:space="preserve"> </w:t>
      </w:r>
      <w:r>
        <w:rPr>
          <w:sz w:val="16"/>
          <w:szCs w:val="16"/>
        </w:rPr>
        <w:t>(4)</w:t>
      </w:r>
      <w:r>
        <w:rPr>
          <w:spacing w:val="27"/>
          <w:sz w:val="16"/>
          <w:szCs w:val="16"/>
        </w:rPr>
        <w:t xml:space="preserve"> </w:t>
      </w:r>
      <w:r>
        <w:rPr>
          <w:sz w:val="16"/>
          <w:szCs w:val="16"/>
        </w:rPr>
        <w:t>(2010)</w:t>
      </w:r>
    </w:p>
    <w:p w:rsidR="00731615" w:rsidRDefault="00EE1D9C">
      <w:pPr>
        <w:ind w:left="365"/>
        <w:rPr>
          <w:sz w:val="16"/>
          <w:szCs w:val="16"/>
        </w:rPr>
      </w:pPr>
      <w:proofErr w:type="gramStart"/>
      <w:r>
        <w:rPr>
          <w:sz w:val="16"/>
          <w:szCs w:val="16"/>
        </w:rPr>
        <w:t>612–625.</w:t>
      </w:r>
      <w:proofErr w:type="gramEnd"/>
      <w:r>
        <w:rPr>
          <w:spacing w:val="11"/>
          <w:sz w:val="16"/>
          <w:szCs w:val="16"/>
        </w:rPr>
        <w:t xml:space="preserve"> </w:t>
      </w:r>
      <w:r>
        <w:rPr>
          <w:sz w:val="16"/>
          <w:szCs w:val="16"/>
        </w:rPr>
        <w:t>doi:10.1016/j.ijmecsci.2010.01.001.</w:t>
      </w:r>
    </w:p>
    <w:p w:rsidR="00731615" w:rsidRDefault="00EE1D9C">
      <w:pPr>
        <w:spacing w:before="2" w:line="180" w:lineRule="exact"/>
        <w:ind w:left="365" w:right="82"/>
        <w:rPr>
          <w:rFonts w:ascii="BatangChe" w:eastAsia="BatangChe" w:hAnsi="BatangChe" w:cs="BatangChe"/>
          <w:sz w:val="16"/>
          <w:szCs w:val="16"/>
        </w:rPr>
      </w:pPr>
      <w:r>
        <w:rPr>
          <w:sz w:val="16"/>
          <w:szCs w:val="16"/>
        </w:rPr>
        <w:t xml:space="preserve">URL              </w:t>
      </w:r>
      <w:r>
        <w:rPr>
          <w:spacing w:val="8"/>
          <w:sz w:val="16"/>
          <w:szCs w:val="16"/>
        </w:rPr>
        <w:t xml:space="preserve"> </w:t>
      </w:r>
      <w:hyperlink r:id="rId36">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r>
        <w:rPr>
          <w:rFonts w:ascii="BatangChe" w:eastAsia="BatangChe" w:hAnsi="BatangChe" w:cs="BatangChe"/>
          <w:w w:val="105"/>
          <w:sz w:val="16"/>
          <w:szCs w:val="16"/>
        </w:rPr>
        <w:t xml:space="preserve"> S0020740310000020</w:t>
      </w:r>
    </w:p>
    <w:p w:rsidR="00731615" w:rsidRDefault="00EE1D9C">
      <w:pPr>
        <w:spacing w:before="2" w:line="246" w:lineRule="auto"/>
        <w:ind w:left="365" w:right="85" w:hanging="365"/>
        <w:jc w:val="both"/>
        <w:rPr>
          <w:sz w:val="16"/>
          <w:szCs w:val="16"/>
        </w:rPr>
      </w:pPr>
      <w:r>
        <w:rPr>
          <w:sz w:val="16"/>
          <w:szCs w:val="16"/>
        </w:rPr>
        <w:t>[25</w:t>
      </w:r>
      <w:proofErr w:type="gramStart"/>
      <w:r>
        <w:rPr>
          <w:sz w:val="16"/>
          <w:szCs w:val="16"/>
        </w:rPr>
        <w:t>]  A</w:t>
      </w:r>
      <w:proofErr w:type="gramEnd"/>
      <w:r>
        <w:rPr>
          <w:sz w:val="16"/>
          <w:szCs w:val="16"/>
        </w:rPr>
        <w:t>.</w:t>
      </w:r>
      <w:r>
        <w:rPr>
          <w:spacing w:val="6"/>
          <w:sz w:val="16"/>
          <w:szCs w:val="16"/>
        </w:rPr>
        <w:t xml:space="preserve"> </w:t>
      </w:r>
      <w:r>
        <w:rPr>
          <w:sz w:val="16"/>
          <w:szCs w:val="16"/>
        </w:rPr>
        <w:t>A.</w:t>
      </w:r>
      <w:r>
        <w:rPr>
          <w:spacing w:val="6"/>
          <w:sz w:val="16"/>
          <w:szCs w:val="16"/>
        </w:rPr>
        <w:t xml:space="preserve"> </w:t>
      </w:r>
      <w:proofErr w:type="spellStart"/>
      <w:r>
        <w:rPr>
          <w:sz w:val="16"/>
          <w:szCs w:val="16"/>
        </w:rPr>
        <w:t>Zadpoo</w:t>
      </w:r>
      <w:r>
        <w:rPr>
          <w:spacing w:val="-6"/>
          <w:sz w:val="16"/>
          <w:szCs w:val="16"/>
        </w:rPr>
        <w:t>r</w:t>
      </w:r>
      <w:proofErr w:type="spellEnd"/>
      <w:r>
        <w:rPr>
          <w:sz w:val="16"/>
          <w:szCs w:val="16"/>
        </w:rPr>
        <w:t>,</w:t>
      </w:r>
      <w:r>
        <w:rPr>
          <w:spacing w:val="8"/>
          <w:sz w:val="16"/>
          <w:szCs w:val="16"/>
        </w:rPr>
        <w:t xml:space="preserve"> </w:t>
      </w:r>
      <w:r>
        <w:rPr>
          <w:sz w:val="16"/>
          <w:szCs w:val="16"/>
        </w:rPr>
        <w:t>J.</w:t>
      </w:r>
      <w:r>
        <w:rPr>
          <w:spacing w:val="7"/>
          <w:sz w:val="16"/>
          <w:szCs w:val="16"/>
        </w:rPr>
        <w:t xml:space="preserve"> </w:t>
      </w:r>
      <w:proofErr w:type="spellStart"/>
      <w:r>
        <w:rPr>
          <w:sz w:val="16"/>
          <w:szCs w:val="16"/>
        </w:rPr>
        <w:t>Sin</w:t>
      </w:r>
      <w:r>
        <w:rPr>
          <w:spacing w:val="-2"/>
          <w:sz w:val="16"/>
          <w:szCs w:val="16"/>
        </w:rPr>
        <w:t>k</w:t>
      </w:r>
      <w:r>
        <w:rPr>
          <w:sz w:val="16"/>
          <w:szCs w:val="16"/>
        </w:rPr>
        <w:t>e</w:t>
      </w:r>
      <w:proofErr w:type="spellEnd"/>
      <w:r>
        <w:rPr>
          <w:sz w:val="16"/>
          <w:szCs w:val="16"/>
        </w:rPr>
        <w:t>,</w:t>
      </w:r>
      <w:r>
        <w:rPr>
          <w:spacing w:val="10"/>
          <w:sz w:val="16"/>
          <w:szCs w:val="16"/>
        </w:rPr>
        <w:t xml:space="preserve"> </w:t>
      </w:r>
      <w:r>
        <w:rPr>
          <w:sz w:val="16"/>
          <w:szCs w:val="16"/>
        </w:rPr>
        <w:t>R.</w:t>
      </w:r>
      <w:r>
        <w:rPr>
          <w:spacing w:val="6"/>
          <w:sz w:val="16"/>
          <w:szCs w:val="16"/>
        </w:rPr>
        <w:t xml:space="preserve"> </w:t>
      </w:r>
      <w:r>
        <w:rPr>
          <w:sz w:val="16"/>
          <w:szCs w:val="16"/>
        </w:rPr>
        <w:t>Benedictus,</w:t>
      </w:r>
      <w:r>
        <w:rPr>
          <w:spacing w:val="6"/>
          <w:sz w:val="16"/>
          <w:szCs w:val="16"/>
        </w:rPr>
        <w:t xml:space="preserve"> </w:t>
      </w:r>
      <w:r>
        <w:rPr>
          <w:sz w:val="16"/>
          <w:szCs w:val="16"/>
        </w:rPr>
        <w:t>Finite</w:t>
      </w:r>
      <w:r>
        <w:rPr>
          <w:spacing w:val="4"/>
          <w:sz w:val="16"/>
          <w:szCs w:val="16"/>
        </w:rPr>
        <w:t xml:space="preserve"> </w:t>
      </w:r>
      <w:r>
        <w:rPr>
          <w:sz w:val="16"/>
          <w:szCs w:val="16"/>
        </w:rPr>
        <w:t>element</w:t>
      </w:r>
      <w:r>
        <w:rPr>
          <w:spacing w:val="3"/>
          <w:sz w:val="16"/>
          <w:szCs w:val="16"/>
        </w:rPr>
        <w:t xml:space="preserve"> </w:t>
      </w:r>
      <w:r>
        <w:rPr>
          <w:sz w:val="16"/>
          <w:szCs w:val="16"/>
        </w:rPr>
        <w:t>modeling</w:t>
      </w:r>
      <w:r>
        <w:rPr>
          <w:spacing w:val="2"/>
          <w:sz w:val="16"/>
          <w:szCs w:val="16"/>
        </w:rPr>
        <w:t xml:space="preserve"> </w:t>
      </w:r>
      <w:r>
        <w:rPr>
          <w:sz w:val="16"/>
          <w:szCs w:val="16"/>
        </w:rPr>
        <w:t xml:space="preserve">and </w:t>
      </w:r>
      <w:r>
        <w:rPr>
          <w:spacing w:val="-2"/>
          <w:sz w:val="16"/>
          <w:szCs w:val="16"/>
        </w:rPr>
        <w:t>f</w:t>
      </w:r>
      <w:r>
        <w:rPr>
          <w:sz w:val="16"/>
          <w:szCs w:val="16"/>
        </w:rPr>
        <w:t>ailure</w:t>
      </w:r>
      <w:r>
        <w:rPr>
          <w:spacing w:val="32"/>
          <w:sz w:val="16"/>
          <w:szCs w:val="16"/>
        </w:rPr>
        <w:t xml:space="preserve"> </w:t>
      </w:r>
      <w:r>
        <w:rPr>
          <w:sz w:val="16"/>
          <w:szCs w:val="16"/>
        </w:rPr>
        <w:t>prediction</w:t>
      </w:r>
      <w:r>
        <w:rPr>
          <w:spacing w:val="30"/>
          <w:sz w:val="16"/>
          <w:szCs w:val="16"/>
        </w:rPr>
        <w:t xml:space="preserve"> </w:t>
      </w:r>
      <w:r>
        <w:rPr>
          <w:sz w:val="16"/>
          <w:szCs w:val="16"/>
        </w:rPr>
        <w:t>of</w:t>
      </w:r>
      <w:r>
        <w:rPr>
          <w:spacing w:val="35"/>
          <w:sz w:val="16"/>
          <w:szCs w:val="16"/>
        </w:rPr>
        <w:t xml:space="preserve"> </w:t>
      </w:r>
      <w:r>
        <w:rPr>
          <w:sz w:val="16"/>
          <w:szCs w:val="16"/>
        </w:rPr>
        <w:t>friction</w:t>
      </w:r>
      <w:r>
        <w:rPr>
          <w:spacing w:val="31"/>
          <w:sz w:val="16"/>
          <w:szCs w:val="16"/>
        </w:rPr>
        <w:t xml:space="preserve"> </w:t>
      </w:r>
      <w:r>
        <w:rPr>
          <w:sz w:val="16"/>
          <w:szCs w:val="16"/>
        </w:rPr>
        <w:t>stir</w:t>
      </w:r>
      <w:r>
        <w:rPr>
          <w:spacing w:val="34"/>
          <w:sz w:val="16"/>
          <w:szCs w:val="16"/>
        </w:rPr>
        <w:t xml:space="preserve"> </w:t>
      </w:r>
      <w:r>
        <w:rPr>
          <w:sz w:val="16"/>
          <w:szCs w:val="16"/>
        </w:rPr>
        <w:t>welded</w:t>
      </w:r>
      <w:r>
        <w:rPr>
          <w:spacing w:val="31"/>
          <w:sz w:val="16"/>
          <w:szCs w:val="16"/>
        </w:rPr>
        <w:t xml:space="preserve"> </w:t>
      </w:r>
      <w:r>
        <w:rPr>
          <w:sz w:val="16"/>
          <w:szCs w:val="16"/>
        </w:rPr>
        <w:t>blanks,  Materials</w:t>
      </w:r>
      <w:r>
        <w:rPr>
          <w:spacing w:val="30"/>
          <w:sz w:val="16"/>
          <w:szCs w:val="16"/>
        </w:rPr>
        <w:t xml:space="preserve"> </w:t>
      </w:r>
      <w:r>
        <w:rPr>
          <w:sz w:val="16"/>
          <w:szCs w:val="16"/>
        </w:rPr>
        <w:t>&amp;</w:t>
      </w:r>
      <w:r>
        <w:rPr>
          <w:spacing w:val="35"/>
          <w:sz w:val="16"/>
          <w:szCs w:val="16"/>
        </w:rPr>
        <w:t xml:space="preserve"> </w:t>
      </w:r>
      <w:r>
        <w:rPr>
          <w:sz w:val="16"/>
          <w:szCs w:val="16"/>
        </w:rPr>
        <w:t>Design</w:t>
      </w:r>
    </w:p>
    <w:p w:rsidR="00731615" w:rsidRDefault="00EE1D9C">
      <w:pPr>
        <w:ind w:left="365"/>
        <w:rPr>
          <w:sz w:val="16"/>
          <w:szCs w:val="16"/>
        </w:rPr>
      </w:pPr>
      <w:r>
        <w:rPr>
          <w:sz w:val="16"/>
          <w:szCs w:val="16"/>
        </w:rPr>
        <w:t>30</w:t>
      </w:r>
      <w:r>
        <w:rPr>
          <w:spacing w:val="-2"/>
          <w:sz w:val="16"/>
          <w:szCs w:val="16"/>
        </w:rPr>
        <w:t xml:space="preserve"> </w:t>
      </w:r>
      <w:r>
        <w:rPr>
          <w:sz w:val="16"/>
          <w:szCs w:val="16"/>
        </w:rPr>
        <w:t>(5)</w:t>
      </w:r>
      <w:r>
        <w:rPr>
          <w:spacing w:val="-2"/>
          <w:sz w:val="16"/>
          <w:szCs w:val="16"/>
        </w:rPr>
        <w:t xml:space="preserve"> </w:t>
      </w:r>
      <w:r>
        <w:rPr>
          <w:sz w:val="16"/>
          <w:szCs w:val="16"/>
        </w:rPr>
        <w:t>(2009)</w:t>
      </w:r>
      <w:r>
        <w:rPr>
          <w:spacing w:val="-4"/>
          <w:sz w:val="16"/>
          <w:szCs w:val="16"/>
        </w:rPr>
        <w:t xml:space="preserve"> </w:t>
      </w:r>
      <w:r>
        <w:rPr>
          <w:sz w:val="16"/>
          <w:szCs w:val="16"/>
        </w:rPr>
        <w:t>1423–1434.</w:t>
      </w:r>
      <w:r>
        <w:rPr>
          <w:spacing w:val="9"/>
          <w:sz w:val="16"/>
          <w:szCs w:val="16"/>
        </w:rPr>
        <w:t xml:space="preserve"> </w:t>
      </w:r>
      <w:r>
        <w:rPr>
          <w:sz w:val="16"/>
          <w:szCs w:val="16"/>
        </w:rPr>
        <w:t>doi:10.1016/j.matdes.2008.08.018.</w:t>
      </w:r>
    </w:p>
    <w:p w:rsidR="00731615" w:rsidRDefault="00EE1D9C">
      <w:pPr>
        <w:spacing w:before="2" w:line="180" w:lineRule="exact"/>
        <w:ind w:left="365" w:right="82"/>
        <w:rPr>
          <w:rFonts w:ascii="BatangChe" w:eastAsia="BatangChe" w:hAnsi="BatangChe" w:cs="BatangChe"/>
          <w:sz w:val="16"/>
          <w:szCs w:val="16"/>
        </w:rPr>
      </w:pPr>
      <w:r>
        <w:rPr>
          <w:sz w:val="16"/>
          <w:szCs w:val="16"/>
        </w:rPr>
        <w:t xml:space="preserve">URL              </w:t>
      </w:r>
      <w:r>
        <w:rPr>
          <w:spacing w:val="8"/>
          <w:sz w:val="16"/>
          <w:szCs w:val="16"/>
        </w:rPr>
        <w:t xml:space="preserve"> </w:t>
      </w:r>
      <w:hyperlink r:id="rId37">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r>
        <w:rPr>
          <w:rFonts w:ascii="BatangChe" w:eastAsia="BatangChe" w:hAnsi="BatangChe" w:cs="BatangChe"/>
          <w:w w:val="105"/>
          <w:sz w:val="16"/>
          <w:szCs w:val="16"/>
        </w:rPr>
        <w:t xml:space="preserve"> S0261306908004214</w:t>
      </w:r>
    </w:p>
    <w:p w:rsidR="00731615" w:rsidRDefault="00EE1D9C">
      <w:pPr>
        <w:spacing w:before="2" w:line="246" w:lineRule="auto"/>
        <w:ind w:left="365" w:right="85" w:hanging="365"/>
        <w:jc w:val="both"/>
        <w:rPr>
          <w:sz w:val="16"/>
          <w:szCs w:val="16"/>
        </w:rPr>
      </w:pPr>
      <w:r>
        <w:rPr>
          <w:sz w:val="16"/>
          <w:szCs w:val="16"/>
        </w:rPr>
        <w:t xml:space="preserve">[26] </w:t>
      </w:r>
      <w:r>
        <w:rPr>
          <w:spacing w:val="13"/>
          <w:sz w:val="16"/>
          <w:szCs w:val="16"/>
        </w:rPr>
        <w:t xml:space="preserve"> </w:t>
      </w:r>
      <w:r>
        <w:rPr>
          <w:sz w:val="16"/>
          <w:szCs w:val="16"/>
        </w:rPr>
        <w:t>C.</w:t>
      </w:r>
      <w:r>
        <w:rPr>
          <w:spacing w:val="7"/>
          <w:sz w:val="16"/>
          <w:szCs w:val="16"/>
        </w:rPr>
        <w:t xml:space="preserve"> </w:t>
      </w:r>
      <w:proofErr w:type="spellStart"/>
      <w:r>
        <w:rPr>
          <w:sz w:val="16"/>
          <w:szCs w:val="16"/>
        </w:rPr>
        <w:t>Gen</w:t>
      </w:r>
      <w:r>
        <w:rPr>
          <w:spacing w:val="-4"/>
          <w:sz w:val="16"/>
          <w:szCs w:val="16"/>
        </w:rPr>
        <w:t>e</w:t>
      </w:r>
      <w:r>
        <w:rPr>
          <w:spacing w:val="-3"/>
          <w:sz w:val="16"/>
          <w:szCs w:val="16"/>
        </w:rPr>
        <w:t>v</w:t>
      </w:r>
      <w:r>
        <w:rPr>
          <w:sz w:val="16"/>
          <w:szCs w:val="16"/>
        </w:rPr>
        <w:t>ois</w:t>
      </w:r>
      <w:proofErr w:type="spellEnd"/>
      <w:r>
        <w:rPr>
          <w:sz w:val="16"/>
          <w:szCs w:val="16"/>
        </w:rPr>
        <w:t>,</w:t>
      </w:r>
      <w:r>
        <w:rPr>
          <w:spacing w:val="5"/>
          <w:sz w:val="16"/>
          <w:szCs w:val="16"/>
        </w:rPr>
        <w:t xml:space="preserve"> </w:t>
      </w:r>
      <w:r>
        <w:rPr>
          <w:sz w:val="16"/>
          <w:szCs w:val="16"/>
        </w:rPr>
        <w:t>a.</w:t>
      </w:r>
      <w:r>
        <w:rPr>
          <w:spacing w:val="7"/>
          <w:sz w:val="16"/>
          <w:szCs w:val="16"/>
        </w:rPr>
        <w:t xml:space="preserve"> </w:t>
      </w:r>
      <w:proofErr w:type="spellStart"/>
      <w:r>
        <w:rPr>
          <w:sz w:val="16"/>
          <w:szCs w:val="16"/>
        </w:rPr>
        <w:t>Deschamps</w:t>
      </w:r>
      <w:proofErr w:type="spellEnd"/>
      <w:r>
        <w:rPr>
          <w:sz w:val="16"/>
          <w:szCs w:val="16"/>
        </w:rPr>
        <w:t>,</w:t>
      </w:r>
      <w:r>
        <w:rPr>
          <w:spacing w:val="3"/>
          <w:sz w:val="16"/>
          <w:szCs w:val="16"/>
        </w:rPr>
        <w:t xml:space="preserve"> </w:t>
      </w:r>
      <w:r>
        <w:rPr>
          <w:spacing w:val="-18"/>
          <w:sz w:val="16"/>
          <w:szCs w:val="16"/>
        </w:rPr>
        <w:t>P</w:t>
      </w:r>
      <w:r>
        <w:rPr>
          <w:sz w:val="16"/>
          <w:szCs w:val="16"/>
        </w:rPr>
        <w:t>.</w:t>
      </w:r>
      <w:r>
        <w:rPr>
          <w:spacing w:val="7"/>
          <w:sz w:val="16"/>
          <w:szCs w:val="16"/>
        </w:rPr>
        <w:t xml:space="preserve"> </w:t>
      </w:r>
      <w:proofErr w:type="spellStart"/>
      <w:r>
        <w:rPr>
          <w:spacing w:val="-18"/>
          <w:sz w:val="16"/>
          <w:szCs w:val="16"/>
        </w:rPr>
        <w:t>V</w:t>
      </w:r>
      <w:r>
        <w:rPr>
          <w:sz w:val="16"/>
          <w:szCs w:val="16"/>
        </w:rPr>
        <w:t>ache</w:t>
      </w:r>
      <w:r>
        <w:rPr>
          <w:spacing w:val="-6"/>
          <w:sz w:val="16"/>
          <w:szCs w:val="16"/>
        </w:rPr>
        <w:t>r</w:t>
      </w:r>
      <w:proofErr w:type="spellEnd"/>
      <w:r>
        <w:rPr>
          <w:sz w:val="16"/>
          <w:szCs w:val="16"/>
        </w:rPr>
        <w:t>,</w:t>
      </w:r>
      <w:r>
        <w:rPr>
          <w:spacing w:val="6"/>
          <w:sz w:val="16"/>
          <w:szCs w:val="16"/>
        </w:rPr>
        <w:t xml:space="preserve"> </w:t>
      </w:r>
      <w:r>
        <w:rPr>
          <w:sz w:val="16"/>
          <w:szCs w:val="16"/>
        </w:rPr>
        <w:t>Comparat</w:t>
      </w:r>
      <w:r>
        <w:rPr>
          <w:spacing w:val="-4"/>
          <w:sz w:val="16"/>
          <w:szCs w:val="16"/>
        </w:rPr>
        <w:t>i</w:t>
      </w:r>
      <w:r>
        <w:rPr>
          <w:spacing w:val="-2"/>
          <w:sz w:val="16"/>
          <w:szCs w:val="16"/>
        </w:rPr>
        <w:t>v</w:t>
      </w:r>
      <w:r>
        <w:rPr>
          <w:sz w:val="16"/>
          <w:szCs w:val="16"/>
        </w:rPr>
        <w:t>e study</w:t>
      </w:r>
      <w:r>
        <w:rPr>
          <w:spacing w:val="5"/>
          <w:sz w:val="16"/>
          <w:szCs w:val="16"/>
        </w:rPr>
        <w:t xml:space="preserve"> </w:t>
      </w:r>
      <w:r>
        <w:rPr>
          <w:sz w:val="16"/>
          <w:szCs w:val="16"/>
        </w:rPr>
        <w:t>on</w:t>
      </w:r>
      <w:r>
        <w:rPr>
          <w:spacing w:val="7"/>
          <w:sz w:val="16"/>
          <w:szCs w:val="16"/>
        </w:rPr>
        <w:t xml:space="preserve"> </w:t>
      </w:r>
      <w:r>
        <w:rPr>
          <w:sz w:val="16"/>
          <w:szCs w:val="16"/>
        </w:rPr>
        <w:t>local</w:t>
      </w:r>
      <w:r>
        <w:rPr>
          <w:spacing w:val="5"/>
          <w:sz w:val="16"/>
          <w:szCs w:val="16"/>
        </w:rPr>
        <w:t xml:space="preserve"> </w:t>
      </w:r>
      <w:r>
        <w:rPr>
          <w:sz w:val="16"/>
          <w:szCs w:val="16"/>
        </w:rPr>
        <w:t>and global</w:t>
      </w:r>
      <w:r>
        <w:rPr>
          <w:spacing w:val="-4"/>
          <w:sz w:val="16"/>
          <w:szCs w:val="16"/>
        </w:rPr>
        <w:t xml:space="preserve"> </w:t>
      </w:r>
      <w:r>
        <w:rPr>
          <w:sz w:val="16"/>
          <w:szCs w:val="16"/>
        </w:rPr>
        <w:t>mechanical</w:t>
      </w:r>
      <w:r>
        <w:rPr>
          <w:spacing w:val="-7"/>
          <w:sz w:val="16"/>
          <w:szCs w:val="16"/>
        </w:rPr>
        <w:t xml:space="preserve"> </w:t>
      </w:r>
      <w:r>
        <w:rPr>
          <w:sz w:val="16"/>
          <w:szCs w:val="16"/>
        </w:rPr>
        <w:t>properties</w:t>
      </w:r>
      <w:r>
        <w:rPr>
          <w:spacing w:val="-6"/>
          <w:sz w:val="16"/>
          <w:szCs w:val="16"/>
        </w:rPr>
        <w:t xml:space="preserve"> </w:t>
      </w:r>
      <w:r>
        <w:rPr>
          <w:sz w:val="16"/>
          <w:szCs w:val="16"/>
        </w:rPr>
        <w:t>of</w:t>
      </w:r>
      <w:r>
        <w:rPr>
          <w:spacing w:val="-1"/>
          <w:sz w:val="16"/>
          <w:szCs w:val="16"/>
        </w:rPr>
        <w:t xml:space="preserve"> </w:t>
      </w:r>
      <w:r>
        <w:rPr>
          <w:sz w:val="16"/>
          <w:szCs w:val="16"/>
        </w:rPr>
        <w:t>2024</w:t>
      </w:r>
      <w:r>
        <w:rPr>
          <w:spacing w:val="-3"/>
          <w:sz w:val="16"/>
          <w:szCs w:val="16"/>
        </w:rPr>
        <w:t xml:space="preserve"> </w:t>
      </w:r>
      <w:r>
        <w:rPr>
          <w:sz w:val="16"/>
          <w:szCs w:val="16"/>
        </w:rPr>
        <w:t>T351,</w:t>
      </w:r>
      <w:r>
        <w:rPr>
          <w:spacing w:val="-4"/>
          <w:sz w:val="16"/>
          <w:szCs w:val="16"/>
        </w:rPr>
        <w:t xml:space="preserve"> </w:t>
      </w:r>
      <w:r>
        <w:rPr>
          <w:sz w:val="16"/>
          <w:szCs w:val="16"/>
        </w:rPr>
        <w:t>2024</w:t>
      </w:r>
      <w:r>
        <w:rPr>
          <w:spacing w:val="-3"/>
          <w:sz w:val="16"/>
          <w:szCs w:val="16"/>
        </w:rPr>
        <w:t xml:space="preserve"> </w:t>
      </w:r>
      <w:r>
        <w:rPr>
          <w:sz w:val="16"/>
          <w:szCs w:val="16"/>
        </w:rPr>
        <w:t>T6</w:t>
      </w:r>
      <w:r>
        <w:rPr>
          <w:spacing w:val="-2"/>
          <w:sz w:val="16"/>
          <w:szCs w:val="16"/>
        </w:rPr>
        <w:t xml:space="preserve"> </w:t>
      </w:r>
      <w:r>
        <w:rPr>
          <w:sz w:val="16"/>
          <w:szCs w:val="16"/>
        </w:rPr>
        <w:t>and</w:t>
      </w:r>
      <w:r>
        <w:rPr>
          <w:spacing w:val="-2"/>
          <w:sz w:val="16"/>
          <w:szCs w:val="16"/>
        </w:rPr>
        <w:t xml:space="preserve"> </w:t>
      </w:r>
      <w:r>
        <w:rPr>
          <w:sz w:val="16"/>
          <w:szCs w:val="16"/>
        </w:rPr>
        <w:t>5251</w:t>
      </w:r>
      <w:r>
        <w:rPr>
          <w:spacing w:val="-3"/>
          <w:sz w:val="16"/>
          <w:szCs w:val="16"/>
        </w:rPr>
        <w:t xml:space="preserve"> </w:t>
      </w:r>
      <w:r>
        <w:rPr>
          <w:sz w:val="16"/>
          <w:szCs w:val="16"/>
        </w:rPr>
        <w:t>O</w:t>
      </w:r>
      <w:r>
        <w:rPr>
          <w:spacing w:val="-1"/>
          <w:sz w:val="16"/>
          <w:szCs w:val="16"/>
        </w:rPr>
        <w:t xml:space="preserve"> </w:t>
      </w:r>
      <w:r>
        <w:rPr>
          <w:sz w:val="16"/>
          <w:szCs w:val="16"/>
        </w:rPr>
        <w:t>friction stir</w:t>
      </w:r>
      <w:r>
        <w:rPr>
          <w:spacing w:val="39"/>
          <w:sz w:val="16"/>
          <w:szCs w:val="16"/>
        </w:rPr>
        <w:t xml:space="preserve"> </w:t>
      </w:r>
      <w:r>
        <w:rPr>
          <w:sz w:val="16"/>
          <w:szCs w:val="16"/>
        </w:rPr>
        <w:t xml:space="preserve">welds, </w:t>
      </w:r>
      <w:r>
        <w:rPr>
          <w:spacing w:val="7"/>
          <w:sz w:val="16"/>
          <w:szCs w:val="16"/>
        </w:rPr>
        <w:t xml:space="preserve"> </w:t>
      </w:r>
      <w:r>
        <w:rPr>
          <w:sz w:val="16"/>
          <w:szCs w:val="16"/>
        </w:rPr>
        <w:t>Materials</w:t>
      </w:r>
      <w:r>
        <w:rPr>
          <w:spacing w:val="35"/>
          <w:sz w:val="16"/>
          <w:szCs w:val="16"/>
        </w:rPr>
        <w:t xml:space="preserve"> </w:t>
      </w:r>
      <w:r>
        <w:rPr>
          <w:sz w:val="16"/>
          <w:szCs w:val="16"/>
        </w:rPr>
        <w:t>Science</w:t>
      </w:r>
      <w:r>
        <w:rPr>
          <w:spacing w:val="36"/>
          <w:sz w:val="16"/>
          <w:szCs w:val="16"/>
        </w:rPr>
        <w:t xml:space="preserve"> </w:t>
      </w:r>
      <w:r>
        <w:rPr>
          <w:sz w:val="16"/>
          <w:szCs w:val="16"/>
        </w:rPr>
        <w:t>and</w:t>
      </w:r>
      <w:r>
        <w:rPr>
          <w:spacing w:val="39"/>
          <w:sz w:val="16"/>
          <w:szCs w:val="16"/>
        </w:rPr>
        <w:t xml:space="preserve"> </w:t>
      </w:r>
      <w:r>
        <w:rPr>
          <w:sz w:val="16"/>
          <w:szCs w:val="16"/>
        </w:rPr>
        <w:t xml:space="preserve">Engineering:  </w:t>
      </w:r>
      <w:r>
        <w:rPr>
          <w:spacing w:val="4"/>
          <w:sz w:val="16"/>
          <w:szCs w:val="16"/>
        </w:rPr>
        <w:t xml:space="preserve"> </w:t>
      </w:r>
      <w:r>
        <w:rPr>
          <w:sz w:val="16"/>
          <w:szCs w:val="16"/>
        </w:rPr>
        <w:t>A</w:t>
      </w:r>
      <w:r>
        <w:rPr>
          <w:spacing w:val="40"/>
          <w:sz w:val="16"/>
          <w:szCs w:val="16"/>
        </w:rPr>
        <w:t xml:space="preserve"> </w:t>
      </w:r>
      <w:r>
        <w:rPr>
          <w:sz w:val="16"/>
          <w:szCs w:val="16"/>
        </w:rPr>
        <w:t>415</w:t>
      </w:r>
      <w:r>
        <w:rPr>
          <w:spacing w:val="39"/>
          <w:sz w:val="16"/>
          <w:szCs w:val="16"/>
        </w:rPr>
        <w:t xml:space="preserve"> </w:t>
      </w:r>
      <w:r>
        <w:rPr>
          <w:sz w:val="16"/>
          <w:szCs w:val="16"/>
        </w:rPr>
        <w:t>(1-2)</w:t>
      </w:r>
      <w:r>
        <w:rPr>
          <w:spacing w:val="38"/>
          <w:sz w:val="16"/>
          <w:szCs w:val="16"/>
        </w:rPr>
        <w:t xml:space="preserve"> </w:t>
      </w:r>
      <w:r>
        <w:rPr>
          <w:sz w:val="16"/>
          <w:szCs w:val="16"/>
        </w:rPr>
        <w:t>(2006)</w:t>
      </w:r>
    </w:p>
    <w:p w:rsidR="00731615" w:rsidRDefault="00EE1D9C">
      <w:pPr>
        <w:ind w:left="365"/>
        <w:rPr>
          <w:sz w:val="16"/>
          <w:szCs w:val="16"/>
        </w:rPr>
      </w:pPr>
      <w:proofErr w:type="gramStart"/>
      <w:r>
        <w:rPr>
          <w:sz w:val="16"/>
          <w:szCs w:val="16"/>
        </w:rPr>
        <w:t>162–170.</w:t>
      </w:r>
      <w:proofErr w:type="gramEnd"/>
      <w:r>
        <w:rPr>
          <w:spacing w:val="11"/>
          <w:sz w:val="16"/>
          <w:szCs w:val="16"/>
        </w:rPr>
        <w:t xml:space="preserve"> </w:t>
      </w:r>
      <w:r>
        <w:rPr>
          <w:sz w:val="16"/>
          <w:szCs w:val="16"/>
        </w:rPr>
        <w:t>doi:10.1016/j.msea.2005.09.032.</w:t>
      </w:r>
    </w:p>
    <w:p w:rsidR="00731615" w:rsidRDefault="00EE1D9C">
      <w:pPr>
        <w:spacing w:before="2" w:line="180" w:lineRule="exact"/>
        <w:ind w:left="365" w:right="82"/>
        <w:rPr>
          <w:rFonts w:ascii="BatangChe" w:eastAsia="BatangChe" w:hAnsi="BatangChe" w:cs="BatangChe"/>
          <w:sz w:val="16"/>
          <w:szCs w:val="16"/>
        </w:rPr>
      </w:pPr>
      <w:r>
        <w:rPr>
          <w:sz w:val="16"/>
          <w:szCs w:val="16"/>
        </w:rPr>
        <w:t xml:space="preserve">URL              </w:t>
      </w:r>
      <w:r>
        <w:rPr>
          <w:spacing w:val="8"/>
          <w:sz w:val="16"/>
          <w:szCs w:val="16"/>
        </w:rPr>
        <w:t xml:space="preserve"> </w:t>
      </w:r>
      <w:hyperlink r:id="rId38">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r>
        <w:rPr>
          <w:rFonts w:ascii="BatangChe" w:eastAsia="BatangChe" w:hAnsi="BatangChe" w:cs="BatangChe"/>
          <w:w w:val="105"/>
          <w:sz w:val="16"/>
          <w:szCs w:val="16"/>
        </w:rPr>
        <w:t xml:space="preserve"> S0921509305010695</w:t>
      </w:r>
    </w:p>
    <w:p w:rsidR="00731615" w:rsidRDefault="00EE1D9C">
      <w:pPr>
        <w:spacing w:before="2" w:line="246" w:lineRule="auto"/>
        <w:ind w:left="365" w:right="85" w:hanging="365"/>
        <w:jc w:val="both"/>
        <w:rPr>
          <w:sz w:val="16"/>
          <w:szCs w:val="16"/>
        </w:rPr>
      </w:pPr>
      <w:r>
        <w:rPr>
          <w:sz w:val="16"/>
          <w:szCs w:val="16"/>
        </w:rPr>
        <w:t xml:space="preserve">[27] </w:t>
      </w:r>
      <w:r>
        <w:rPr>
          <w:spacing w:val="2"/>
          <w:sz w:val="16"/>
          <w:szCs w:val="16"/>
        </w:rPr>
        <w:t xml:space="preserve"> </w:t>
      </w:r>
      <w:r>
        <w:rPr>
          <w:sz w:val="16"/>
          <w:szCs w:val="16"/>
        </w:rPr>
        <w:t>H.</w:t>
      </w:r>
      <w:r>
        <w:rPr>
          <w:spacing w:val="9"/>
          <w:sz w:val="16"/>
          <w:szCs w:val="16"/>
        </w:rPr>
        <w:t xml:space="preserve"> </w:t>
      </w:r>
      <w:proofErr w:type="spellStart"/>
      <w:r>
        <w:rPr>
          <w:sz w:val="16"/>
          <w:szCs w:val="16"/>
        </w:rPr>
        <w:t>Shercliff</w:t>
      </w:r>
      <w:proofErr w:type="spellEnd"/>
      <w:r>
        <w:rPr>
          <w:sz w:val="16"/>
          <w:szCs w:val="16"/>
        </w:rPr>
        <w:t>, M.</w:t>
      </w:r>
      <w:r>
        <w:rPr>
          <w:spacing w:val="9"/>
          <w:sz w:val="16"/>
          <w:szCs w:val="16"/>
        </w:rPr>
        <w:t xml:space="preserve"> </w:t>
      </w:r>
      <w:r>
        <w:rPr>
          <w:spacing w:val="-13"/>
          <w:sz w:val="16"/>
          <w:szCs w:val="16"/>
        </w:rPr>
        <w:t>F</w:t>
      </w:r>
      <w:r>
        <w:rPr>
          <w:sz w:val="16"/>
          <w:szCs w:val="16"/>
        </w:rPr>
        <w:t>.</w:t>
      </w:r>
      <w:r>
        <w:rPr>
          <w:spacing w:val="8"/>
          <w:sz w:val="16"/>
          <w:szCs w:val="16"/>
        </w:rPr>
        <w:t xml:space="preserve"> </w:t>
      </w:r>
      <w:r>
        <w:rPr>
          <w:sz w:val="16"/>
          <w:szCs w:val="16"/>
        </w:rPr>
        <w:t>Ashb</w:t>
      </w:r>
      <w:r>
        <w:rPr>
          <w:spacing w:val="-10"/>
          <w:sz w:val="16"/>
          <w:szCs w:val="16"/>
        </w:rPr>
        <w:t>y</w:t>
      </w:r>
      <w:r>
        <w:rPr>
          <w:sz w:val="16"/>
          <w:szCs w:val="16"/>
        </w:rPr>
        <w:t>,</w:t>
      </w:r>
      <w:r>
        <w:rPr>
          <w:spacing w:val="12"/>
          <w:sz w:val="16"/>
          <w:szCs w:val="16"/>
        </w:rPr>
        <w:t xml:space="preserve"> </w:t>
      </w:r>
      <w:r>
        <w:rPr>
          <w:sz w:val="16"/>
          <w:szCs w:val="16"/>
        </w:rPr>
        <w:t>a</w:t>
      </w:r>
      <w:r>
        <w:rPr>
          <w:spacing w:val="10"/>
          <w:sz w:val="16"/>
          <w:szCs w:val="16"/>
        </w:rPr>
        <w:t xml:space="preserve"> </w:t>
      </w:r>
      <w:r>
        <w:rPr>
          <w:sz w:val="16"/>
          <w:szCs w:val="16"/>
        </w:rPr>
        <w:t>process</w:t>
      </w:r>
      <w:r>
        <w:rPr>
          <w:spacing w:val="6"/>
          <w:sz w:val="16"/>
          <w:szCs w:val="16"/>
        </w:rPr>
        <w:t xml:space="preserve"> </w:t>
      </w:r>
      <w:r>
        <w:rPr>
          <w:sz w:val="16"/>
          <w:szCs w:val="16"/>
        </w:rPr>
        <w:t>model</w:t>
      </w:r>
      <w:r>
        <w:rPr>
          <w:spacing w:val="6"/>
          <w:sz w:val="16"/>
          <w:szCs w:val="16"/>
        </w:rPr>
        <w:t xml:space="preserve"> </w:t>
      </w:r>
      <w:r>
        <w:rPr>
          <w:sz w:val="16"/>
          <w:szCs w:val="16"/>
        </w:rPr>
        <w:t>for</w:t>
      </w:r>
      <w:r>
        <w:rPr>
          <w:spacing w:val="9"/>
          <w:sz w:val="16"/>
          <w:szCs w:val="16"/>
        </w:rPr>
        <w:t xml:space="preserve"> </w:t>
      </w:r>
      <w:r>
        <w:rPr>
          <w:sz w:val="16"/>
          <w:szCs w:val="16"/>
        </w:rPr>
        <w:t>age</w:t>
      </w:r>
      <w:r>
        <w:rPr>
          <w:spacing w:val="8"/>
          <w:sz w:val="16"/>
          <w:szCs w:val="16"/>
        </w:rPr>
        <w:t xml:space="preserve"> </w:t>
      </w:r>
      <w:r>
        <w:rPr>
          <w:sz w:val="16"/>
          <w:szCs w:val="16"/>
        </w:rPr>
        <w:t>hardening</w:t>
      </w:r>
      <w:r>
        <w:rPr>
          <w:spacing w:val="4"/>
          <w:sz w:val="16"/>
          <w:szCs w:val="16"/>
        </w:rPr>
        <w:t xml:space="preserve"> </w:t>
      </w:r>
      <w:r>
        <w:rPr>
          <w:sz w:val="16"/>
          <w:szCs w:val="16"/>
        </w:rPr>
        <w:t>of</w:t>
      </w:r>
      <w:r>
        <w:rPr>
          <w:spacing w:val="8"/>
          <w:sz w:val="16"/>
          <w:szCs w:val="16"/>
        </w:rPr>
        <w:t xml:space="preserve"> </w:t>
      </w:r>
      <w:proofErr w:type="spellStart"/>
      <w:r>
        <w:rPr>
          <w:sz w:val="16"/>
          <w:szCs w:val="16"/>
        </w:rPr>
        <w:t>alu</w:t>
      </w:r>
      <w:proofErr w:type="spellEnd"/>
      <w:r>
        <w:rPr>
          <w:sz w:val="16"/>
          <w:szCs w:val="16"/>
        </w:rPr>
        <w:t xml:space="preserve">- </w:t>
      </w:r>
      <w:proofErr w:type="spellStart"/>
      <w:r>
        <w:rPr>
          <w:sz w:val="16"/>
          <w:szCs w:val="16"/>
        </w:rPr>
        <w:t>minium</w:t>
      </w:r>
      <w:proofErr w:type="spellEnd"/>
      <w:r>
        <w:rPr>
          <w:spacing w:val="3"/>
          <w:sz w:val="16"/>
          <w:szCs w:val="16"/>
        </w:rPr>
        <w:t xml:space="preserve"> </w:t>
      </w:r>
      <w:r>
        <w:rPr>
          <w:sz w:val="16"/>
          <w:szCs w:val="16"/>
        </w:rPr>
        <w:t>all</w:t>
      </w:r>
      <w:r>
        <w:rPr>
          <w:spacing w:val="-2"/>
          <w:sz w:val="16"/>
          <w:szCs w:val="16"/>
        </w:rPr>
        <w:t>o</w:t>
      </w:r>
      <w:r>
        <w:rPr>
          <w:sz w:val="16"/>
          <w:szCs w:val="16"/>
        </w:rPr>
        <w:t>ys</w:t>
      </w:r>
      <w:r>
        <w:rPr>
          <w:spacing w:val="4"/>
          <w:sz w:val="16"/>
          <w:szCs w:val="16"/>
        </w:rPr>
        <w:t xml:space="preserve"> </w:t>
      </w:r>
      <w:r>
        <w:rPr>
          <w:sz w:val="16"/>
          <w:szCs w:val="16"/>
        </w:rPr>
        <w:t>2</w:t>
      </w:r>
      <w:r>
        <w:rPr>
          <w:spacing w:val="7"/>
          <w:sz w:val="16"/>
          <w:szCs w:val="16"/>
        </w:rPr>
        <w:t xml:space="preserve"> </w:t>
      </w:r>
      <w:r>
        <w:rPr>
          <w:sz w:val="16"/>
          <w:szCs w:val="16"/>
        </w:rPr>
        <w:t>applications of</w:t>
      </w:r>
      <w:r>
        <w:rPr>
          <w:spacing w:val="7"/>
          <w:sz w:val="16"/>
          <w:szCs w:val="16"/>
        </w:rPr>
        <w:t xml:space="preserve"> </w:t>
      </w:r>
      <w:r>
        <w:rPr>
          <w:sz w:val="16"/>
          <w:szCs w:val="16"/>
        </w:rPr>
        <w:t>the</w:t>
      </w:r>
      <w:r>
        <w:rPr>
          <w:spacing w:val="6"/>
          <w:sz w:val="16"/>
          <w:szCs w:val="16"/>
        </w:rPr>
        <w:t xml:space="preserve"> </w:t>
      </w:r>
      <w:r>
        <w:rPr>
          <w:sz w:val="16"/>
          <w:szCs w:val="16"/>
        </w:rPr>
        <w:t>model,</w:t>
      </w:r>
      <w:r>
        <w:rPr>
          <w:spacing w:val="10"/>
          <w:sz w:val="16"/>
          <w:szCs w:val="16"/>
        </w:rPr>
        <w:t xml:space="preserve"> </w:t>
      </w:r>
      <w:proofErr w:type="spellStart"/>
      <w:r>
        <w:rPr>
          <w:sz w:val="16"/>
          <w:szCs w:val="16"/>
        </w:rPr>
        <w:t>Acta</w:t>
      </w:r>
      <w:proofErr w:type="spellEnd"/>
      <w:r>
        <w:rPr>
          <w:spacing w:val="5"/>
          <w:sz w:val="16"/>
          <w:szCs w:val="16"/>
        </w:rPr>
        <w:t xml:space="preserve"> </w:t>
      </w:r>
      <w:proofErr w:type="spellStart"/>
      <w:r>
        <w:rPr>
          <w:sz w:val="16"/>
          <w:szCs w:val="16"/>
        </w:rPr>
        <w:t>Metallu</w:t>
      </w:r>
      <w:r>
        <w:rPr>
          <w:spacing w:val="-3"/>
          <w:sz w:val="16"/>
          <w:szCs w:val="16"/>
        </w:rPr>
        <w:t>r</w:t>
      </w:r>
      <w:r>
        <w:rPr>
          <w:sz w:val="16"/>
          <w:szCs w:val="16"/>
        </w:rPr>
        <w:t>gica</w:t>
      </w:r>
      <w:proofErr w:type="spellEnd"/>
      <w:r>
        <w:rPr>
          <w:sz w:val="16"/>
          <w:szCs w:val="16"/>
        </w:rPr>
        <w:t xml:space="preserve"> 38</w:t>
      </w:r>
      <w:r>
        <w:rPr>
          <w:spacing w:val="7"/>
          <w:sz w:val="16"/>
          <w:szCs w:val="16"/>
        </w:rPr>
        <w:t xml:space="preserve"> </w:t>
      </w:r>
      <w:r>
        <w:rPr>
          <w:sz w:val="16"/>
          <w:szCs w:val="16"/>
        </w:rPr>
        <w:t>(10) (1990)</w:t>
      </w:r>
      <w:r>
        <w:rPr>
          <w:spacing w:val="-4"/>
          <w:sz w:val="16"/>
          <w:szCs w:val="16"/>
        </w:rPr>
        <w:t xml:space="preserve"> </w:t>
      </w:r>
      <w:r>
        <w:rPr>
          <w:sz w:val="16"/>
          <w:szCs w:val="16"/>
        </w:rPr>
        <w:t>1803–1812.</w:t>
      </w:r>
    </w:p>
    <w:p w:rsidR="00731615" w:rsidRDefault="00EE1D9C">
      <w:pPr>
        <w:spacing w:line="246" w:lineRule="auto"/>
        <w:ind w:left="365" w:right="85" w:hanging="365"/>
        <w:jc w:val="both"/>
        <w:rPr>
          <w:sz w:val="16"/>
          <w:szCs w:val="16"/>
        </w:rPr>
      </w:pPr>
      <w:r>
        <w:rPr>
          <w:sz w:val="16"/>
          <w:szCs w:val="16"/>
        </w:rPr>
        <w:t xml:space="preserve">[28] </w:t>
      </w:r>
      <w:r>
        <w:rPr>
          <w:spacing w:val="17"/>
          <w:sz w:val="16"/>
          <w:szCs w:val="16"/>
        </w:rPr>
        <w:t xml:space="preserve"> </w:t>
      </w:r>
      <w:r>
        <w:rPr>
          <w:sz w:val="16"/>
          <w:szCs w:val="16"/>
        </w:rPr>
        <w:t>H.</w:t>
      </w:r>
      <w:r>
        <w:rPr>
          <w:spacing w:val="8"/>
          <w:sz w:val="16"/>
          <w:szCs w:val="16"/>
        </w:rPr>
        <w:t xml:space="preserve"> </w:t>
      </w:r>
      <w:r>
        <w:rPr>
          <w:sz w:val="16"/>
          <w:szCs w:val="16"/>
        </w:rPr>
        <w:t>R.</w:t>
      </w:r>
      <w:r>
        <w:rPr>
          <w:spacing w:val="9"/>
          <w:sz w:val="16"/>
          <w:szCs w:val="16"/>
        </w:rPr>
        <w:t xml:space="preserve"> </w:t>
      </w:r>
      <w:proofErr w:type="spellStart"/>
      <w:r>
        <w:rPr>
          <w:sz w:val="16"/>
          <w:szCs w:val="16"/>
        </w:rPr>
        <w:t>Shercliff</w:t>
      </w:r>
      <w:proofErr w:type="spellEnd"/>
      <w:r>
        <w:rPr>
          <w:sz w:val="16"/>
          <w:szCs w:val="16"/>
        </w:rPr>
        <w:t>,</w:t>
      </w:r>
      <w:r>
        <w:rPr>
          <w:spacing w:val="-5"/>
          <w:sz w:val="16"/>
          <w:szCs w:val="16"/>
        </w:rPr>
        <w:t xml:space="preserve"> </w:t>
      </w:r>
      <w:r>
        <w:rPr>
          <w:sz w:val="16"/>
          <w:szCs w:val="16"/>
        </w:rPr>
        <w:t>M.</w:t>
      </w:r>
      <w:r>
        <w:rPr>
          <w:spacing w:val="8"/>
          <w:sz w:val="16"/>
          <w:szCs w:val="16"/>
        </w:rPr>
        <w:t xml:space="preserve"> </w:t>
      </w:r>
      <w:r>
        <w:rPr>
          <w:spacing w:val="-13"/>
          <w:sz w:val="16"/>
          <w:szCs w:val="16"/>
        </w:rPr>
        <w:t>F</w:t>
      </w:r>
      <w:r>
        <w:rPr>
          <w:sz w:val="16"/>
          <w:szCs w:val="16"/>
        </w:rPr>
        <w:t>.</w:t>
      </w:r>
      <w:r>
        <w:rPr>
          <w:spacing w:val="9"/>
          <w:sz w:val="16"/>
          <w:szCs w:val="16"/>
        </w:rPr>
        <w:t xml:space="preserve"> </w:t>
      </w:r>
      <w:r>
        <w:rPr>
          <w:sz w:val="16"/>
          <w:szCs w:val="16"/>
        </w:rPr>
        <w:t>Ashb</w:t>
      </w:r>
      <w:r>
        <w:rPr>
          <w:spacing w:val="-10"/>
          <w:sz w:val="16"/>
          <w:szCs w:val="16"/>
        </w:rPr>
        <w:t>y</w:t>
      </w:r>
      <w:r>
        <w:rPr>
          <w:sz w:val="16"/>
          <w:szCs w:val="16"/>
        </w:rPr>
        <w:t>,</w:t>
      </w:r>
      <w:r>
        <w:rPr>
          <w:spacing w:val="7"/>
          <w:sz w:val="16"/>
          <w:szCs w:val="16"/>
        </w:rPr>
        <w:t xml:space="preserve"> </w:t>
      </w:r>
      <w:r>
        <w:rPr>
          <w:sz w:val="16"/>
          <w:szCs w:val="16"/>
        </w:rPr>
        <w:t>a</w:t>
      </w:r>
      <w:r>
        <w:rPr>
          <w:spacing w:val="9"/>
          <w:sz w:val="16"/>
          <w:szCs w:val="16"/>
        </w:rPr>
        <w:t xml:space="preserve"> </w:t>
      </w:r>
      <w:r>
        <w:rPr>
          <w:sz w:val="16"/>
          <w:szCs w:val="16"/>
        </w:rPr>
        <w:t>process</w:t>
      </w:r>
      <w:r>
        <w:rPr>
          <w:spacing w:val="5"/>
          <w:sz w:val="16"/>
          <w:szCs w:val="16"/>
        </w:rPr>
        <w:t xml:space="preserve"> </w:t>
      </w:r>
      <w:r>
        <w:rPr>
          <w:sz w:val="16"/>
          <w:szCs w:val="16"/>
        </w:rPr>
        <w:t>model</w:t>
      </w:r>
      <w:r>
        <w:rPr>
          <w:spacing w:val="6"/>
          <w:sz w:val="16"/>
          <w:szCs w:val="16"/>
        </w:rPr>
        <w:t xml:space="preserve"> </w:t>
      </w:r>
      <w:r>
        <w:rPr>
          <w:sz w:val="16"/>
          <w:szCs w:val="16"/>
        </w:rPr>
        <w:t>for</w:t>
      </w:r>
      <w:r>
        <w:rPr>
          <w:spacing w:val="8"/>
          <w:sz w:val="16"/>
          <w:szCs w:val="16"/>
        </w:rPr>
        <w:t xml:space="preserve"> </w:t>
      </w:r>
      <w:r>
        <w:rPr>
          <w:sz w:val="16"/>
          <w:szCs w:val="16"/>
        </w:rPr>
        <w:t>age</w:t>
      </w:r>
      <w:r>
        <w:rPr>
          <w:spacing w:val="8"/>
          <w:sz w:val="16"/>
          <w:szCs w:val="16"/>
        </w:rPr>
        <w:t xml:space="preserve"> </w:t>
      </w:r>
      <w:r>
        <w:rPr>
          <w:sz w:val="16"/>
          <w:szCs w:val="16"/>
        </w:rPr>
        <w:t>hardening</w:t>
      </w:r>
      <w:r>
        <w:rPr>
          <w:spacing w:val="4"/>
          <w:sz w:val="16"/>
          <w:szCs w:val="16"/>
        </w:rPr>
        <w:t xml:space="preserve"> </w:t>
      </w:r>
      <w:r>
        <w:rPr>
          <w:sz w:val="16"/>
          <w:szCs w:val="16"/>
        </w:rPr>
        <w:t>of</w:t>
      </w:r>
      <w:r>
        <w:rPr>
          <w:spacing w:val="9"/>
          <w:sz w:val="16"/>
          <w:szCs w:val="16"/>
        </w:rPr>
        <w:t xml:space="preserve"> </w:t>
      </w:r>
      <w:proofErr w:type="spellStart"/>
      <w:r>
        <w:rPr>
          <w:sz w:val="16"/>
          <w:szCs w:val="16"/>
        </w:rPr>
        <w:t>alu</w:t>
      </w:r>
      <w:proofErr w:type="spellEnd"/>
      <w:r>
        <w:rPr>
          <w:sz w:val="16"/>
          <w:szCs w:val="16"/>
        </w:rPr>
        <w:t xml:space="preserve">- </w:t>
      </w:r>
      <w:proofErr w:type="spellStart"/>
      <w:r>
        <w:rPr>
          <w:sz w:val="16"/>
          <w:szCs w:val="16"/>
        </w:rPr>
        <w:t>minium</w:t>
      </w:r>
      <w:proofErr w:type="spellEnd"/>
      <w:r>
        <w:rPr>
          <w:spacing w:val="23"/>
          <w:sz w:val="16"/>
          <w:szCs w:val="16"/>
        </w:rPr>
        <w:t xml:space="preserve"> </w:t>
      </w:r>
      <w:r>
        <w:rPr>
          <w:sz w:val="16"/>
          <w:szCs w:val="16"/>
        </w:rPr>
        <w:t>all</w:t>
      </w:r>
      <w:r>
        <w:rPr>
          <w:spacing w:val="-2"/>
          <w:sz w:val="16"/>
          <w:szCs w:val="16"/>
        </w:rPr>
        <w:t>o</w:t>
      </w:r>
      <w:r>
        <w:rPr>
          <w:sz w:val="16"/>
          <w:szCs w:val="16"/>
        </w:rPr>
        <w:t>ys–</w:t>
      </w:r>
      <w:proofErr w:type="spellStart"/>
      <w:r>
        <w:rPr>
          <w:sz w:val="16"/>
          <w:szCs w:val="16"/>
        </w:rPr>
        <w:t>i</w:t>
      </w:r>
      <w:proofErr w:type="spellEnd"/>
      <w:r>
        <w:rPr>
          <w:sz w:val="16"/>
          <w:szCs w:val="16"/>
        </w:rPr>
        <w:t>.</w:t>
      </w:r>
      <w:r>
        <w:rPr>
          <w:spacing w:val="23"/>
          <w:sz w:val="16"/>
          <w:szCs w:val="16"/>
        </w:rPr>
        <w:t xml:space="preserve"> </w:t>
      </w:r>
      <w:r>
        <w:rPr>
          <w:sz w:val="16"/>
          <w:szCs w:val="16"/>
        </w:rPr>
        <w:t>the</w:t>
      </w:r>
      <w:r>
        <w:rPr>
          <w:spacing w:val="26"/>
          <w:sz w:val="16"/>
          <w:szCs w:val="16"/>
        </w:rPr>
        <w:t xml:space="preserve"> </w:t>
      </w:r>
      <w:r>
        <w:rPr>
          <w:sz w:val="16"/>
          <w:szCs w:val="16"/>
        </w:rPr>
        <w:t>model,</w:t>
      </w:r>
      <w:r>
        <w:rPr>
          <w:spacing w:val="32"/>
          <w:sz w:val="16"/>
          <w:szCs w:val="16"/>
        </w:rPr>
        <w:t xml:space="preserve"> </w:t>
      </w:r>
      <w:proofErr w:type="spellStart"/>
      <w:r>
        <w:rPr>
          <w:sz w:val="16"/>
          <w:szCs w:val="16"/>
        </w:rPr>
        <w:t>Acta</w:t>
      </w:r>
      <w:proofErr w:type="spellEnd"/>
      <w:r>
        <w:rPr>
          <w:spacing w:val="25"/>
          <w:sz w:val="16"/>
          <w:szCs w:val="16"/>
        </w:rPr>
        <w:t xml:space="preserve"> </w:t>
      </w:r>
      <w:proofErr w:type="spellStart"/>
      <w:r>
        <w:rPr>
          <w:sz w:val="16"/>
          <w:szCs w:val="16"/>
        </w:rPr>
        <w:t>Metallu</w:t>
      </w:r>
      <w:r>
        <w:rPr>
          <w:spacing w:val="-3"/>
          <w:sz w:val="16"/>
          <w:szCs w:val="16"/>
        </w:rPr>
        <w:t>r</w:t>
      </w:r>
      <w:r>
        <w:rPr>
          <w:sz w:val="16"/>
          <w:szCs w:val="16"/>
        </w:rPr>
        <w:t>gica</w:t>
      </w:r>
      <w:proofErr w:type="spellEnd"/>
      <w:r>
        <w:rPr>
          <w:spacing w:val="20"/>
          <w:sz w:val="16"/>
          <w:szCs w:val="16"/>
        </w:rPr>
        <w:t xml:space="preserve"> </w:t>
      </w:r>
      <w:r>
        <w:rPr>
          <w:sz w:val="16"/>
          <w:szCs w:val="16"/>
        </w:rPr>
        <w:t>38</w:t>
      </w:r>
      <w:r>
        <w:rPr>
          <w:spacing w:val="26"/>
          <w:sz w:val="16"/>
          <w:szCs w:val="16"/>
        </w:rPr>
        <w:t xml:space="preserve"> </w:t>
      </w:r>
      <w:r>
        <w:rPr>
          <w:sz w:val="16"/>
          <w:szCs w:val="16"/>
        </w:rPr>
        <w:t>(10)</w:t>
      </w:r>
      <w:r>
        <w:rPr>
          <w:spacing w:val="25"/>
          <w:sz w:val="16"/>
          <w:szCs w:val="16"/>
        </w:rPr>
        <w:t xml:space="preserve"> </w:t>
      </w:r>
      <w:r>
        <w:rPr>
          <w:sz w:val="16"/>
          <w:szCs w:val="16"/>
        </w:rPr>
        <w:t>(1990)</w:t>
      </w:r>
      <w:r>
        <w:rPr>
          <w:spacing w:val="24"/>
          <w:sz w:val="16"/>
          <w:szCs w:val="16"/>
        </w:rPr>
        <w:t xml:space="preserve"> </w:t>
      </w:r>
      <w:r>
        <w:rPr>
          <w:sz w:val="16"/>
          <w:szCs w:val="16"/>
        </w:rPr>
        <w:t>1789–</w:t>
      </w:r>
    </w:p>
    <w:p w:rsidR="00731615" w:rsidRDefault="00EE1D9C">
      <w:pPr>
        <w:ind w:left="365"/>
        <w:rPr>
          <w:sz w:val="16"/>
          <w:szCs w:val="16"/>
        </w:rPr>
      </w:pPr>
      <w:r>
        <w:rPr>
          <w:sz w:val="16"/>
          <w:szCs w:val="16"/>
        </w:rPr>
        <w:t>1802.</w:t>
      </w:r>
    </w:p>
    <w:p w:rsidR="00731615" w:rsidRDefault="00EE1D9C">
      <w:pPr>
        <w:spacing w:before="5" w:line="246" w:lineRule="auto"/>
        <w:ind w:left="365" w:right="85" w:hanging="365"/>
        <w:jc w:val="both"/>
        <w:rPr>
          <w:sz w:val="16"/>
          <w:szCs w:val="16"/>
        </w:rPr>
      </w:pPr>
      <w:r>
        <w:rPr>
          <w:sz w:val="16"/>
          <w:szCs w:val="16"/>
        </w:rPr>
        <w:t xml:space="preserve">[29] </w:t>
      </w:r>
      <w:r>
        <w:rPr>
          <w:spacing w:val="12"/>
          <w:sz w:val="16"/>
          <w:szCs w:val="16"/>
        </w:rPr>
        <w:t xml:space="preserve"> </w:t>
      </w:r>
      <w:r>
        <w:rPr>
          <w:sz w:val="16"/>
          <w:szCs w:val="16"/>
        </w:rPr>
        <w:t>J.</w:t>
      </w:r>
      <w:r>
        <w:rPr>
          <w:spacing w:val="4"/>
          <w:sz w:val="16"/>
          <w:szCs w:val="16"/>
        </w:rPr>
        <w:t xml:space="preserve"> </w:t>
      </w:r>
      <w:r>
        <w:rPr>
          <w:sz w:val="16"/>
          <w:szCs w:val="16"/>
        </w:rPr>
        <w:t>D.</w:t>
      </w:r>
      <w:r>
        <w:rPr>
          <w:spacing w:val="5"/>
          <w:sz w:val="16"/>
          <w:szCs w:val="16"/>
        </w:rPr>
        <w:t xml:space="preserve"> </w:t>
      </w:r>
      <w:r>
        <w:rPr>
          <w:sz w:val="16"/>
          <w:szCs w:val="16"/>
        </w:rPr>
        <w:t>Robson,</w:t>
      </w:r>
      <w:r>
        <w:rPr>
          <w:spacing w:val="3"/>
          <w:sz w:val="16"/>
          <w:szCs w:val="16"/>
        </w:rPr>
        <w:t xml:space="preserve"> </w:t>
      </w:r>
      <w:r>
        <w:rPr>
          <w:sz w:val="16"/>
          <w:szCs w:val="16"/>
        </w:rPr>
        <w:t>a.</w:t>
      </w:r>
      <w:r>
        <w:rPr>
          <w:spacing w:val="4"/>
          <w:sz w:val="16"/>
          <w:szCs w:val="16"/>
        </w:rPr>
        <w:t xml:space="preserve"> </w:t>
      </w:r>
      <w:r>
        <w:rPr>
          <w:sz w:val="16"/>
          <w:szCs w:val="16"/>
        </w:rPr>
        <w:t>Sull</w:t>
      </w:r>
      <w:r>
        <w:rPr>
          <w:spacing w:val="-4"/>
          <w:sz w:val="16"/>
          <w:szCs w:val="16"/>
        </w:rPr>
        <w:t>iv</w:t>
      </w:r>
      <w:r>
        <w:rPr>
          <w:sz w:val="16"/>
          <w:szCs w:val="16"/>
        </w:rPr>
        <w:t>an,</w:t>
      </w:r>
      <w:r>
        <w:rPr>
          <w:spacing w:val="2"/>
          <w:sz w:val="16"/>
          <w:szCs w:val="16"/>
        </w:rPr>
        <w:t xml:space="preserve"> </w:t>
      </w:r>
      <w:r>
        <w:rPr>
          <w:sz w:val="16"/>
          <w:szCs w:val="16"/>
        </w:rPr>
        <w:t>Process model</w:t>
      </w:r>
      <w:r>
        <w:rPr>
          <w:spacing w:val="2"/>
          <w:sz w:val="16"/>
          <w:szCs w:val="16"/>
        </w:rPr>
        <w:t xml:space="preserve"> </w:t>
      </w:r>
      <w:r>
        <w:rPr>
          <w:sz w:val="16"/>
          <w:szCs w:val="16"/>
        </w:rPr>
        <w:t>for</w:t>
      </w:r>
      <w:r>
        <w:rPr>
          <w:spacing w:val="3"/>
          <w:sz w:val="16"/>
          <w:szCs w:val="16"/>
        </w:rPr>
        <w:t xml:space="preserve"> </w:t>
      </w:r>
      <w:r>
        <w:rPr>
          <w:sz w:val="16"/>
          <w:szCs w:val="16"/>
        </w:rPr>
        <w:t>strength of</w:t>
      </w:r>
      <w:r>
        <w:rPr>
          <w:spacing w:val="5"/>
          <w:sz w:val="16"/>
          <w:szCs w:val="16"/>
        </w:rPr>
        <w:t xml:space="preserve"> </w:t>
      </w:r>
      <w:r>
        <w:rPr>
          <w:sz w:val="16"/>
          <w:szCs w:val="16"/>
        </w:rPr>
        <w:t>age</w:t>
      </w:r>
      <w:r>
        <w:rPr>
          <w:spacing w:val="3"/>
          <w:sz w:val="16"/>
          <w:szCs w:val="16"/>
        </w:rPr>
        <w:t xml:space="preserve"> </w:t>
      </w:r>
      <w:proofErr w:type="spellStart"/>
      <w:r>
        <w:rPr>
          <w:sz w:val="16"/>
          <w:szCs w:val="16"/>
        </w:rPr>
        <w:t>hardenable</w:t>
      </w:r>
      <w:proofErr w:type="spellEnd"/>
      <w:r>
        <w:rPr>
          <w:sz w:val="16"/>
          <w:szCs w:val="16"/>
        </w:rPr>
        <w:t xml:space="preserve"> </w:t>
      </w:r>
      <w:proofErr w:type="spellStart"/>
      <w:r>
        <w:rPr>
          <w:sz w:val="16"/>
          <w:szCs w:val="16"/>
        </w:rPr>
        <w:t>aluminium</w:t>
      </w:r>
      <w:proofErr w:type="spellEnd"/>
      <w:r>
        <w:rPr>
          <w:spacing w:val="-4"/>
          <w:sz w:val="16"/>
          <w:szCs w:val="16"/>
        </w:rPr>
        <w:t xml:space="preserve"> </w:t>
      </w:r>
      <w:r>
        <w:rPr>
          <w:sz w:val="16"/>
          <w:szCs w:val="16"/>
        </w:rPr>
        <w:t>all</w:t>
      </w:r>
      <w:r>
        <w:rPr>
          <w:spacing w:val="-2"/>
          <w:sz w:val="16"/>
          <w:szCs w:val="16"/>
        </w:rPr>
        <w:t>o</w:t>
      </w:r>
      <w:r>
        <w:rPr>
          <w:sz w:val="16"/>
          <w:szCs w:val="16"/>
        </w:rPr>
        <w:t>y welds, Materials</w:t>
      </w:r>
      <w:r>
        <w:rPr>
          <w:spacing w:val="-3"/>
          <w:sz w:val="16"/>
          <w:szCs w:val="16"/>
        </w:rPr>
        <w:t xml:space="preserve"> </w:t>
      </w:r>
      <w:r>
        <w:rPr>
          <w:sz w:val="16"/>
          <w:szCs w:val="16"/>
        </w:rPr>
        <w:t>Science</w:t>
      </w:r>
      <w:r>
        <w:rPr>
          <w:spacing w:val="-2"/>
          <w:sz w:val="16"/>
          <w:szCs w:val="16"/>
        </w:rPr>
        <w:t xml:space="preserve"> </w:t>
      </w:r>
      <w:r>
        <w:rPr>
          <w:sz w:val="16"/>
          <w:szCs w:val="16"/>
        </w:rPr>
        <w:t>and</w:t>
      </w:r>
      <w:r>
        <w:rPr>
          <w:spacing w:val="1"/>
          <w:sz w:val="16"/>
          <w:szCs w:val="16"/>
        </w:rPr>
        <w:t xml:space="preserve"> </w:t>
      </w:r>
      <w:r>
        <w:rPr>
          <w:spacing w:val="-11"/>
          <w:sz w:val="16"/>
          <w:szCs w:val="16"/>
        </w:rPr>
        <w:t>T</w:t>
      </w:r>
      <w:r>
        <w:rPr>
          <w:sz w:val="16"/>
          <w:szCs w:val="16"/>
        </w:rPr>
        <w:t>echnology</w:t>
      </w:r>
      <w:r>
        <w:rPr>
          <w:spacing w:val="-5"/>
          <w:sz w:val="16"/>
          <w:szCs w:val="16"/>
        </w:rPr>
        <w:t xml:space="preserve"> </w:t>
      </w:r>
      <w:r>
        <w:rPr>
          <w:sz w:val="16"/>
          <w:szCs w:val="16"/>
        </w:rPr>
        <w:t>22</w:t>
      </w:r>
      <w:r>
        <w:rPr>
          <w:spacing w:val="1"/>
          <w:sz w:val="16"/>
          <w:szCs w:val="16"/>
        </w:rPr>
        <w:t xml:space="preserve"> </w:t>
      </w:r>
      <w:r>
        <w:rPr>
          <w:sz w:val="16"/>
          <w:szCs w:val="16"/>
        </w:rPr>
        <w:t>(2)</w:t>
      </w:r>
      <w:r>
        <w:rPr>
          <w:spacing w:val="1"/>
          <w:sz w:val="16"/>
          <w:szCs w:val="16"/>
        </w:rPr>
        <w:t xml:space="preserve"> </w:t>
      </w:r>
      <w:r>
        <w:rPr>
          <w:sz w:val="16"/>
          <w:szCs w:val="16"/>
        </w:rPr>
        <w:t>(2006)</w:t>
      </w:r>
    </w:p>
    <w:p w:rsidR="00731615" w:rsidRDefault="00EE1D9C">
      <w:pPr>
        <w:ind w:left="365"/>
        <w:rPr>
          <w:sz w:val="16"/>
          <w:szCs w:val="16"/>
        </w:rPr>
      </w:pPr>
      <w:proofErr w:type="gramStart"/>
      <w:r>
        <w:rPr>
          <w:sz w:val="16"/>
          <w:szCs w:val="16"/>
        </w:rPr>
        <w:t>146–152.</w:t>
      </w:r>
      <w:proofErr w:type="gramEnd"/>
      <w:r>
        <w:rPr>
          <w:spacing w:val="11"/>
          <w:sz w:val="16"/>
          <w:szCs w:val="16"/>
        </w:rPr>
        <w:t xml:space="preserve"> </w:t>
      </w:r>
      <w:proofErr w:type="gramStart"/>
      <w:r>
        <w:rPr>
          <w:sz w:val="16"/>
          <w:szCs w:val="16"/>
        </w:rPr>
        <w:t>doi:</w:t>
      </w:r>
      <w:proofErr w:type="gramEnd"/>
      <w:r>
        <w:rPr>
          <w:sz w:val="16"/>
          <w:szCs w:val="16"/>
        </w:rPr>
        <w:t>10.1179/174328406X81603.</w:t>
      </w:r>
    </w:p>
    <w:p w:rsidR="00731615" w:rsidRDefault="00EE1D9C">
      <w:pPr>
        <w:spacing w:line="180" w:lineRule="exact"/>
        <w:ind w:left="365"/>
        <w:rPr>
          <w:rFonts w:ascii="BatangChe" w:eastAsia="BatangChe" w:hAnsi="BatangChe" w:cs="BatangChe"/>
          <w:sz w:val="16"/>
          <w:szCs w:val="16"/>
        </w:rPr>
      </w:pPr>
      <w:r>
        <w:rPr>
          <w:sz w:val="16"/>
          <w:szCs w:val="16"/>
        </w:rPr>
        <w:t xml:space="preserve">URL         </w:t>
      </w:r>
      <w:r>
        <w:rPr>
          <w:spacing w:val="39"/>
          <w:sz w:val="16"/>
          <w:szCs w:val="16"/>
        </w:rPr>
        <w:t xml:space="preserve"> </w:t>
      </w:r>
      <w:hyperlink r:id="rId39">
        <w:r>
          <w:rPr>
            <w:rFonts w:ascii="BatangChe" w:eastAsia="BatangChe" w:hAnsi="BatangChe" w:cs="BatangChe"/>
            <w:w w:val="105"/>
            <w:sz w:val="16"/>
            <w:szCs w:val="16"/>
          </w:rPr>
          <w:t>http://openurl.ingenta.com/content/</w:t>
        </w:r>
        <w:r>
          <w:rPr>
            <w:rFonts w:ascii="BatangChe" w:eastAsia="BatangChe" w:hAnsi="BatangChe" w:cs="BatangChe"/>
            <w:spacing w:val="1"/>
            <w:w w:val="105"/>
            <w:sz w:val="16"/>
            <w:szCs w:val="16"/>
          </w:rPr>
          <w:t>x</w:t>
        </w:r>
        <w:r>
          <w:rPr>
            <w:rFonts w:ascii="BatangChe" w:eastAsia="BatangChe" w:hAnsi="BatangChe" w:cs="BatangChe"/>
            <w:w w:val="105"/>
            <w:sz w:val="16"/>
            <w:szCs w:val="16"/>
          </w:rPr>
          <w:t>ref?genre=</w:t>
        </w:r>
      </w:hyperlink>
    </w:p>
    <w:p w:rsidR="00731615" w:rsidRDefault="00EE1D9C">
      <w:pPr>
        <w:spacing w:line="160" w:lineRule="exact"/>
        <w:ind w:left="365"/>
        <w:rPr>
          <w:rFonts w:ascii="BatangChe" w:eastAsia="BatangChe" w:hAnsi="BatangChe" w:cs="BatangChe"/>
          <w:sz w:val="16"/>
          <w:szCs w:val="16"/>
        </w:rPr>
      </w:pPr>
      <w:r>
        <w:rPr>
          <w:rFonts w:ascii="BatangChe" w:eastAsia="BatangChe" w:hAnsi="BatangChe" w:cs="BatangChe"/>
          <w:w w:val="105"/>
          <w:position w:val="-1"/>
          <w:sz w:val="16"/>
          <w:szCs w:val="16"/>
        </w:rPr>
        <w:t>article\&amp;</w:t>
      </w:r>
      <w:proofErr w:type="spellStart"/>
      <w:proofErr w:type="gramStart"/>
      <w:r>
        <w:rPr>
          <w:rFonts w:ascii="BatangChe" w:eastAsia="BatangChe" w:hAnsi="BatangChe" w:cs="BatangChe"/>
          <w:w w:val="105"/>
          <w:position w:val="-1"/>
          <w:sz w:val="16"/>
          <w:szCs w:val="16"/>
        </w:rPr>
        <w:t>issn</w:t>
      </w:r>
      <w:proofErr w:type="spellEnd"/>
      <w:r>
        <w:rPr>
          <w:rFonts w:ascii="BatangChe" w:eastAsia="BatangChe" w:hAnsi="BatangChe" w:cs="BatangChe"/>
          <w:w w:val="105"/>
          <w:position w:val="-1"/>
          <w:sz w:val="16"/>
          <w:szCs w:val="16"/>
        </w:rPr>
        <w:t>=</w:t>
      </w:r>
      <w:proofErr w:type="gramEnd"/>
      <w:r>
        <w:rPr>
          <w:rFonts w:ascii="BatangChe" w:eastAsia="BatangChe" w:hAnsi="BatangChe" w:cs="BatangChe"/>
          <w:w w:val="105"/>
          <w:position w:val="-1"/>
          <w:sz w:val="16"/>
          <w:szCs w:val="16"/>
        </w:rPr>
        <w:t>0267</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0836\&amp;volume=22\&amp;issue=2\&amp;</w:t>
      </w:r>
      <w:proofErr w:type="spellStart"/>
      <w:r>
        <w:rPr>
          <w:rFonts w:ascii="BatangChe" w:eastAsia="BatangChe" w:hAnsi="BatangChe" w:cs="BatangChe"/>
          <w:w w:val="105"/>
          <w:position w:val="-1"/>
          <w:sz w:val="16"/>
          <w:szCs w:val="16"/>
        </w:rPr>
        <w:t>spa</w:t>
      </w:r>
      <w:r>
        <w:rPr>
          <w:rFonts w:ascii="BatangChe" w:eastAsia="BatangChe" w:hAnsi="BatangChe" w:cs="BatangChe"/>
          <w:spacing w:val="1"/>
          <w:w w:val="105"/>
          <w:position w:val="-1"/>
          <w:sz w:val="16"/>
          <w:szCs w:val="16"/>
        </w:rPr>
        <w:t>g</w:t>
      </w:r>
      <w:r>
        <w:rPr>
          <w:rFonts w:ascii="BatangChe" w:eastAsia="BatangChe" w:hAnsi="BatangChe" w:cs="BatangChe"/>
          <w:w w:val="105"/>
          <w:position w:val="-1"/>
          <w:sz w:val="16"/>
          <w:szCs w:val="16"/>
        </w:rPr>
        <w:t>e</w:t>
      </w:r>
      <w:proofErr w:type="spellEnd"/>
      <w:r>
        <w:rPr>
          <w:rFonts w:ascii="BatangChe" w:eastAsia="BatangChe" w:hAnsi="BatangChe" w:cs="BatangChe"/>
          <w:w w:val="105"/>
          <w:position w:val="-1"/>
          <w:sz w:val="16"/>
          <w:szCs w:val="16"/>
        </w:rPr>
        <w:t>=146</w:t>
      </w:r>
    </w:p>
    <w:p w:rsidR="00731615" w:rsidRDefault="00EE1D9C">
      <w:pPr>
        <w:spacing w:before="17" w:line="246" w:lineRule="auto"/>
        <w:ind w:left="365" w:right="85" w:hanging="365"/>
        <w:jc w:val="both"/>
        <w:rPr>
          <w:sz w:val="16"/>
          <w:szCs w:val="16"/>
        </w:rPr>
      </w:pPr>
      <w:r>
        <w:rPr>
          <w:sz w:val="16"/>
          <w:szCs w:val="16"/>
        </w:rPr>
        <w:t xml:space="preserve">[30] </w:t>
      </w:r>
      <w:r>
        <w:rPr>
          <w:spacing w:val="17"/>
          <w:sz w:val="16"/>
          <w:szCs w:val="16"/>
        </w:rPr>
        <w:t xml:space="preserve"> </w:t>
      </w:r>
      <w:r>
        <w:rPr>
          <w:sz w:val="16"/>
          <w:szCs w:val="16"/>
        </w:rPr>
        <w:t>a.</w:t>
      </w:r>
      <w:r>
        <w:rPr>
          <w:spacing w:val="3"/>
          <w:sz w:val="16"/>
          <w:szCs w:val="16"/>
        </w:rPr>
        <w:t xml:space="preserve"> </w:t>
      </w:r>
      <w:r>
        <w:rPr>
          <w:sz w:val="16"/>
          <w:szCs w:val="16"/>
        </w:rPr>
        <w:t>Sull</w:t>
      </w:r>
      <w:r>
        <w:rPr>
          <w:spacing w:val="-4"/>
          <w:sz w:val="16"/>
          <w:szCs w:val="16"/>
        </w:rPr>
        <w:t>iv</w:t>
      </w:r>
      <w:r>
        <w:rPr>
          <w:sz w:val="16"/>
          <w:szCs w:val="16"/>
        </w:rPr>
        <w:t>an,</w:t>
      </w:r>
      <w:r>
        <w:rPr>
          <w:spacing w:val="-1"/>
          <w:sz w:val="16"/>
          <w:szCs w:val="16"/>
        </w:rPr>
        <w:t xml:space="preserve"> </w:t>
      </w:r>
      <w:r>
        <w:rPr>
          <w:sz w:val="16"/>
          <w:szCs w:val="16"/>
        </w:rPr>
        <w:t>C.</w:t>
      </w:r>
      <w:r>
        <w:rPr>
          <w:spacing w:val="3"/>
          <w:sz w:val="16"/>
          <w:szCs w:val="16"/>
        </w:rPr>
        <w:t xml:space="preserve"> </w:t>
      </w:r>
      <w:r>
        <w:rPr>
          <w:sz w:val="16"/>
          <w:szCs w:val="16"/>
        </w:rPr>
        <w:t>Derr</w:t>
      </w:r>
      <w:r>
        <w:rPr>
          <w:spacing w:val="-10"/>
          <w:sz w:val="16"/>
          <w:szCs w:val="16"/>
        </w:rPr>
        <w:t>y</w:t>
      </w:r>
      <w:r>
        <w:rPr>
          <w:sz w:val="16"/>
          <w:szCs w:val="16"/>
        </w:rPr>
        <w:t>,</w:t>
      </w:r>
      <w:r>
        <w:rPr>
          <w:spacing w:val="1"/>
          <w:sz w:val="16"/>
          <w:szCs w:val="16"/>
        </w:rPr>
        <w:t xml:space="preserve"> </w:t>
      </w:r>
      <w:r>
        <w:rPr>
          <w:sz w:val="16"/>
          <w:szCs w:val="16"/>
        </w:rPr>
        <w:t>J.</w:t>
      </w:r>
      <w:r>
        <w:rPr>
          <w:spacing w:val="3"/>
          <w:sz w:val="16"/>
          <w:szCs w:val="16"/>
        </w:rPr>
        <w:t xml:space="preserve"> </w:t>
      </w:r>
      <w:r>
        <w:rPr>
          <w:sz w:val="16"/>
          <w:szCs w:val="16"/>
        </w:rPr>
        <w:t>Robson, I.</w:t>
      </w:r>
      <w:r>
        <w:rPr>
          <w:spacing w:val="3"/>
          <w:sz w:val="16"/>
          <w:szCs w:val="16"/>
        </w:rPr>
        <w:t xml:space="preserve"> </w:t>
      </w:r>
      <w:proofErr w:type="spellStart"/>
      <w:r>
        <w:rPr>
          <w:sz w:val="16"/>
          <w:szCs w:val="16"/>
        </w:rPr>
        <w:t>Hors</w:t>
      </w:r>
      <w:r>
        <w:rPr>
          <w:spacing w:val="-2"/>
          <w:sz w:val="16"/>
          <w:szCs w:val="16"/>
        </w:rPr>
        <w:t>f</w:t>
      </w:r>
      <w:r>
        <w:rPr>
          <w:sz w:val="16"/>
          <w:szCs w:val="16"/>
        </w:rPr>
        <w:t>all</w:t>
      </w:r>
      <w:proofErr w:type="spellEnd"/>
      <w:r>
        <w:rPr>
          <w:sz w:val="16"/>
          <w:szCs w:val="16"/>
        </w:rPr>
        <w:t>,</w:t>
      </w:r>
      <w:r>
        <w:rPr>
          <w:spacing w:val="-1"/>
          <w:sz w:val="16"/>
          <w:szCs w:val="16"/>
        </w:rPr>
        <w:t xml:space="preserve"> </w:t>
      </w:r>
      <w:r>
        <w:rPr>
          <w:spacing w:val="-18"/>
          <w:sz w:val="16"/>
          <w:szCs w:val="16"/>
        </w:rPr>
        <w:t>P</w:t>
      </w:r>
      <w:r>
        <w:rPr>
          <w:sz w:val="16"/>
          <w:szCs w:val="16"/>
        </w:rPr>
        <w:t>.</w:t>
      </w:r>
      <w:r>
        <w:rPr>
          <w:spacing w:val="3"/>
          <w:sz w:val="16"/>
          <w:szCs w:val="16"/>
        </w:rPr>
        <w:t xml:space="preserve"> </w:t>
      </w:r>
      <w:proofErr w:type="spellStart"/>
      <w:r>
        <w:rPr>
          <w:sz w:val="16"/>
          <w:szCs w:val="16"/>
        </w:rPr>
        <w:t>Prangnell</w:t>
      </w:r>
      <w:proofErr w:type="spellEnd"/>
      <w:r>
        <w:rPr>
          <w:sz w:val="16"/>
          <w:szCs w:val="16"/>
        </w:rPr>
        <w:t>,</w:t>
      </w:r>
      <w:r>
        <w:rPr>
          <w:spacing w:val="-2"/>
          <w:sz w:val="16"/>
          <w:szCs w:val="16"/>
        </w:rPr>
        <w:t xml:space="preserve"> </w:t>
      </w:r>
      <w:r>
        <w:rPr>
          <w:sz w:val="16"/>
          <w:szCs w:val="16"/>
        </w:rPr>
        <w:t>Microstructure simulation and</w:t>
      </w:r>
      <w:r>
        <w:rPr>
          <w:spacing w:val="4"/>
          <w:sz w:val="16"/>
          <w:szCs w:val="16"/>
        </w:rPr>
        <w:t xml:space="preserve"> </w:t>
      </w:r>
      <w:r>
        <w:rPr>
          <w:sz w:val="16"/>
          <w:szCs w:val="16"/>
        </w:rPr>
        <w:t>ballistic</w:t>
      </w:r>
      <w:r>
        <w:rPr>
          <w:spacing w:val="2"/>
          <w:sz w:val="16"/>
          <w:szCs w:val="16"/>
        </w:rPr>
        <w:t xml:space="preserve"> </w:t>
      </w:r>
      <w:proofErr w:type="spellStart"/>
      <w:r>
        <w:rPr>
          <w:sz w:val="16"/>
          <w:szCs w:val="16"/>
        </w:rPr>
        <w:t>beh</w:t>
      </w:r>
      <w:r>
        <w:rPr>
          <w:spacing w:val="-3"/>
          <w:sz w:val="16"/>
          <w:szCs w:val="16"/>
        </w:rPr>
        <w:t>a</w:t>
      </w:r>
      <w:r>
        <w:rPr>
          <w:sz w:val="16"/>
          <w:szCs w:val="16"/>
        </w:rPr>
        <w:t>viour</w:t>
      </w:r>
      <w:proofErr w:type="spellEnd"/>
      <w:r>
        <w:rPr>
          <w:sz w:val="16"/>
          <w:szCs w:val="16"/>
        </w:rPr>
        <w:t xml:space="preserve"> of</w:t>
      </w:r>
      <w:r>
        <w:rPr>
          <w:spacing w:val="5"/>
          <w:sz w:val="16"/>
          <w:szCs w:val="16"/>
        </w:rPr>
        <w:t xml:space="preserve"> </w:t>
      </w:r>
      <w:r>
        <w:rPr>
          <w:sz w:val="16"/>
          <w:szCs w:val="16"/>
        </w:rPr>
        <w:t>weld</w:t>
      </w:r>
      <w:r>
        <w:rPr>
          <w:spacing w:val="4"/>
          <w:sz w:val="16"/>
          <w:szCs w:val="16"/>
        </w:rPr>
        <w:t xml:space="preserve"> </w:t>
      </w:r>
      <w:r>
        <w:rPr>
          <w:sz w:val="16"/>
          <w:szCs w:val="16"/>
        </w:rPr>
        <w:t>zones</w:t>
      </w:r>
      <w:r>
        <w:rPr>
          <w:spacing w:val="3"/>
          <w:sz w:val="16"/>
          <w:szCs w:val="16"/>
        </w:rPr>
        <w:t xml:space="preserve"> </w:t>
      </w:r>
      <w:r>
        <w:rPr>
          <w:sz w:val="16"/>
          <w:szCs w:val="16"/>
        </w:rPr>
        <w:t>in</w:t>
      </w:r>
      <w:r>
        <w:rPr>
          <w:spacing w:val="5"/>
          <w:sz w:val="16"/>
          <w:szCs w:val="16"/>
        </w:rPr>
        <w:t xml:space="preserve"> </w:t>
      </w:r>
      <w:r>
        <w:rPr>
          <w:sz w:val="16"/>
          <w:szCs w:val="16"/>
        </w:rPr>
        <w:t>friction</w:t>
      </w:r>
      <w:r>
        <w:rPr>
          <w:spacing w:val="2"/>
          <w:sz w:val="16"/>
          <w:szCs w:val="16"/>
        </w:rPr>
        <w:t xml:space="preserve"> </w:t>
      </w:r>
      <w:r>
        <w:rPr>
          <w:sz w:val="16"/>
          <w:szCs w:val="16"/>
        </w:rPr>
        <w:t>stir</w:t>
      </w:r>
      <w:r>
        <w:rPr>
          <w:spacing w:val="5"/>
          <w:sz w:val="16"/>
          <w:szCs w:val="16"/>
        </w:rPr>
        <w:t xml:space="preserve"> </w:t>
      </w:r>
      <w:r>
        <w:rPr>
          <w:sz w:val="16"/>
          <w:szCs w:val="16"/>
        </w:rPr>
        <w:t>welds</w:t>
      </w:r>
      <w:r>
        <w:rPr>
          <w:spacing w:val="3"/>
          <w:sz w:val="16"/>
          <w:szCs w:val="16"/>
        </w:rPr>
        <w:t xml:space="preserve"> </w:t>
      </w:r>
      <w:r>
        <w:rPr>
          <w:sz w:val="16"/>
          <w:szCs w:val="16"/>
        </w:rPr>
        <w:t>in high strength</w:t>
      </w:r>
      <w:r>
        <w:rPr>
          <w:spacing w:val="-1"/>
          <w:sz w:val="16"/>
          <w:szCs w:val="16"/>
        </w:rPr>
        <w:t xml:space="preserve"> </w:t>
      </w:r>
      <w:proofErr w:type="spellStart"/>
      <w:r>
        <w:rPr>
          <w:sz w:val="16"/>
          <w:szCs w:val="16"/>
        </w:rPr>
        <w:t>aluminium</w:t>
      </w:r>
      <w:proofErr w:type="spellEnd"/>
      <w:r>
        <w:rPr>
          <w:spacing w:val="-4"/>
          <w:sz w:val="16"/>
          <w:szCs w:val="16"/>
        </w:rPr>
        <w:t xml:space="preserve"> </w:t>
      </w:r>
      <w:r>
        <w:rPr>
          <w:sz w:val="16"/>
          <w:szCs w:val="16"/>
        </w:rPr>
        <w:t>7xxx plate, Materials</w:t>
      </w:r>
      <w:r>
        <w:rPr>
          <w:spacing w:val="-3"/>
          <w:sz w:val="16"/>
          <w:szCs w:val="16"/>
        </w:rPr>
        <w:t xml:space="preserve"> </w:t>
      </w:r>
      <w:r>
        <w:rPr>
          <w:sz w:val="16"/>
          <w:szCs w:val="16"/>
        </w:rPr>
        <w:t>Science</w:t>
      </w:r>
      <w:r>
        <w:rPr>
          <w:spacing w:val="-1"/>
          <w:sz w:val="16"/>
          <w:szCs w:val="16"/>
        </w:rPr>
        <w:t xml:space="preserve"> </w:t>
      </w:r>
      <w:r>
        <w:rPr>
          <w:sz w:val="16"/>
          <w:szCs w:val="16"/>
        </w:rPr>
        <w:t>and</w:t>
      </w:r>
      <w:r>
        <w:rPr>
          <w:spacing w:val="1"/>
          <w:sz w:val="16"/>
          <w:szCs w:val="16"/>
        </w:rPr>
        <w:t xml:space="preserve"> </w:t>
      </w:r>
      <w:r>
        <w:rPr>
          <w:sz w:val="16"/>
          <w:szCs w:val="16"/>
        </w:rPr>
        <w:t>Engineering: A</w:t>
      </w:r>
      <w:r>
        <w:rPr>
          <w:spacing w:val="-1"/>
          <w:sz w:val="16"/>
          <w:szCs w:val="16"/>
        </w:rPr>
        <w:t xml:space="preserve"> </w:t>
      </w:r>
      <w:r>
        <w:rPr>
          <w:sz w:val="16"/>
          <w:szCs w:val="16"/>
        </w:rPr>
        <w:t>528</w:t>
      </w:r>
      <w:r>
        <w:rPr>
          <w:spacing w:val="-2"/>
          <w:sz w:val="16"/>
          <w:szCs w:val="16"/>
        </w:rPr>
        <w:t xml:space="preserve"> </w:t>
      </w:r>
      <w:r>
        <w:rPr>
          <w:sz w:val="16"/>
          <w:szCs w:val="16"/>
        </w:rPr>
        <w:t>(9)</w:t>
      </w:r>
      <w:r>
        <w:rPr>
          <w:spacing w:val="-2"/>
          <w:sz w:val="16"/>
          <w:szCs w:val="16"/>
        </w:rPr>
        <w:t xml:space="preserve"> </w:t>
      </w:r>
      <w:r>
        <w:rPr>
          <w:sz w:val="16"/>
          <w:szCs w:val="16"/>
        </w:rPr>
        <w:t>(2011)</w:t>
      </w:r>
      <w:r>
        <w:rPr>
          <w:spacing w:val="-4"/>
          <w:sz w:val="16"/>
          <w:szCs w:val="16"/>
        </w:rPr>
        <w:t xml:space="preserve"> </w:t>
      </w:r>
      <w:r>
        <w:rPr>
          <w:sz w:val="16"/>
          <w:szCs w:val="16"/>
        </w:rPr>
        <w:t>3409–3422.</w:t>
      </w:r>
      <w:r>
        <w:rPr>
          <w:spacing w:val="9"/>
          <w:sz w:val="16"/>
          <w:szCs w:val="16"/>
        </w:rPr>
        <w:t xml:space="preserve"> </w:t>
      </w:r>
      <w:r>
        <w:rPr>
          <w:sz w:val="16"/>
          <w:szCs w:val="16"/>
        </w:rPr>
        <w:t>doi:10.1016/j.msea.2011.01.019.</w:t>
      </w:r>
    </w:p>
    <w:p w:rsidR="00731615" w:rsidRDefault="00EE1D9C">
      <w:pPr>
        <w:spacing w:line="180" w:lineRule="exact"/>
        <w:ind w:left="365"/>
        <w:rPr>
          <w:rFonts w:ascii="BatangChe" w:eastAsia="BatangChe" w:hAnsi="BatangChe" w:cs="BatangChe"/>
          <w:sz w:val="16"/>
          <w:szCs w:val="16"/>
        </w:rPr>
      </w:pPr>
      <w:r>
        <w:rPr>
          <w:sz w:val="16"/>
          <w:szCs w:val="16"/>
        </w:rPr>
        <w:t xml:space="preserve">URL              </w:t>
      </w:r>
      <w:r>
        <w:rPr>
          <w:spacing w:val="8"/>
          <w:sz w:val="16"/>
          <w:szCs w:val="16"/>
        </w:rPr>
        <w:t xml:space="preserve"> </w:t>
      </w:r>
      <w:hyperlink r:id="rId40">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p>
    <w:p w:rsidR="00731615" w:rsidRDefault="00EE1D9C">
      <w:pPr>
        <w:spacing w:line="160" w:lineRule="exact"/>
        <w:ind w:left="365"/>
        <w:rPr>
          <w:rFonts w:ascii="BatangChe" w:eastAsia="BatangChe" w:hAnsi="BatangChe" w:cs="BatangChe"/>
          <w:sz w:val="16"/>
          <w:szCs w:val="16"/>
        </w:rPr>
      </w:pPr>
      <w:r>
        <w:rPr>
          <w:rFonts w:ascii="BatangChe" w:eastAsia="BatangChe" w:hAnsi="BatangChe" w:cs="BatangChe"/>
          <w:w w:val="105"/>
          <w:position w:val="-1"/>
          <w:sz w:val="16"/>
          <w:szCs w:val="16"/>
        </w:rPr>
        <w:t>S092150931100027X</w:t>
      </w:r>
    </w:p>
    <w:p w:rsidR="00731615" w:rsidRDefault="00EE1D9C">
      <w:pPr>
        <w:spacing w:before="17" w:line="246" w:lineRule="auto"/>
        <w:ind w:left="365" w:right="85" w:hanging="365"/>
        <w:jc w:val="both"/>
        <w:rPr>
          <w:sz w:val="16"/>
          <w:szCs w:val="16"/>
        </w:rPr>
      </w:pPr>
      <w:r>
        <w:rPr>
          <w:sz w:val="16"/>
          <w:szCs w:val="16"/>
        </w:rPr>
        <w:t xml:space="preserve">[31] </w:t>
      </w:r>
      <w:r>
        <w:rPr>
          <w:spacing w:val="17"/>
          <w:sz w:val="16"/>
          <w:szCs w:val="16"/>
        </w:rPr>
        <w:t xml:space="preserve"> </w:t>
      </w:r>
      <w:r>
        <w:rPr>
          <w:sz w:val="16"/>
          <w:szCs w:val="16"/>
        </w:rPr>
        <w:t>K.</w:t>
      </w:r>
      <w:r>
        <w:rPr>
          <w:spacing w:val="-7"/>
          <w:sz w:val="16"/>
          <w:szCs w:val="16"/>
        </w:rPr>
        <w:t xml:space="preserve"> </w:t>
      </w:r>
      <w:proofErr w:type="spellStart"/>
      <w:r>
        <w:rPr>
          <w:sz w:val="16"/>
          <w:szCs w:val="16"/>
        </w:rPr>
        <w:t>Jata</w:t>
      </w:r>
      <w:proofErr w:type="spellEnd"/>
      <w:r>
        <w:rPr>
          <w:sz w:val="16"/>
          <w:szCs w:val="16"/>
        </w:rPr>
        <w:t>,</w:t>
      </w:r>
      <w:r>
        <w:rPr>
          <w:spacing w:val="-7"/>
          <w:sz w:val="16"/>
          <w:szCs w:val="16"/>
        </w:rPr>
        <w:t xml:space="preserve"> </w:t>
      </w:r>
      <w:r>
        <w:rPr>
          <w:sz w:val="16"/>
          <w:szCs w:val="16"/>
        </w:rPr>
        <w:t>S.</w:t>
      </w:r>
      <w:r>
        <w:rPr>
          <w:spacing w:val="-6"/>
          <w:sz w:val="16"/>
          <w:szCs w:val="16"/>
        </w:rPr>
        <w:t xml:space="preserve"> </w:t>
      </w:r>
      <w:proofErr w:type="spellStart"/>
      <w:r>
        <w:rPr>
          <w:sz w:val="16"/>
          <w:szCs w:val="16"/>
        </w:rPr>
        <w:t>Semiatin</w:t>
      </w:r>
      <w:proofErr w:type="spellEnd"/>
      <w:r>
        <w:rPr>
          <w:sz w:val="16"/>
          <w:szCs w:val="16"/>
        </w:rPr>
        <w:t>,</w:t>
      </w:r>
      <w:r>
        <w:rPr>
          <w:spacing w:val="-10"/>
          <w:sz w:val="16"/>
          <w:szCs w:val="16"/>
        </w:rPr>
        <w:t xml:space="preserve"> </w:t>
      </w:r>
      <w:r>
        <w:rPr>
          <w:sz w:val="16"/>
          <w:szCs w:val="16"/>
        </w:rPr>
        <w:t>Continuous</w:t>
      </w:r>
      <w:r>
        <w:rPr>
          <w:spacing w:val="-12"/>
          <w:sz w:val="16"/>
          <w:szCs w:val="16"/>
        </w:rPr>
        <w:t xml:space="preserve"> </w:t>
      </w:r>
      <w:r>
        <w:rPr>
          <w:sz w:val="16"/>
          <w:szCs w:val="16"/>
        </w:rPr>
        <w:t>dynamic</w:t>
      </w:r>
      <w:r>
        <w:rPr>
          <w:spacing w:val="-10"/>
          <w:sz w:val="16"/>
          <w:szCs w:val="16"/>
        </w:rPr>
        <w:t xml:space="preserve"> </w:t>
      </w:r>
      <w:proofErr w:type="spellStart"/>
      <w:r>
        <w:rPr>
          <w:sz w:val="16"/>
          <w:szCs w:val="16"/>
        </w:rPr>
        <w:t>recrystallization</w:t>
      </w:r>
      <w:proofErr w:type="spellEnd"/>
      <w:r>
        <w:rPr>
          <w:spacing w:val="-15"/>
          <w:sz w:val="16"/>
          <w:szCs w:val="16"/>
        </w:rPr>
        <w:t xml:space="preserve"> </w:t>
      </w:r>
      <w:r>
        <w:rPr>
          <w:sz w:val="16"/>
          <w:szCs w:val="16"/>
        </w:rPr>
        <w:t>during</w:t>
      </w:r>
      <w:r>
        <w:rPr>
          <w:spacing w:val="-9"/>
          <w:sz w:val="16"/>
          <w:szCs w:val="16"/>
        </w:rPr>
        <w:t xml:space="preserve"> </w:t>
      </w:r>
      <w:r>
        <w:rPr>
          <w:sz w:val="16"/>
          <w:szCs w:val="16"/>
        </w:rPr>
        <w:t>friction stir</w:t>
      </w:r>
      <w:r>
        <w:rPr>
          <w:spacing w:val="5"/>
          <w:sz w:val="16"/>
          <w:szCs w:val="16"/>
        </w:rPr>
        <w:t xml:space="preserve"> </w:t>
      </w:r>
      <w:r>
        <w:rPr>
          <w:sz w:val="16"/>
          <w:szCs w:val="16"/>
        </w:rPr>
        <w:t>welding</w:t>
      </w:r>
      <w:r>
        <w:rPr>
          <w:spacing w:val="1"/>
          <w:sz w:val="16"/>
          <w:szCs w:val="16"/>
        </w:rPr>
        <w:t xml:space="preserve"> </w:t>
      </w:r>
      <w:r>
        <w:rPr>
          <w:sz w:val="16"/>
          <w:szCs w:val="16"/>
        </w:rPr>
        <w:t>of</w:t>
      </w:r>
      <w:r>
        <w:rPr>
          <w:spacing w:val="5"/>
          <w:sz w:val="16"/>
          <w:szCs w:val="16"/>
        </w:rPr>
        <w:t xml:space="preserve"> </w:t>
      </w:r>
      <w:r>
        <w:rPr>
          <w:sz w:val="16"/>
          <w:szCs w:val="16"/>
        </w:rPr>
        <w:t>high</w:t>
      </w:r>
      <w:r>
        <w:rPr>
          <w:spacing w:val="4"/>
          <w:sz w:val="16"/>
          <w:szCs w:val="16"/>
        </w:rPr>
        <w:t xml:space="preserve"> </w:t>
      </w:r>
      <w:r>
        <w:rPr>
          <w:sz w:val="16"/>
          <w:szCs w:val="16"/>
        </w:rPr>
        <w:t>strength</w:t>
      </w:r>
      <w:r>
        <w:rPr>
          <w:spacing w:val="1"/>
          <w:sz w:val="16"/>
          <w:szCs w:val="16"/>
        </w:rPr>
        <w:t xml:space="preserve"> </w:t>
      </w:r>
      <w:r>
        <w:rPr>
          <w:sz w:val="16"/>
          <w:szCs w:val="16"/>
        </w:rPr>
        <w:t>aluminum all</w:t>
      </w:r>
      <w:r>
        <w:rPr>
          <w:spacing w:val="-2"/>
          <w:sz w:val="16"/>
          <w:szCs w:val="16"/>
        </w:rPr>
        <w:t>o</w:t>
      </w:r>
      <w:r>
        <w:rPr>
          <w:sz w:val="16"/>
          <w:szCs w:val="16"/>
        </w:rPr>
        <w:t>ys,</w:t>
      </w:r>
      <w:r>
        <w:rPr>
          <w:spacing w:val="4"/>
          <w:sz w:val="16"/>
          <w:szCs w:val="16"/>
        </w:rPr>
        <w:t xml:space="preserve"> </w:t>
      </w:r>
      <w:proofErr w:type="spellStart"/>
      <w:r>
        <w:rPr>
          <w:sz w:val="16"/>
          <w:szCs w:val="16"/>
        </w:rPr>
        <w:t>Scripta</w:t>
      </w:r>
      <w:proofErr w:type="spellEnd"/>
      <w:r>
        <w:rPr>
          <w:spacing w:val="2"/>
          <w:sz w:val="16"/>
          <w:szCs w:val="16"/>
        </w:rPr>
        <w:t xml:space="preserve"> </w:t>
      </w:r>
      <w:proofErr w:type="spellStart"/>
      <w:r>
        <w:rPr>
          <w:sz w:val="16"/>
          <w:szCs w:val="16"/>
        </w:rPr>
        <w:t>Materialia</w:t>
      </w:r>
      <w:proofErr w:type="spellEnd"/>
      <w:r>
        <w:rPr>
          <w:sz w:val="16"/>
          <w:szCs w:val="16"/>
        </w:rPr>
        <w:t xml:space="preserve"> 43</w:t>
      </w:r>
      <w:r>
        <w:rPr>
          <w:spacing w:val="5"/>
          <w:sz w:val="16"/>
          <w:szCs w:val="16"/>
        </w:rPr>
        <w:t xml:space="preserve"> </w:t>
      </w:r>
      <w:r>
        <w:rPr>
          <w:sz w:val="16"/>
          <w:szCs w:val="16"/>
        </w:rPr>
        <w:t>(8) (2000)</w:t>
      </w:r>
      <w:r>
        <w:rPr>
          <w:spacing w:val="-4"/>
          <w:sz w:val="16"/>
          <w:szCs w:val="16"/>
        </w:rPr>
        <w:t xml:space="preserve"> </w:t>
      </w:r>
      <w:r>
        <w:rPr>
          <w:sz w:val="16"/>
          <w:szCs w:val="16"/>
        </w:rPr>
        <w:t>743–749.</w:t>
      </w:r>
      <w:r>
        <w:rPr>
          <w:spacing w:val="11"/>
          <w:sz w:val="16"/>
          <w:szCs w:val="16"/>
        </w:rPr>
        <w:t xml:space="preserve"> </w:t>
      </w:r>
      <w:proofErr w:type="gramStart"/>
      <w:r>
        <w:rPr>
          <w:sz w:val="16"/>
          <w:szCs w:val="16"/>
        </w:rPr>
        <w:t>doi:</w:t>
      </w:r>
      <w:proofErr w:type="gramEnd"/>
      <w:r>
        <w:rPr>
          <w:sz w:val="16"/>
          <w:szCs w:val="16"/>
        </w:rPr>
        <w:t>10.1016/S1359-6462(00)00480-2.</w:t>
      </w:r>
    </w:p>
    <w:p w:rsidR="00731615" w:rsidRDefault="00EE1D9C">
      <w:pPr>
        <w:spacing w:line="180" w:lineRule="exact"/>
        <w:ind w:left="365"/>
        <w:rPr>
          <w:rFonts w:ascii="BatangChe" w:eastAsia="BatangChe" w:hAnsi="BatangChe" w:cs="BatangChe"/>
          <w:sz w:val="16"/>
          <w:szCs w:val="16"/>
        </w:rPr>
      </w:pPr>
      <w:r>
        <w:rPr>
          <w:sz w:val="16"/>
          <w:szCs w:val="16"/>
        </w:rPr>
        <w:t xml:space="preserve">URL              </w:t>
      </w:r>
      <w:r>
        <w:rPr>
          <w:spacing w:val="8"/>
          <w:sz w:val="16"/>
          <w:szCs w:val="16"/>
        </w:rPr>
        <w:t xml:space="preserve"> </w:t>
      </w:r>
      <w:hyperlink r:id="rId41">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p>
    <w:p w:rsidR="00731615" w:rsidRDefault="00EE1D9C">
      <w:pPr>
        <w:spacing w:line="160" w:lineRule="exact"/>
        <w:ind w:left="365"/>
        <w:rPr>
          <w:rFonts w:ascii="BatangChe" w:eastAsia="BatangChe" w:hAnsi="BatangChe" w:cs="BatangChe"/>
          <w:sz w:val="16"/>
          <w:szCs w:val="16"/>
        </w:rPr>
      </w:pPr>
      <w:r>
        <w:rPr>
          <w:rFonts w:ascii="BatangChe" w:eastAsia="BatangChe" w:hAnsi="BatangChe" w:cs="BatangChe"/>
          <w:w w:val="105"/>
          <w:position w:val="-1"/>
          <w:sz w:val="16"/>
          <w:szCs w:val="16"/>
        </w:rPr>
        <w:t>S1359646200004802</w:t>
      </w:r>
    </w:p>
    <w:p w:rsidR="00731615" w:rsidRDefault="00EE1D9C">
      <w:pPr>
        <w:tabs>
          <w:tab w:val="left" w:pos="1280"/>
        </w:tabs>
        <w:spacing w:before="14" w:line="180" w:lineRule="exact"/>
        <w:ind w:left="365" w:right="80" w:hanging="365"/>
        <w:jc w:val="both"/>
        <w:rPr>
          <w:rFonts w:ascii="BatangChe" w:eastAsia="BatangChe" w:hAnsi="BatangChe" w:cs="BatangChe"/>
          <w:sz w:val="16"/>
          <w:szCs w:val="16"/>
        </w:rPr>
      </w:pPr>
      <w:r>
        <w:rPr>
          <w:sz w:val="16"/>
          <w:szCs w:val="16"/>
        </w:rPr>
        <w:t>[32</w:t>
      </w:r>
      <w:proofErr w:type="gramStart"/>
      <w:r>
        <w:rPr>
          <w:sz w:val="16"/>
          <w:szCs w:val="16"/>
        </w:rPr>
        <w:t xml:space="preserve">] </w:t>
      </w:r>
      <w:r>
        <w:rPr>
          <w:spacing w:val="17"/>
          <w:sz w:val="16"/>
          <w:szCs w:val="16"/>
        </w:rPr>
        <w:t xml:space="preserve"> </w:t>
      </w:r>
      <w:r>
        <w:rPr>
          <w:spacing w:val="-21"/>
          <w:sz w:val="16"/>
          <w:szCs w:val="16"/>
        </w:rPr>
        <w:t>V</w:t>
      </w:r>
      <w:proofErr w:type="gramEnd"/>
      <w:r>
        <w:rPr>
          <w:sz w:val="16"/>
          <w:szCs w:val="16"/>
        </w:rPr>
        <w:t>.</w:t>
      </w:r>
      <w:r>
        <w:rPr>
          <w:spacing w:val="16"/>
          <w:sz w:val="16"/>
          <w:szCs w:val="16"/>
        </w:rPr>
        <w:t xml:space="preserve"> </w:t>
      </w:r>
      <w:proofErr w:type="spellStart"/>
      <w:r>
        <w:rPr>
          <w:sz w:val="16"/>
          <w:szCs w:val="16"/>
        </w:rPr>
        <w:t>Balden</w:t>
      </w:r>
      <w:proofErr w:type="spellEnd"/>
      <w:r>
        <w:rPr>
          <w:sz w:val="16"/>
          <w:szCs w:val="16"/>
        </w:rPr>
        <w:t>,</w:t>
      </w:r>
      <w:r>
        <w:rPr>
          <w:spacing w:val="18"/>
          <w:sz w:val="16"/>
          <w:szCs w:val="16"/>
        </w:rPr>
        <w:t xml:space="preserve"> </w:t>
      </w:r>
      <w:r>
        <w:rPr>
          <w:sz w:val="16"/>
          <w:szCs w:val="16"/>
        </w:rPr>
        <w:t>G.</w:t>
      </w:r>
      <w:r>
        <w:rPr>
          <w:spacing w:val="16"/>
          <w:sz w:val="16"/>
          <w:szCs w:val="16"/>
        </w:rPr>
        <w:t xml:space="preserve"> </w:t>
      </w:r>
      <w:proofErr w:type="spellStart"/>
      <w:r>
        <w:rPr>
          <w:sz w:val="16"/>
          <w:szCs w:val="16"/>
        </w:rPr>
        <w:t>Nurick</w:t>
      </w:r>
      <w:proofErr w:type="spellEnd"/>
      <w:r>
        <w:rPr>
          <w:sz w:val="16"/>
          <w:szCs w:val="16"/>
        </w:rPr>
        <w:t>,</w:t>
      </w:r>
      <w:r>
        <w:rPr>
          <w:spacing w:val="18"/>
          <w:sz w:val="16"/>
          <w:szCs w:val="16"/>
        </w:rPr>
        <w:t xml:space="preserve"> </w:t>
      </w:r>
      <w:r>
        <w:rPr>
          <w:sz w:val="16"/>
          <w:szCs w:val="16"/>
        </w:rPr>
        <w:t>Numerical</w:t>
      </w:r>
      <w:r>
        <w:rPr>
          <w:spacing w:val="11"/>
          <w:sz w:val="16"/>
          <w:szCs w:val="16"/>
        </w:rPr>
        <w:t xml:space="preserve"> </w:t>
      </w:r>
      <w:r>
        <w:rPr>
          <w:sz w:val="16"/>
          <w:szCs w:val="16"/>
        </w:rPr>
        <w:t>simulation</w:t>
      </w:r>
      <w:r>
        <w:rPr>
          <w:spacing w:val="11"/>
          <w:sz w:val="16"/>
          <w:szCs w:val="16"/>
        </w:rPr>
        <w:t xml:space="preserve"> </w:t>
      </w:r>
      <w:r>
        <w:rPr>
          <w:sz w:val="16"/>
          <w:szCs w:val="16"/>
        </w:rPr>
        <w:t>of</w:t>
      </w:r>
      <w:r>
        <w:rPr>
          <w:spacing w:val="17"/>
          <w:sz w:val="16"/>
          <w:szCs w:val="16"/>
        </w:rPr>
        <w:t xml:space="preserve"> </w:t>
      </w:r>
      <w:r>
        <w:rPr>
          <w:sz w:val="16"/>
          <w:szCs w:val="16"/>
        </w:rPr>
        <w:t>the</w:t>
      </w:r>
      <w:r>
        <w:rPr>
          <w:spacing w:val="16"/>
          <w:sz w:val="16"/>
          <w:szCs w:val="16"/>
        </w:rPr>
        <w:t xml:space="preserve"> </w:t>
      </w:r>
      <w:r>
        <w:rPr>
          <w:sz w:val="16"/>
          <w:szCs w:val="16"/>
        </w:rPr>
        <w:t>post-</w:t>
      </w:r>
      <w:r>
        <w:rPr>
          <w:spacing w:val="-2"/>
          <w:sz w:val="16"/>
          <w:szCs w:val="16"/>
        </w:rPr>
        <w:t>f</w:t>
      </w:r>
      <w:r>
        <w:rPr>
          <w:sz w:val="16"/>
          <w:szCs w:val="16"/>
        </w:rPr>
        <w:t>ailure</w:t>
      </w:r>
      <w:r>
        <w:rPr>
          <w:spacing w:val="11"/>
          <w:sz w:val="16"/>
          <w:szCs w:val="16"/>
        </w:rPr>
        <w:t xml:space="preserve"> </w:t>
      </w:r>
      <w:r>
        <w:rPr>
          <w:sz w:val="16"/>
          <w:szCs w:val="16"/>
        </w:rPr>
        <w:t>motion of</w:t>
      </w:r>
      <w:r>
        <w:rPr>
          <w:spacing w:val="4"/>
          <w:sz w:val="16"/>
          <w:szCs w:val="16"/>
        </w:rPr>
        <w:t xml:space="preserve"> </w:t>
      </w:r>
      <w:r>
        <w:rPr>
          <w:sz w:val="16"/>
          <w:szCs w:val="16"/>
        </w:rPr>
        <w:t>steel</w:t>
      </w:r>
      <w:r>
        <w:rPr>
          <w:spacing w:val="2"/>
          <w:sz w:val="16"/>
          <w:szCs w:val="16"/>
        </w:rPr>
        <w:t xml:space="preserve"> </w:t>
      </w:r>
      <w:r>
        <w:rPr>
          <w:sz w:val="16"/>
          <w:szCs w:val="16"/>
        </w:rPr>
        <w:t>plates</w:t>
      </w:r>
      <w:r>
        <w:rPr>
          <w:spacing w:val="1"/>
          <w:sz w:val="16"/>
          <w:szCs w:val="16"/>
        </w:rPr>
        <w:t xml:space="preserve"> </w:t>
      </w:r>
      <w:r>
        <w:rPr>
          <w:sz w:val="16"/>
          <w:szCs w:val="16"/>
        </w:rPr>
        <w:t>subjected</w:t>
      </w:r>
      <w:r>
        <w:rPr>
          <w:spacing w:val="-1"/>
          <w:sz w:val="16"/>
          <w:szCs w:val="16"/>
        </w:rPr>
        <w:t xml:space="preserve"> </w:t>
      </w:r>
      <w:r>
        <w:rPr>
          <w:sz w:val="16"/>
          <w:szCs w:val="16"/>
        </w:rPr>
        <w:t>to</w:t>
      </w:r>
      <w:r>
        <w:rPr>
          <w:spacing w:val="4"/>
          <w:sz w:val="16"/>
          <w:szCs w:val="16"/>
        </w:rPr>
        <w:t xml:space="preserve"> </w:t>
      </w:r>
      <w:r>
        <w:rPr>
          <w:sz w:val="16"/>
          <w:szCs w:val="16"/>
        </w:rPr>
        <w:t>blast</w:t>
      </w:r>
      <w:r>
        <w:rPr>
          <w:spacing w:val="2"/>
          <w:sz w:val="16"/>
          <w:szCs w:val="16"/>
        </w:rPr>
        <w:t xml:space="preserve"> </w:t>
      </w:r>
      <w:r>
        <w:rPr>
          <w:sz w:val="16"/>
          <w:szCs w:val="16"/>
        </w:rPr>
        <w:t>loading,</w:t>
      </w:r>
      <w:r>
        <w:rPr>
          <w:spacing w:val="2"/>
          <w:sz w:val="16"/>
          <w:szCs w:val="16"/>
        </w:rPr>
        <w:t xml:space="preserve"> </w:t>
      </w:r>
      <w:r>
        <w:rPr>
          <w:sz w:val="16"/>
          <w:szCs w:val="16"/>
        </w:rPr>
        <w:t>International</w:t>
      </w:r>
      <w:r>
        <w:rPr>
          <w:spacing w:val="-3"/>
          <w:sz w:val="16"/>
          <w:szCs w:val="16"/>
        </w:rPr>
        <w:t xml:space="preserve"> </w:t>
      </w:r>
      <w:r>
        <w:rPr>
          <w:sz w:val="16"/>
          <w:szCs w:val="16"/>
        </w:rPr>
        <w:t>Journal of</w:t>
      </w:r>
      <w:r>
        <w:rPr>
          <w:spacing w:val="4"/>
          <w:sz w:val="16"/>
          <w:szCs w:val="16"/>
        </w:rPr>
        <w:t xml:space="preserve"> </w:t>
      </w:r>
      <w:r>
        <w:rPr>
          <w:sz w:val="16"/>
          <w:szCs w:val="16"/>
        </w:rPr>
        <w:t>Impact Engineering</w:t>
      </w:r>
      <w:r>
        <w:rPr>
          <w:spacing w:val="-11"/>
          <w:sz w:val="16"/>
          <w:szCs w:val="16"/>
        </w:rPr>
        <w:t xml:space="preserve"> </w:t>
      </w:r>
      <w:r>
        <w:rPr>
          <w:sz w:val="16"/>
          <w:szCs w:val="16"/>
        </w:rPr>
        <w:t>32</w:t>
      </w:r>
      <w:r>
        <w:rPr>
          <w:spacing w:val="-5"/>
          <w:sz w:val="16"/>
          <w:szCs w:val="16"/>
        </w:rPr>
        <w:t xml:space="preserve"> </w:t>
      </w:r>
      <w:r>
        <w:rPr>
          <w:sz w:val="16"/>
          <w:szCs w:val="16"/>
        </w:rPr>
        <w:t>(1-4)</w:t>
      </w:r>
      <w:r>
        <w:rPr>
          <w:spacing w:val="-6"/>
          <w:sz w:val="16"/>
          <w:szCs w:val="16"/>
        </w:rPr>
        <w:t xml:space="preserve"> </w:t>
      </w:r>
      <w:r>
        <w:rPr>
          <w:sz w:val="16"/>
          <w:szCs w:val="16"/>
        </w:rPr>
        <w:t>(2005)</w:t>
      </w:r>
      <w:r>
        <w:rPr>
          <w:spacing w:val="-7"/>
          <w:sz w:val="16"/>
          <w:szCs w:val="16"/>
        </w:rPr>
        <w:t xml:space="preserve"> </w:t>
      </w:r>
      <w:r>
        <w:rPr>
          <w:sz w:val="16"/>
          <w:szCs w:val="16"/>
        </w:rPr>
        <w:t>14–34.</w:t>
      </w:r>
      <w:r>
        <w:rPr>
          <w:spacing w:val="7"/>
          <w:sz w:val="16"/>
          <w:szCs w:val="16"/>
        </w:rPr>
        <w:t xml:space="preserve"> </w:t>
      </w:r>
      <w:r>
        <w:rPr>
          <w:sz w:val="16"/>
          <w:szCs w:val="16"/>
        </w:rPr>
        <w:t>doi:10.1016/j.ijimpeng.2005.07.013. URL</w:t>
      </w:r>
      <w:r>
        <w:rPr>
          <w:sz w:val="16"/>
          <w:szCs w:val="16"/>
        </w:rPr>
        <w:tab/>
      </w:r>
      <w:hyperlink r:id="rId42">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r>
        <w:rPr>
          <w:rFonts w:ascii="BatangChe" w:eastAsia="BatangChe" w:hAnsi="BatangChe" w:cs="BatangChe"/>
          <w:w w:val="105"/>
          <w:sz w:val="16"/>
          <w:szCs w:val="16"/>
        </w:rPr>
        <w:t xml:space="preserve"> S0734743X05001120</w:t>
      </w:r>
    </w:p>
    <w:p w:rsidR="00731615" w:rsidRDefault="00EE1D9C">
      <w:pPr>
        <w:spacing w:before="2" w:line="246" w:lineRule="auto"/>
        <w:ind w:left="365" w:right="85" w:hanging="365"/>
        <w:jc w:val="both"/>
        <w:rPr>
          <w:sz w:val="16"/>
          <w:szCs w:val="16"/>
        </w:rPr>
      </w:pPr>
      <w:r>
        <w:rPr>
          <w:sz w:val="16"/>
          <w:szCs w:val="16"/>
        </w:rPr>
        <w:t xml:space="preserve">[33] </w:t>
      </w:r>
      <w:r>
        <w:rPr>
          <w:spacing w:val="17"/>
          <w:sz w:val="16"/>
          <w:szCs w:val="16"/>
        </w:rPr>
        <w:t xml:space="preserve"> </w:t>
      </w:r>
      <w:r>
        <w:rPr>
          <w:sz w:val="16"/>
          <w:szCs w:val="16"/>
        </w:rPr>
        <w:t>M.</w:t>
      </w:r>
      <w:r>
        <w:rPr>
          <w:spacing w:val="15"/>
          <w:sz w:val="16"/>
          <w:szCs w:val="16"/>
        </w:rPr>
        <w:t xml:space="preserve"> </w:t>
      </w:r>
      <w:proofErr w:type="spellStart"/>
      <w:r>
        <w:rPr>
          <w:sz w:val="16"/>
          <w:szCs w:val="16"/>
        </w:rPr>
        <w:t>Grujicic</w:t>
      </w:r>
      <w:proofErr w:type="spellEnd"/>
      <w:r>
        <w:rPr>
          <w:sz w:val="16"/>
          <w:szCs w:val="16"/>
        </w:rPr>
        <w:t>,</w:t>
      </w:r>
      <w:r>
        <w:rPr>
          <w:spacing w:val="16"/>
          <w:sz w:val="16"/>
          <w:szCs w:val="16"/>
        </w:rPr>
        <w:t xml:space="preserve"> </w:t>
      </w:r>
      <w:r>
        <w:rPr>
          <w:sz w:val="16"/>
          <w:szCs w:val="16"/>
        </w:rPr>
        <w:t>B.</w:t>
      </w:r>
      <w:r>
        <w:rPr>
          <w:spacing w:val="16"/>
          <w:sz w:val="16"/>
          <w:szCs w:val="16"/>
        </w:rPr>
        <w:t xml:space="preserve"> </w:t>
      </w:r>
      <w:proofErr w:type="spellStart"/>
      <w:r>
        <w:rPr>
          <w:spacing w:val="-2"/>
          <w:sz w:val="16"/>
          <w:szCs w:val="16"/>
        </w:rPr>
        <w:t>P</w:t>
      </w:r>
      <w:r>
        <w:rPr>
          <w:sz w:val="16"/>
          <w:szCs w:val="16"/>
        </w:rPr>
        <w:t>anduran</w:t>
      </w:r>
      <w:r>
        <w:rPr>
          <w:spacing w:val="-1"/>
          <w:sz w:val="16"/>
          <w:szCs w:val="16"/>
        </w:rPr>
        <w:t>g</w:t>
      </w:r>
      <w:r>
        <w:rPr>
          <w:sz w:val="16"/>
          <w:szCs w:val="16"/>
        </w:rPr>
        <w:t>an</w:t>
      </w:r>
      <w:proofErr w:type="spellEnd"/>
      <w:r>
        <w:rPr>
          <w:sz w:val="16"/>
          <w:szCs w:val="16"/>
        </w:rPr>
        <w:t>,</w:t>
      </w:r>
      <w:r>
        <w:rPr>
          <w:spacing w:val="13"/>
          <w:sz w:val="16"/>
          <w:szCs w:val="16"/>
        </w:rPr>
        <w:t xml:space="preserve"> </w:t>
      </w:r>
      <w:r>
        <w:rPr>
          <w:sz w:val="16"/>
          <w:szCs w:val="16"/>
        </w:rPr>
        <w:t>I.</w:t>
      </w:r>
      <w:r>
        <w:rPr>
          <w:spacing w:val="16"/>
          <w:sz w:val="16"/>
          <w:szCs w:val="16"/>
        </w:rPr>
        <w:t xml:space="preserve"> </w:t>
      </w:r>
      <w:proofErr w:type="spellStart"/>
      <w:r>
        <w:rPr>
          <w:sz w:val="16"/>
          <w:szCs w:val="16"/>
        </w:rPr>
        <w:t>Haque</w:t>
      </w:r>
      <w:proofErr w:type="spellEnd"/>
      <w:r>
        <w:rPr>
          <w:sz w:val="16"/>
          <w:szCs w:val="16"/>
        </w:rPr>
        <w:t>,</w:t>
      </w:r>
      <w:r>
        <w:rPr>
          <w:spacing w:val="17"/>
          <w:sz w:val="16"/>
          <w:szCs w:val="16"/>
        </w:rPr>
        <w:t xml:space="preserve"> </w:t>
      </w:r>
      <w:r>
        <w:rPr>
          <w:sz w:val="16"/>
          <w:szCs w:val="16"/>
        </w:rPr>
        <w:t>B.</w:t>
      </w:r>
      <w:r>
        <w:rPr>
          <w:spacing w:val="16"/>
          <w:sz w:val="16"/>
          <w:szCs w:val="16"/>
        </w:rPr>
        <w:t xml:space="preserve"> </w:t>
      </w:r>
      <w:r>
        <w:rPr>
          <w:sz w:val="16"/>
          <w:szCs w:val="16"/>
        </w:rPr>
        <w:t>A.</w:t>
      </w:r>
      <w:r>
        <w:rPr>
          <w:spacing w:val="15"/>
          <w:sz w:val="16"/>
          <w:szCs w:val="16"/>
        </w:rPr>
        <w:t xml:space="preserve"> </w:t>
      </w:r>
      <w:proofErr w:type="spellStart"/>
      <w:r>
        <w:rPr>
          <w:sz w:val="16"/>
          <w:szCs w:val="16"/>
        </w:rPr>
        <w:t>Cheeseman</w:t>
      </w:r>
      <w:proofErr w:type="spellEnd"/>
      <w:r>
        <w:rPr>
          <w:sz w:val="16"/>
          <w:szCs w:val="16"/>
        </w:rPr>
        <w:t>,</w:t>
      </w:r>
      <w:r>
        <w:rPr>
          <w:spacing w:val="14"/>
          <w:sz w:val="16"/>
          <w:szCs w:val="16"/>
        </w:rPr>
        <w:t xml:space="preserve"> </w:t>
      </w:r>
      <w:r>
        <w:rPr>
          <w:spacing w:val="-15"/>
          <w:sz w:val="16"/>
          <w:szCs w:val="16"/>
        </w:rPr>
        <w:t>W</w:t>
      </w:r>
      <w:r>
        <w:rPr>
          <w:sz w:val="16"/>
          <w:szCs w:val="16"/>
        </w:rPr>
        <w:t>.</w:t>
      </w:r>
      <w:r>
        <w:rPr>
          <w:spacing w:val="15"/>
          <w:sz w:val="16"/>
          <w:szCs w:val="16"/>
        </w:rPr>
        <w:t xml:space="preserve"> </w:t>
      </w:r>
      <w:r>
        <w:rPr>
          <w:sz w:val="16"/>
          <w:szCs w:val="16"/>
        </w:rPr>
        <w:t>N.</w:t>
      </w:r>
      <w:r>
        <w:rPr>
          <w:spacing w:val="15"/>
          <w:sz w:val="16"/>
          <w:szCs w:val="16"/>
        </w:rPr>
        <w:t xml:space="preserve"> </w:t>
      </w:r>
      <w:r>
        <w:rPr>
          <w:sz w:val="16"/>
          <w:szCs w:val="16"/>
        </w:rPr>
        <w:t>R</w:t>
      </w:r>
      <w:r>
        <w:rPr>
          <w:spacing w:val="-2"/>
          <w:sz w:val="16"/>
          <w:szCs w:val="16"/>
        </w:rPr>
        <w:t>o</w:t>
      </w:r>
      <w:r>
        <w:rPr>
          <w:spacing w:val="-10"/>
          <w:sz w:val="16"/>
          <w:szCs w:val="16"/>
        </w:rPr>
        <w:t>y</w:t>
      </w:r>
      <w:r>
        <w:rPr>
          <w:sz w:val="16"/>
          <w:szCs w:val="16"/>
        </w:rPr>
        <w:t>, R.</w:t>
      </w:r>
      <w:r>
        <w:rPr>
          <w:spacing w:val="11"/>
          <w:sz w:val="16"/>
          <w:szCs w:val="16"/>
        </w:rPr>
        <w:t xml:space="preserve"> </w:t>
      </w:r>
      <w:r>
        <w:rPr>
          <w:sz w:val="16"/>
          <w:szCs w:val="16"/>
        </w:rPr>
        <w:t>R.</w:t>
      </w:r>
      <w:r>
        <w:rPr>
          <w:spacing w:val="11"/>
          <w:sz w:val="16"/>
          <w:szCs w:val="16"/>
        </w:rPr>
        <w:t xml:space="preserve"> </w:t>
      </w:r>
      <w:r>
        <w:rPr>
          <w:sz w:val="16"/>
          <w:szCs w:val="16"/>
        </w:rPr>
        <w:t>Skaggs,</w:t>
      </w:r>
      <w:r>
        <w:rPr>
          <w:spacing w:val="10"/>
          <w:sz w:val="16"/>
          <w:szCs w:val="16"/>
        </w:rPr>
        <w:t xml:space="preserve"> </w:t>
      </w:r>
      <w:r>
        <w:rPr>
          <w:sz w:val="16"/>
          <w:szCs w:val="16"/>
        </w:rPr>
        <w:t>COMPU</w:t>
      </w:r>
      <w:r>
        <w:rPr>
          <w:spacing w:val="-15"/>
          <w:sz w:val="16"/>
          <w:szCs w:val="16"/>
        </w:rPr>
        <w:t>T</w:t>
      </w:r>
      <w:r>
        <w:rPr>
          <w:spacing w:val="-18"/>
          <w:sz w:val="16"/>
          <w:szCs w:val="16"/>
        </w:rPr>
        <w:t>A</w:t>
      </w:r>
      <w:r>
        <w:rPr>
          <w:sz w:val="16"/>
          <w:szCs w:val="16"/>
        </w:rPr>
        <w:t>TIO</w:t>
      </w:r>
      <w:r>
        <w:rPr>
          <w:spacing w:val="-6"/>
          <w:sz w:val="16"/>
          <w:szCs w:val="16"/>
        </w:rPr>
        <w:t>N</w:t>
      </w:r>
      <w:r>
        <w:rPr>
          <w:sz w:val="16"/>
          <w:szCs w:val="16"/>
        </w:rPr>
        <w:t>AL</w:t>
      </w:r>
      <w:r>
        <w:rPr>
          <w:spacing w:val="-2"/>
          <w:sz w:val="16"/>
          <w:szCs w:val="16"/>
        </w:rPr>
        <w:t xml:space="preserve"> </w:t>
      </w:r>
      <w:r>
        <w:rPr>
          <w:sz w:val="16"/>
          <w:szCs w:val="16"/>
        </w:rPr>
        <w:t>A</w:t>
      </w:r>
      <w:r>
        <w:rPr>
          <w:spacing w:val="-6"/>
          <w:sz w:val="16"/>
          <w:szCs w:val="16"/>
        </w:rPr>
        <w:t>N</w:t>
      </w:r>
      <w:r>
        <w:rPr>
          <w:sz w:val="16"/>
          <w:szCs w:val="16"/>
        </w:rPr>
        <w:t>A</w:t>
      </w:r>
      <w:r>
        <w:rPr>
          <w:spacing w:val="-16"/>
          <w:sz w:val="16"/>
          <w:szCs w:val="16"/>
        </w:rPr>
        <w:t>L</w:t>
      </w:r>
      <w:r>
        <w:rPr>
          <w:sz w:val="16"/>
          <w:szCs w:val="16"/>
        </w:rPr>
        <w:t>YSIS</w:t>
      </w:r>
      <w:r>
        <w:rPr>
          <w:spacing w:val="4"/>
          <w:sz w:val="16"/>
          <w:szCs w:val="16"/>
        </w:rPr>
        <w:t xml:space="preserve"> </w:t>
      </w:r>
      <w:r>
        <w:rPr>
          <w:sz w:val="16"/>
          <w:szCs w:val="16"/>
        </w:rPr>
        <w:t>OF</w:t>
      </w:r>
      <w:r>
        <w:rPr>
          <w:spacing w:val="10"/>
          <w:sz w:val="16"/>
          <w:szCs w:val="16"/>
        </w:rPr>
        <w:t xml:space="preserve"> </w:t>
      </w:r>
      <w:r>
        <w:rPr>
          <w:sz w:val="16"/>
          <w:szCs w:val="16"/>
        </w:rPr>
        <w:t>MINE</w:t>
      </w:r>
      <w:r>
        <w:rPr>
          <w:spacing w:val="8"/>
          <w:sz w:val="16"/>
          <w:szCs w:val="16"/>
        </w:rPr>
        <w:t xml:space="preserve"> </w:t>
      </w:r>
      <w:r>
        <w:rPr>
          <w:sz w:val="16"/>
          <w:szCs w:val="16"/>
        </w:rPr>
        <w:t>BLAST</w:t>
      </w:r>
      <w:r>
        <w:rPr>
          <w:spacing w:val="7"/>
          <w:sz w:val="16"/>
          <w:szCs w:val="16"/>
        </w:rPr>
        <w:t xml:space="preserve"> </w:t>
      </w:r>
      <w:r>
        <w:rPr>
          <w:sz w:val="16"/>
          <w:szCs w:val="16"/>
        </w:rPr>
        <w:t>ON A,</w:t>
      </w:r>
      <w:r>
        <w:rPr>
          <w:spacing w:val="26"/>
          <w:sz w:val="16"/>
          <w:szCs w:val="16"/>
        </w:rPr>
        <w:t xml:space="preserve"> </w:t>
      </w:r>
      <w:r>
        <w:rPr>
          <w:sz w:val="16"/>
          <w:szCs w:val="16"/>
        </w:rPr>
        <w:t>Multidiscipline</w:t>
      </w:r>
      <w:r>
        <w:rPr>
          <w:spacing w:val="18"/>
          <w:sz w:val="16"/>
          <w:szCs w:val="16"/>
        </w:rPr>
        <w:t xml:space="preserve"> </w:t>
      </w:r>
      <w:r>
        <w:rPr>
          <w:sz w:val="16"/>
          <w:szCs w:val="16"/>
        </w:rPr>
        <w:t>Modeling</w:t>
      </w:r>
      <w:r>
        <w:rPr>
          <w:spacing w:val="22"/>
          <w:sz w:val="16"/>
          <w:szCs w:val="16"/>
        </w:rPr>
        <w:t xml:space="preserve"> </w:t>
      </w:r>
      <w:r>
        <w:rPr>
          <w:sz w:val="16"/>
          <w:szCs w:val="16"/>
        </w:rPr>
        <w:t>in</w:t>
      </w:r>
      <w:r>
        <w:rPr>
          <w:spacing w:val="27"/>
          <w:sz w:val="16"/>
          <w:szCs w:val="16"/>
        </w:rPr>
        <w:t xml:space="preserve"> </w:t>
      </w:r>
      <w:r>
        <w:rPr>
          <w:sz w:val="16"/>
          <w:szCs w:val="16"/>
        </w:rPr>
        <w:t>Materials</w:t>
      </w:r>
      <w:r>
        <w:rPr>
          <w:spacing w:val="22"/>
          <w:sz w:val="16"/>
          <w:szCs w:val="16"/>
        </w:rPr>
        <w:t xml:space="preserve"> </w:t>
      </w:r>
      <w:r>
        <w:rPr>
          <w:sz w:val="16"/>
          <w:szCs w:val="16"/>
        </w:rPr>
        <w:t>and</w:t>
      </w:r>
      <w:r>
        <w:rPr>
          <w:spacing w:val="26"/>
          <w:sz w:val="16"/>
          <w:szCs w:val="16"/>
        </w:rPr>
        <w:t xml:space="preserve"> </w:t>
      </w:r>
      <w:r>
        <w:rPr>
          <w:sz w:val="16"/>
          <w:szCs w:val="16"/>
        </w:rPr>
        <w:t>Structures</w:t>
      </w:r>
      <w:r>
        <w:rPr>
          <w:spacing w:val="22"/>
          <w:sz w:val="16"/>
          <w:szCs w:val="16"/>
        </w:rPr>
        <w:t xml:space="preserve"> </w:t>
      </w:r>
      <w:r>
        <w:rPr>
          <w:sz w:val="16"/>
          <w:szCs w:val="16"/>
        </w:rPr>
        <w:t>3</w:t>
      </w:r>
      <w:r>
        <w:rPr>
          <w:spacing w:val="27"/>
          <w:sz w:val="16"/>
          <w:szCs w:val="16"/>
        </w:rPr>
        <w:t xml:space="preserve"> </w:t>
      </w:r>
      <w:r>
        <w:rPr>
          <w:sz w:val="16"/>
          <w:szCs w:val="16"/>
        </w:rPr>
        <w:t>(4)</w:t>
      </w:r>
      <w:r>
        <w:rPr>
          <w:spacing w:val="26"/>
          <w:sz w:val="16"/>
          <w:szCs w:val="16"/>
        </w:rPr>
        <w:t xml:space="preserve"> </w:t>
      </w:r>
      <w:r>
        <w:rPr>
          <w:sz w:val="16"/>
          <w:szCs w:val="16"/>
        </w:rPr>
        <w:t>(2007)</w:t>
      </w:r>
    </w:p>
    <w:p w:rsidR="00731615" w:rsidRDefault="00EE1D9C">
      <w:pPr>
        <w:ind w:left="365"/>
        <w:rPr>
          <w:sz w:val="16"/>
          <w:szCs w:val="16"/>
        </w:rPr>
      </w:pPr>
      <w:proofErr w:type="gramStart"/>
      <w:r>
        <w:rPr>
          <w:sz w:val="16"/>
          <w:szCs w:val="16"/>
        </w:rPr>
        <w:t>431–460.</w:t>
      </w:r>
      <w:proofErr w:type="gramEnd"/>
    </w:p>
    <w:p w:rsidR="00731615" w:rsidRDefault="00EE1D9C">
      <w:pPr>
        <w:spacing w:before="5" w:line="246" w:lineRule="auto"/>
        <w:ind w:left="365" w:right="85" w:hanging="365"/>
        <w:jc w:val="both"/>
        <w:rPr>
          <w:sz w:val="16"/>
          <w:szCs w:val="16"/>
        </w:rPr>
      </w:pPr>
      <w:r>
        <w:rPr>
          <w:sz w:val="16"/>
          <w:szCs w:val="16"/>
        </w:rPr>
        <w:t>[34</w:t>
      </w:r>
      <w:proofErr w:type="gramStart"/>
      <w:r>
        <w:rPr>
          <w:sz w:val="16"/>
          <w:szCs w:val="16"/>
        </w:rPr>
        <w:t xml:space="preserve">] </w:t>
      </w:r>
      <w:r>
        <w:rPr>
          <w:spacing w:val="17"/>
          <w:sz w:val="16"/>
          <w:szCs w:val="16"/>
        </w:rPr>
        <w:t xml:space="preserve"> </w:t>
      </w:r>
      <w:r>
        <w:rPr>
          <w:sz w:val="16"/>
          <w:szCs w:val="16"/>
        </w:rPr>
        <w:t>B</w:t>
      </w:r>
      <w:proofErr w:type="gramEnd"/>
      <w:r>
        <w:rPr>
          <w:sz w:val="16"/>
          <w:szCs w:val="16"/>
        </w:rPr>
        <w:t xml:space="preserve">. </w:t>
      </w:r>
      <w:r>
        <w:rPr>
          <w:spacing w:val="14"/>
          <w:sz w:val="16"/>
          <w:szCs w:val="16"/>
        </w:rPr>
        <w:t xml:space="preserve"> </w:t>
      </w:r>
      <w:proofErr w:type="spellStart"/>
      <w:r>
        <w:rPr>
          <w:sz w:val="16"/>
          <w:szCs w:val="16"/>
        </w:rPr>
        <w:t>Luccioni</w:t>
      </w:r>
      <w:proofErr w:type="spellEnd"/>
      <w:proofErr w:type="gramStart"/>
      <w:r>
        <w:rPr>
          <w:sz w:val="16"/>
          <w:szCs w:val="16"/>
        </w:rPr>
        <w:t xml:space="preserve">, </w:t>
      </w:r>
      <w:r>
        <w:rPr>
          <w:spacing w:val="22"/>
          <w:sz w:val="16"/>
          <w:szCs w:val="16"/>
        </w:rPr>
        <w:t xml:space="preserve"> </w:t>
      </w:r>
      <w:r>
        <w:rPr>
          <w:sz w:val="16"/>
          <w:szCs w:val="16"/>
        </w:rPr>
        <w:t>D</w:t>
      </w:r>
      <w:proofErr w:type="gramEnd"/>
      <w:r>
        <w:rPr>
          <w:sz w:val="16"/>
          <w:szCs w:val="16"/>
        </w:rPr>
        <w:t xml:space="preserve">. </w:t>
      </w:r>
      <w:r>
        <w:rPr>
          <w:spacing w:val="13"/>
          <w:sz w:val="16"/>
          <w:szCs w:val="16"/>
        </w:rPr>
        <w:t xml:space="preserve"> </w:t>
      </w:r>
      <w:proofErr w:type="spellStart"/>
      <w:r>
        <w:rPr>
          <w:sz w:val="16"/>
          <w:szCs w:val="16"/>
        </w:rPr>
        <w:t>Ambrosini</w:t>
      </w:r>
      <w:proofErr w:type="spellEnd"/>
      <w:proofErr w:type="gramStart"/>
      <w:r>
        <w:rPr>
          <w:sz w:val="16"/>
          <w:szCs w:val="16"/>
        </w:rPr>
        <w:t xml:space="preserve">, </w:t>
      </w:r>
      <w:r>
        <w:rPr>
          <w:spacing w:val="21"/>
          <w:sz w:val="16"/>
          <w:szCs w:val="16"/>
        </w:rPr>
        <w:t xml:space="preserve"> </w:t>
      </w:r>
      <w:r>
        <w:rPr>
          <w:sz w:val="16"/>
          <w:szCs w:val="16"/>
        </w:rPr>
        <w:t>R</w:t>
      </w:r>
      <w:proofErr w:type="gramEnd"/>
      <w:r>
        <w:rPr>
          <w:sz w:val="16"/>
          <w:szCs w:val="16"/>
        </w:rPr>
        <w:t xml:space="preserve">. </w:t>
      </w:r>
      <w:r>
        <w:rPr>
          <w:spacing w:val="14"/>
          <w:sz w:val="16"/>
          <w:szCs w:val="16"/>
        </w:rPr>
        <w:t xml:space="preserve"> </w:t>
      </w:r>
      <w:proofErr w:type="spellStart"/>
      <w:r>
        <w:rPr>
          <w:sz w:val="16"/>
          <w:szCs w:val="16"/>
        </w:rPr>
        <w:t>Danesi</w:t>
      </w:r>
      <w:proofErr w:type="spellEnd"/>
      <w:proofErr w:type="gramStart"/>
      <w:r>
        <w:rPr>
          <w:sz w:val="16"/>
          <w:szCs w:val="16"/>
        </w:rPr>
        <w:t xml:space="preserve">, </w:t>
      </w:r>
      <w:r>
        <w:rPr>
          <w:spacing w:val="23"/>
          <w:sz w:val="16"/>
          <w:szCs w:val="16"/>
        </w:rPr>
        <w:t xml:space="preserve"> </w:t>
      </w:r>
      <w:r>
        <w:rPr>
          <w:sz w:val="16"/>
          <w:szCs w:val="16"/>
        </w:rPr>
        <w:t>Blast</w:t>
      </w:r>
      <w:proofErr w:type="gramEnd"/>
      <w:r>
        <w:rPr>
          <w:sz w:val="16"/>
          <w:szCs w:val="16"/>
        </w:rPr>
        <w:t xml:space="preserve"> </w:t>
      </w:r>
      <w:r>
        <w:rPr>
          <w:spacing w:val="12"/>
          <w:sz w:val="16"/>
          <w:szCs w:val="16"/>
        </w:rPr>
        <w:t xml:space="preserve"> </w:t>
      </w:r>
      <w:r>
        <w:rPr>
          <w:sz w:val="16"/>
          <w:szCs w:val="16"/>
        </w:rPr>
        <w:t xml:space="preserve">load </w:t>
      </w:r>
      <w:r>
        <w:rPr>
          <w:spacing w:val="12"/>
          <w:sz w:val="16"/>
          <w:szCs w:val="16"/>
        </w:rPr>
        <w:t xml:space="preserve"> </w:t>
      </w:r>
      <w:r>
        <w:rPr>
          <w:sz w:val="16"/>
          <w:szCs w:val="16"/>
        </w:rPr>
        <w:t xml:space="preserve">assessment </w:t>
      </w:r>
      <w:r>
        <w:rPr>
          <w:spacing w:val="8"/>
          <w:sz w:val="16"/>
          <w:szCs w:val="16"/>
        </w:rPr>
        <w:t xml:space="preserve"> </w:t>
      </w:r>
      <w:r>
        <w:rPr>
          <w:sz w:val="16"/>
          <w:szCs w:val="16"/>
        </w:rPr>
        <w:t xml:space="preserve">us- </w:t>
      </w:r>
      <w:proofErr w:type="spellStart"/>
      <w:r>
        <w:rPr>
          <w:sz w:val="16"/>
          <w:szCs w:val="16"/>
        </w:rPr>
        <w:t>ing</w:t>
      </w:r>
      <w:proofErr w:type="spellEnd"/>
      <w:r>
        <w:rPr>
          <w:spacing w:val="6"/>
          <w:sz w:val="16"/>
          <w:szCs w:val="16"/>
        </w:rPr>
        <w:t xml:space="preserve"> </w:t>
      </w:r>
      <w:proofErr w:type="spellStart"/>
      <w:r>
        <w:rPr>
          <w:spacing w:val="-1"/>
          <w:sz w:val="16"/>
          <w:szCs w:val="16"/>
        </w:rPr>
        <w:t>h</w:t>
      </w:r>
      <w:r>
        <w:rPr>
          <w:sz w:val="16"/>
          <w:szCs w:val="16"/>
        </w:rPr>
        <w:t>ydrocodes</w:t>
      </w:r>
      <w:proofErr w:type="spellEnd"/>
      <w:r>
        <w:rPr>
          <w:sz w:val="16"/>
          <w:szCs w:val="16"/>
        </w:rPr>
        <w:t>,</w:t>
      </w:r>
      <w:r>
        <w:rPr>
          <w:spacing w:val="13"/>
          <w:sz w:val="16"/>
          <w:szCs w:val="16"/>
        </w:rPr>
        <w:t xml:space="preserve"> </w:t>
      </w:r>
      <w:r>
        <w:rPr>
          <w:sz w:val="16"/>
          <w:szCs w:val="16"/>
        </w:rPr>
        <w:t>Engineering Structures</w:t>
      </w:r>
      <w:r>
        <w:rPr>
          <w:spacing w:val="2"/>
          <w:sz w:val="16"/>
          <w:szCs w:val="16"/>
        </w:rPr>
        <w:t xml:space="preserve"> </w:t>
      </w:r>
      <w:r>
        <w:rPr>
          <w:sz w:val="16"/>
          <w:szCs w:val="16"/>
        </w:rPr>
        <w:t>28</w:t>
      </w:r>
      <w:r>
        <w:rPr>
          <w:spacing w:val="6"/>
          <w:sz w:val="16"/>
          <w:szCs w:val="16"/>
        </w:rPr>
        <w:t xml:space="preserve"> </w:t>
      </w:r>
      <w:r>
        <w:rPr>
          <w:sz w:val="16"/>
          <w:szCs w:val="16"/>
        </w:rPr>
        <w:t>(12)</w:t>
      </w:r>
      <w:r>
        <w:rPr>
          <w:spacing w:val="6"/>
          <w:sz w:val="16"/>
          <w:szCs w:val="16"/>
        </w:rPr>
        <w:t xml:space="preserve"> </w:t>
      </w:r>
      <w:r>
        <w:rPr>
          <w:sz w:val="16"/>
          <w:szCs w:val="16"/>
        </w:rPr>
        <w:t>(2006)</w:t>
      </w:r>
      <w:r>
        <w:rPr>
          <w:spacing w:val="4"/>
          <w:sz w:val="16"/>
          <w:szCs w:val="16"/>
        </w:rPr>
        <w:t xml:space="preserve"> </w:t>
      </w:r>
      <w:r>
        <w:rPr>
          <w:sz w:val="16"/>
          <w:szCs w:val="16"/>
        </w:rPr>
        <w:t>1736–1744. doi:10.1016/j.engstruct.2006.02.016.</w:t>
      </w:r>
    </w:p>
    <w:p w:rsidR="00731615" w:rsidRDefault="00EE1D9C">
      <w:pPr>
        <w:spacing w:line="180" w:lineRule="exact"/>
        <w:ind w:left="365"/>
        <w:rPr>
          <w:rFonts w:ascii="BatangChe" w:eastAsia="BatangChe" w:hAnsi="BatangChe" w:cs="BatangChe"/>
          <w:sz w:val="16"/>
          <w:szCs w:val="16"/>
        </w:rPr>
      </w:pPr>
      <w:r>
        <w:rPr>
          <w:sz w:val="16"/>
          <w:szCs w:val="16"/>
        </w:rPr>
        <w:t xml:space="preserve">URL              </w:t>
      </w:r>
      <w:r>
        <w:rPr>
          <w:spacing w:val="8"/>
          <w:sz w:val="16"/>
          <w:szCs w:val="16"/>
        </w:rPr>
        <w:t xml:space="preserve"> </w:t>
      </w:r>
      <w:hyperlink r:id="rId43">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p>
    <w:p w:rsidR="00731615" w:rsidRDefault="00EE1D9C">
      <w:pPr>
        <w:spacing w:line="160" w:lineRule="exact"/>
        <w:ind w:left="365"/>
        <w:rPr>
          <w:rFonts w:ascii="BatangChe" w:eastAsia="BatangChe" w:hAnsi="BatangChe" w:cs="BatangChe"/>
          <w:sz w:val="16"/>
          <w:szCs w:val="16"/>
        </w:rPr>
      </w:pPr>
      <w:r>
        <w:rPr>
          <w:rFonts w:ascii="BatangChe" w:eastAsia="BatangChe" w:hAnsi="BatangChe" w:cs="BatangChe"/>
          <w:w w:val="105"/>
          <w:position w:val="-1"/>
          <w:sz w:val="16"/>
          <w:szCs w:val="16"/>
        </w:rPr>
        <w:t>S0141029606001131</w:t>
      </w:r>
    </w:p>
    <w:p w:rsidR="00731615" w:rsidRDefault="00EE1D9C">
      <w:pPr>
        <w:spacing w:before="17" w:line="246" w:lineRule="auto"/>
        <w:ind w:left="365" w:right="85" w:hanging="365"/>
        <w:jc w:val="both"/>
        <w:rPr>
          <w:sz w:val="16"/>
          <w:szCs w:val="16"/>
        </w:rPr>
      </w:pPr>
      <w:r>
        <w:rPr>
          <w:sz w:val="16"/>
          <w:szCs w:val="16"/>
        </w:rPr>
        <w:t>[35]  M.</w:t>
      </w:r>
      <w:r>
        <w:rPr>
          <w:spacing w:val="12"/>
          <w:sz w:val="16"/>
          <w:szCs w:val="16"/>
        </w:rPr>
        <w:t xml:space="preserve"> </w:t>
      </w:r>
      <w:proofErr w:type="spellStart"/>
      <w:r>
        <w:rPr>
          <w:sz w:val="16"/>
          <w:szCs w:val="16"/>
        </w:rPr>
        <w:t>Grujicic</w:t>
      </w:r>
      <w:proofErr w:type="spellEnd"/>
      <w:r>
        <w:rPr>
          <w:sz w:val="16"/>
          <w:szCs w:val="16"/>
        </w:rPr>
        <w:t>,</w:t>
      </w:r>
      <w:r>
        <w:rPr>
          <w:spacing w:val="16"/>
          <w:sz w:val="16"/>
          <w:szCs w:val="16"/>
        </w:rPr>
        <w:t xml:space="preserve"> </w:t>
      </w:r>
      <w:r>
        <w:rPr>
          <w:sz w:val="16"/>
          <w:szCs w:val="16"/>
        </w:rPr>
        <w:t>G.</w:t>
      </w:r>
      <w:r>
        <w:rPr>
          <w:spacing w:val="12"/>
          <w:sz w:val="16"/>
          <w:szCs w:val="16"/>
        </w:rPr>
        <w:t xml:space="preserve"> </w:t>
      </w:r>
      <w:proofErr w:type="spellStart"/>
      <w:r>
        <w:rPr>
          <w:sz w:val="16"/>
          <w:szCs w:val="16"/>
        </w:rPr>
        <w:t>Ara</w:t>
      </w:r>
      <w:r>
        <w:rPr>
          <w:spacing w:val="-2"/>
          <w:sz w:val="16"/>
          <w:szCs w:val="16"/>
        </w:rPr>
        <w:t>k</w:t>
      </w:r>
      <w:r>
        <w:rPr>
          <w:sz w:val="16"/>
          <w:szCs w:val="16"/>
        </w:rPr>
        <w:t>ere</w:t>
      </w:r>
      <w:proofErr w:type="spellEnd"/>
      <w:r>
        <w:rPr>
          <w:sz w:val="16"/>
          <w:szCs w:val="16"/>
        </w:rPr>
        <w:t>,</w:t>
      </w:r>
      <w:r>
        <w:rPr>
          <w:spacing w:val="15"/>
          <w:sz w:val="16"/>
          <w:szCs w:val="16"/>
        </w:rPr>
        <w:t xml:space="preserve"> </w:t>
      </w:r>
      <w:r>
        <w:rPr>
          <w:sz w:val="16"/>
          <w:szCs w:val="16"/>
        </w:rPr>
        <w:t>H.</w:t>
      </w:r>
      <w:r>
        <w:rPr>
          <w:spacing w:val="12"/>
          <w:sz w:val="16"/>
          <w:szCs w:val="16"/>
        </w:rPr>
        <w:t xml:space="preserve"> </w:t>
      </w:r>
      <w:proofErr w:type="spellStart"/>
      <w:r>
        <w:rPr>
          <w:sz w:val="16"/>
          <w:szCs w:val="16"/>
        </w:rPr>
        <w:t>Nalla</w:t>
      </w:r>
      <w:r>
        <w:rPr>
          <w:spacing w:val="-1"/>
          <w:sz w:val="16"/>
          <w:szCs w:val="16"/>
        </w:rPr>
        <w:t>g</w:t>
      </w:r>
      <w:r>
        <w:rPr>
          <w:sz w:val="16"/>
          <w:szCs w:val="16"/>
        </w:rPr>
        <w:t>atla</w:t>
      </w:r>
      <w:proofErr w:type="spellEnd"/>
      <w:r>
        <w:rPr>
          <w:sz w:val="16"/>
          <w:szCs w:val="16"/>
        </w:rPr>
        <w:t>,</w:t>
      </w:r>
      <w:r>
        <w:rPr>
          <w:spacing w:val="15"/>
          <w:sz w:val="16"/>
          <w:szCs w:val="16"/>
        </w:rPr>
        <w:t xml:space="preserve"> </w:t>
      </w:r>
      <w:r>
        <w:rPr>
          <w:spacing w:val="-15"/>
          <w:sz w:val="16"/>
          <w:szCs w:val="16"/>
        </w:rPr>
        <w:t>W</w:t>
      </w:r>
      <w:r>
        <w:rPr>
          <w:sz w:val="16"/>
          <w:szCs w:val="16"/>
        </w:rPr>
        <w:t>.</w:t>
      </w:r>
      <w:r>
        <w:rPr>
          <w:spacing w:val="12"/>
          <w:sz w:val="16"/>
          <w:szCs w:val="16"/>
        </w:rPr>
        <w:t xml:space="preserve"> </w:t>
      </w:r>
      <w:r>
        <w:rPr>
          <w:sz w:val="16"/>
          <w:szCs w:val="16"/>
        </w:rPr>
        <w:t>C.</w:t>
      </w:r>
      <w:r>
        <w:rPr>
          <w:spacing w:val="12"/>
          <w:sz w:val="16"/>
          <w:szCs w:val="16"/>
        </w:rPr>
        <w:t xml:space="preserve"> </w:t>
      </w:r>
      <w:r>
        <w:rPr>
          <w:sz w:val="16"/>
          <w:szCs w:val="16"/>
        </w:rPr>
        <w:t>Bell,</w:t>
      </w:r>
      <w:r>
        <w:rPr>
          <w:spacing w:val="18"/>
          <w:sz w:val="16"/>
          <w:szCs w:val="16"/>
        </w:rPr>
        <w:t xml:space="preserve"> </w:t>
      </w:r>
      <w:r>
        <w:rPr>
          <w:sz w:val="16"/>
          <w:szCs w:val="16"/>
        </w:rPr>
        <w:t>I.</w:t>
      </w:r>
      <w:r>
        <w:rPr>
          <w:spacing w:val="13"/>
          <w:sz w:val="16"/>
          <w:szCs w:val="16"/>
        </w:rPr>
        <w:t xml:space="preserve"> </w:t>
      </w:r>
      <w:proofErr w:type="spellStart"/>
      <w:r>
        <w:rPr>
          <w:sz w:val="16"/>
          <w:szCs w:val="16"/>
        </w:rPr>
        <w:t>Haque</w:t>
      </w:r>
      <w:proofErr w:type="spellEnd"/>
      <w:r>
        <w:rPr>
          <w:sz w:val="16"/>
          <w:szCs w:val="16"/>
        </w:rPr>
        <w:t>,</w:t>
      </w:r>
      <w:r>
        <w:rPr>
          <w:spacing w:val="17"/>
          <w:sz w:val="16"/>
          <w:szCs w:val="16"/>
        </w:rPr>
        <w:t xml:space="preserve"> </w:t>
      </w:r>
      <w:r>
        <w:rPr>
          <w:sz w:val="16"/>
          <w:szCs w:val="16"/>
        </w:rPr>
        <w:t xml:space="preserve">Com- </w:t>
      </w:r>
      <w:proofErr w:type="spellStart"/>
      <w:r>
        <w:rPr>
          <w:sz w:val="16"/>
          <w:szCs w:val="16"/>
        </w:rPr>
        <w:t>putational</w:t>
      </w:r>
      <w:proofErr w:type="spellEnd"/>
      <w:r>
        <w:rPr>
          <w:sz w:val="16"/>
          <w:szCs w:val="16"/>
        </w:rPr>
        <w:t xml:space="preserve"> </w:t>
      </w:r>
      <w:r>
        <w:rPr>
          <w:spacing w:val="9"/>
          <w:sz w:val="16"/>
          <w:szCs w:val="16"/>
        </w:rPr>
        <w:t xml:space="preserve"> </w:t>
      </w:r>
      <w:r>
        <w:rPr>
          <w:sz w:val="16"/>
          <w:szCs w:val="16"/>
        </w:rPr>
        <w:t>i</w:t>
      </w:r>
      <w:r>
        <w:rPr>
          <w:spacing w:val="-6"/>
          <w:sz w:val="16"/>
          <w:szCs w:val="16"/>
        </w:rPr>
        <w:t>n</w:t>
      </w:r>
      <w:r>
        <w:rPr>
          <w:spacing w:val="-2"/>
          <w:sz w:val="16"/>
          <w:szCs w:val="16"/>
        </w:rPr>
        <w:t>v</w:t>
      </w:r>
      <w:r>
        <w:rPr>
          <w:sz w:val="16"/>
          <w:szCs w:val="16"/>
        </w:rPr>
        <w:t>esti</w:t>
      </w:r>
      <w:r>
        <w:rPr>
          <w:spacing w:val="-1"/>
          <w:sz w:val="16"/>
          <w:szCs w:val="16"/>
        </w:rPr>
        <w:t>g</w:t>
      </w:r>
      <w:r>
        <w:rPr>
          <w:sz w:val="16"/>
          <w:szCs w:val="16"/>
        </w:rPr>
        <w:t xml:space="preserve">ation </w:t>
      </w:r>
      <w:r>
        <w:rPr>
          <w:spacing w:val="8"/>
          <w:sz w:val="16"/>
          <w:szCs w:val="16"/>
        </w:rPr>
        <w:t xml:space="preserve"> </w:t>
      </w:r>
      <w:r>
        <w:rPr>
          <w:sz w:val="16"/>
          <w:szCs w:val="16"/>
        </w:rPr>
        <w:t xml:space="preserve">of </w:t>
      </w:r>
      <w:r>
        <w:rPr>
          <w:spacing w:val="15"/>
          <w:sz w:val="16"/>
          <w:szCs w:val="16"/>
        </w:rPr>
        <w:t xml:space="preserve"> </w:t>
      </w:r>
      <w:r>
        <w:rPr>
          <w:sz w:val="16"/>
          <w:szCs w:val="16"/>
        </w:rPr>
        <w:t xml:space="preserve">blast </w:t>
      </w:r>
      <w:r>
        <w:rPr>
          <w:spacing w:val="13"/>
          <w:sz w:val="16"/>
          <w:szCs w:val="16"/>
        </w:rPr>
        <w:t xml:space="preserve"> </w:t>
      </w:r>
      <w:r>
        <w:rPr>
          <w:sz w:val="16"/>
          <w:szCs w:val="16"/>
        </w:rPr>
        <w:t>surv</w:t>
      </w:r>
      <w:r>
        <w:rPr>
          <w:spacing w:val="-4"/>
          <w:sz w:val="16"/>
          <w:szCs w:val="16"/>
        </w:rPr>
        <w:t>iv</w:t>
      </w:r>
      <w:r>
        <w:rPr>
          <w:sz w:val="16"/>
          <w:szCs w:val="16"/>
        </w:rPr>
        <w:t xml:space="preserve">ability </w:t>
      </w:r>
      <w:r>
        <w:rPr>
          <w:spacing w:val="8"/>
          <w:sz w:val="16"/>
          <w:szCs w:val="16"/>
        </w:rPr>
        <w:t xml:space="preserve"> </w:t>
      </w:r>
      <w:r>
        <w:rPr>
          <w:sz w:val="16"/>
          <w:szCs w:val="16"/>
        </w:rPr>
        <w:t xml:space="preserve">and </w:t>
      </w:r>
      <w:r>
        <w:rPr>
          <w:spacing w:val="14"/>
          <w:sz w:val="16"/>
          <w:szCs w:val="16"/>
        </w:rPr>
        <w:t xml:space="preserve"> </w:t>
      </w:r>
      <w:r>
        <w:rPr>
          <w:sz w:val="16"/>
          <w:szCs w:val="16"/>
        </w:rPr>
        <w:t xml:space="preserve">off-road  </w:t>
      </w:r>
      <w:proofErr w:type="spellStart"/>
      <w:r>
        <w:rPr>
          <w:sz w:val="16"/>
          <w:szCs w:val="16"/>
        </w:rPr>
        <w:t>perfo</w:t>
      </w:r>
      <w:r>
        <w:rPr>
          <w:spacing w:val="-3"/>
          <w:sz w:val="16"/>
          <w:szCs w:val="16"/>
        </w:rPr>
        <w:t>r</w:t>
      </w:r>
      <w:proofErr w:type="spellEnd"/>
      <w:r>
        <w:rPr>
          <w:sz w:val="16"/>
          <w:szCs w:val="16"/>
        </w:rPr>
        <w:t xml:space="preserve">- </w:t>
      </w:r>
      <w:proofErr w:type="spellStart"/>
      <w:r>
        <w:rPr>
          <w:sz w:val="16"/>
          <w:szCs w:val="16"/>
        </w:rPr>
        <w:t>mance</w:t>
      </w:r>
      <w:proofErr w:type="spellEnd"/>
      <w:r>
        <w:rPr>
          <w:sz w:val="16"/>
          <w:szCs w:val="16"/>
        </w:rPr>
        <w:t xml:space="preserve">  </w:t>
      </w:r>
      <w:r>
        <w:rPr>
          <w:spacing w:val="5"/>
          <w:sz w:val="16"/>
          <w:szCs w:val="16"/>
        </w:rPr>
        <w:t xml:space="preserve"> </w:t>
      </w:r>
      <w:r>
        <w:rPr>
          <w:sz w:val="16"/>
          <w:szCs w:val="16"/>
        </w:rPr>
        <w:t xml:space="preserve">of  </w:t>
      </w:r>
      <w:r>
        <w:rPr>
          <w:spacing w:val="8"/>
          <w:sz w:val="16"/>
          <w:szCs w:val="16"/>
        </w:rPr>
        <w:t xml:space="preserve"> </w:t>
      </w:r>
      <w:r>
        <w:rPr>
          <w:sz w:val="16"/>
          <w:szCs w:val="16"/>
        </w:rPr>
        <w:t xml:space="preserve">an  </w:t>
      </w:r>
      <w:r>
        <w:rPr>
          <w:spacing w:val="8"/>
          <w:sz w:val="16"/>
          <w:szCs w:val="16"/>
        </w:rPr>
        <w:t xml:space="preserve"> </w:t>
      </w:r>
      <w:r>
        <w:rPr>
          <w:sz w:val="16"/>
          <w:szCs w:val="16"/>
        </w:rPr>
        <w:t>up-</w:t>
      </w:r>
      <w:proofErr w:type="spellStart"/>
      <w:r>
        <w:rPr>
          <w:sz w:val="16"/>
          <w:szCs w:val="16"/>
        </w:rPr>
        <w:t>armoured</w:t>
      </w:r>
      <w:proofErr w:type="spellEnd"/>
      <w:r>
        <w:rPr>
          <w:sz w:val="16"/>
          <w:szCs w:val="16"/>
        </w:rPr>
        <w:t xml:space="preserve">   high-mobility   multi-purpose   wheeled </w:t>
      </w:r>
      <w:r>
        <w:rPr>
          <w:spacing w:val="-2"/>
          <w:sz w:val="16"/>
          <w:szCs w:val="16"/>
        </w:rPr>
        <w:t>v</w:t>
      </w:r>
      <w:r>
        <w:rPr>
          <w:sz w:val="16"/>
          <w:szCs w:val="16"/>
        </w:rPr>
        <w:t xml:space="preserve">ehicle,  </w:t>
      </w:r>
      <w:r>
        <w:rPr>
          <w:spacing w:val="12"/>
          <w:sz w:val="16"/>
          <w:szCs w:val="16"/>
        </w:rPr>
        <w:t xml:space="preserve"> </w:t>
      </w:r>
      <w:r>
        <w:rPr>
          <w:sz w:val="16"/>
          <w:szCs w:val="16"/>
        </w:rPr>
        <w:t xml:space="preserve">Proceedings </w:t>
      </w:r>
      <w:r>
        <w:rPr>
          <w:spacing w:val="30"/>
          <w:sz w:val="16"/>
          <w:szCs w:val="16"/>
        </w:rPr>
        <w:t xml:space="preserve"> </w:t>
      </w:r>
      <w:r>
        <w:rPr>
          <w:sz w:val="16"/>
          <w:szCs w:val="16"/>
        </w:rPr>
        <w:t xml:space="preserve">of </w:t>
      </w:r>
      <w:r>
        <w:rPr>
          <w:spacing w:val="36"/>
          <w:sz w:val="16"/>
          <w:szCs w:val="16"/>
        </w:rPr>
        <w:t xml:space="preserve"> </w:t>
      </w:r>
      <w:r>
        <w:rPr>
          <w:sz w:val="16"/>
          <w:szCs w:val="16"/>
        </w:rPr>
        <w:t xml:space="preserve">the </w:t>
      </w:r>
      <w:r>
        <w:rPr>
          <w:spacing w:val="36"/>
          <w:sz w:val="16"/>
          <w:szCs w:val="16"/>
        </w:rPr>
        <w:t xml:space="preserve"> </w:t>
      </w:r>
      <w:r>
        <w:rPr>
          <w:sz w:val="16"/>
          <w:szCs w:val="16"/>
        </w:rPr>
        <w:t xml:space="preserve">Institution </w:t>
      </w:r>
      <w:r>
        <w:rPr>
          <w:spacing w:val="30"/>
          <w:sz w:val="16"/>
          <w:szCs w:val="16"/>
        </w:rPr>
        <w:t xml:space="preserve"> </w:t>
      </w:r>
      <w:r>
        <w:rPr>
          <w:sz w:val="16"/>
          <w:szCs w:val="16"/>
        </w:rPr>
        <w:t xml:space="preserve">of </w:t>
      </w:r>
      <w:r>
        <w:rPr>
          <w:spacing w:val="37"/>
          <w:sz w:val="16"/>
          <w:szCs w:val="16"/>
        </w:rPr>
        <w:t xml:space="preserve"> </w:t>
      </w:r>
      <w:r>
        <w:rPr>
          <w:sz w:val="16"/>
          <w:szCs w:val="16"/>
        </w:rPr>
        <w:t xml:space="preserve">Mechanical </w:t>
      </w:r>
      <w:r>
        <w:rPr>
          <w:spacing w:val="30"/>
          <w:sz w:val="16"/>
          <w:szCs w:val="16"/>
        </w:rPr>
        <w:t xml:space="preserve"> </w:t>
      </w:r>
      <w:r>
        <w:rPr>
          <w:sz w:val="16"/>
          <w:szCs w:val="16"/>
        </w:rPr>
        <w:t xml:space="preserve">Engineers, </w:t>
      </w:r>
      <w:r>
        <w:rPr>
          <w:spacing w:val="-2"/>
          <w:sz w:val="16"/>
          <w:szCs w:val="16"/>
        </w:rPr>
        <w:t>P</w:t>
      </w:r>
      <w:r>
        <w:rPr>
          <w:sz w:val="16"/>
          <w:szCs w:val="16"/>
        </w:rPr>
        <w:t>art</w:t>
      </w:r>
      <w:r>
        <w:rPr>
          <w:spacing w:val="5"/>
          <w:sz w:val="16"/>
          <w:szCs w:val="16"/>
        </w:rPr>
        <w:t xml:space="preserve"> </w:t>
      </w:r>
      <w:r>
        <w:rPr>
          <w:sz w:val="16"/>
          <w:szCs w:val="16"/>
        </w:rPr>
        <w:t>D:</w:t>
      </w:r>
      <w:r>
        <w:rPr>
          <w:spacing w:val="6"/>
          <w:sz w:val="16"/>
          <w:szCs w:val="16"/>
        </w:rPr>
        <w:t xml:space="preserve"> </w:t>
      </w:r>
      <w:r>
        <w:rPr>
          <w:sz w:val="16"/>
          <w:szCs w:val="16"/>
        </w:rPr>
        <w:t>Journal</w:t>
      </w:r>
      <w:r>
        <w:rPr>
          <w:spacing w:val="4"/>
          <w:sz w:val="16"/>
          <w:szCs w:val="16"/>
        </w:rPr>
        <w:t xml:space="preserve"> </w:t>
      </w:r>
      <w:r>
        <w:rPr>
          <w:sz w:val="16"/>
          <w:szCs w:val="16"/>
        </w:rPr>
        <w:t>of</w:t>
      </w:r>
      <w:r>
        <w:rPr>
          <w:spacing w:val="6"/>
          <w:sz w:val="16"/>
          <w:szCs w:val="16"/>
        </w:rPr>
        <w:t xml:space="preserve"> </w:t>
      </w:r>
      <w:r>
        <w:rPr>
          <w:sz w:val="16"/>
          <w:szCs w:val="16"/>
        </w:rPr>
        <w:t>Automobile Engineering 223</w:t>
      </w:r>
      <w:r>
        <w:rPr>
          <w:spacing w:val="6"/>
          <w:sz w:val="16"/>
          <w:szCs w:val="16"/>
        </w:rPr>
        <w:t xml:space="preserve"> </w:t>
      </w:r>
      <w:r>
        <w:rPr>
          <w:sz w:val="16"/>
          <w:szCs w:val="16"/>
        </w:rPr>
        <w:t>(3)</w:t>
      </w:r>
      <w:r>
        <w:rPr>
          <w:spacing w:val="6"/>
          <w:sz w:val="16"/>
          <w:szCs w:val="16"/>
        </w:rPr>
        <w:t xml:space="preserve"> </w:t>
      </w:r>
      <w:r>
        <w:rPr>
          <w:sz w:val="16"/>
          <w:szCs w:val="16"/>
        </w:rPr>
        <w:t>(2009)</w:t>
      </w:r>
      <w:r>
        <w:rPr>
          <w:spacing w:val="4"/>
          <w:sz w:val="16"/>
          <w:szCs w:val="16"/>
        </w:rPr>
        <w:t xml:space="preserve"> </w:t>
      </w:r>
      <w:r>
        <w:rPr>
          <w:sz w:val="16"/>
          <w:szCs w:val="16"/>
        </w:rPr>
        <w:t xml:space="preserve">301–325. </w:t>
      </w:r>
      <w:proofErr w:type="gramStart"/>
      <w:r>
        <w:rPr>
          <w:sz w:val="16"/>
          <w:szCs w:val="16"/>
        </w:rPr>
        <w:t>doi:</w:t>
      </w:r>
      <w:proofErr w:type="gramEnd"/>
      <w:r>
        <w:rPr>
          <w:sz w:val="16"/>
          <w:szCs w:val="16"/>
        </w:rPr>
        <w:t>10.1243/09544070</w:t>
      </w:r>
      <w:r>
        <w:rPr>
          <w:spacing w:val="-10"/>
          <w:sz w:val="16"/>
          <w:szCs w:val="16"/>
        </w:rPr>
        <w:t>J</w:t>
      </w:r>
      <w:r>
        <w:rPr>
          <w:spacing w:val="-9"/>
          <w:sz w:val="16"/>
          <w:szCs w:val="16"/>
        </w:rPr>
        <w:t>A</w:t>
      </w:r>
      <w:r>
        <w:rPr>
          <w:sz w:val="16"/>
          <w:szCs w:val="16"/>
        </w:rPr>
        <w:t>U</w:t>
      </w:r>
      <w:r>
        <w:rPr>
          <w:spacing w:val="-3"/>
          <w:sz w:val="16"/>
          <w:szCs w:val="16"/>
        </w:rPr>
        <w:t>T</w:t>
      </w:r>
      <w:r>
        <w:rPr>
          <w:sz w:val="16"/>
          <w:szCs w:val="16"/>
        </w:rPr>
        <w:t>O1063.</w:t>
      </w:r>
    </w:p>
    <w:p w:rsidR="00731615" w:rsidRDefault="00EE1D9C">
      <w:pPr>
        <w:spacing w:line="180" w:lineRule="exact"/>
        <w:ind w:left="365"/>
        <w:rPr>
          <w:rFonts w:ascii="BatangChe" w:eastAsia="BatangChe" w:hAnsi="BatangChe" w:cs="BatangChe"/>
          <w:sz w:val="16"/>
          <w:szCs w:val="16"/>
        </w:rPr>
      </w:pPr>
      <w:r>
        <w:rPr>
          <w:sz w:val="16"/>
          <w:szCs w:val="16"/>
        </w:rPr>
        <w:t xml:space="preserve">URL                  </w:t>
      </w:r>
      <w:r>
        <w:rPr>
          <w:spacing w:val="17"/>
          <w:sz w:val="16"/>
          <w:szCs w:val="16"/>
        </w:rPr>
        <w:t xml:space="preserve"> </w:t>
      </w:r>
      <w:hyperlink r:id="rId44">
        <w:r>
          <w:rPr>
            <w:rFonts w:ascii="BatangChe" w:eastAsia="BatangChe" w:hAnsi="BatangChe" w:cs="BatangChe"/>
            <w:w w:val="105"/>
            <w:sz w:val="16"/>
            <w:szCs w:val="16"/>
          </w:rPr>
          <w:t>http://pid.sa</w:t>
        </w:r>
        <w:r>
          <w:rPr>
            <w:rFonts w:ascii="BatangChe" w:eastAsia="BatangChe" w:hAnsi="BatangChe" w:cs="BatangChe"/>
            <w:spacing w:val="1"/>
            <w:w w:val="105"/>
            <w:sz w:val="16"/>
            <w:szCs w:val="16"/>
          </w:rPr>
          <w:t>g</w:t>
        </w:r>
        <w:r>
          <w:rPr>
            <w:rFonts w:ascii="BatangChe" w:eastAsia="BatangChe" w:hAnsi="BatangChe" w:cs="BatangChe"/>
            <w:w w:val="105"/>
            <w:sz w:val="16"/>
            <w:szCs w:val="16"/>
          </w:rPr>
          <w:t>epub.com/lookup/doi/10.</w:t>
        </w:r>
        <w:r>
          <w:rPr>
            <w:rFonts w:ascii="BatangChe" w:eastAsia="BatangChe" w:hAnsi="BatangChe" w:cs="BatangChe"/>
            <w:spacing w:val="1"/>
            <w:w w:val="105"/>
            <w:sz w:val="16"/>
            <w:szCs w:val="16"/>
          </w:rPr>
          <w:t>1</w:t>
        </w:r>
        <w:r>
          <w:rPr>
            <w:rFonts w:ascii="BatangChe" w:eastAsia="BatangChe" w:hAnsi="BatangChe" w:cs="BatangChe"/>
            <w:w w:val="105"/>
            <w:sz w:val="16"/>
            <w:szCs w:val="16"/>
          </w:rPr>
          <w:t>243/</w:t>
        </w:r>
      </w:hyperlink>
    </w:p>
    <w:p w:rsidR="00731615" w:rsidRDefault="00EE1D9C">
      <w:pPr>
        <w:spacing w:line="160" w:lineRule="exact"/>
        <w:ind w:left="365"/>
        <w:rPr>
          <w:rFonts w:ascii="BatangChe" w:eastAsia="BatangChe" w:hAnsi="BatangChe" w:cs="BatangChe"/>
          <w:sz w:val="16"/>
          <w:szCs w:val="16"/>
        </w:rPr>
      </w:pPr>
      <w:r>
        <w:rPr>
          <w:rFonts w:ascii="BatangChe" w:eastAsia="BatangChe" w:hAnsi="BatangChe" w:cs="BatangChe"/>
          <w:w w:val="105"/>
          <w:position w:val="-1"/>
          <w:sz w:val="16"/>
          <w:szCs w:val="16"/>
        </w:rPr>
        <w:t>09544070JAUTO1063</w:t>
      </w:r>
    </w:p>
    <w:p w:rsidR="00731615" w:rsidRDefault="00EE1D9C">
      <w:pPr>
        <w:spacing w:before="17"/>
        <w:rPr>
          <w:sz w:val="16"/>
          <w:szCs w:val="16"/>
        </w:rPr>
      </w:pPr>
      <w:r>
        <w:rPr>
          <w:sz w:val="16"/>
          <w:szCs w:val="16"/>
        </w:rPr>
        <w:t>[36</w:t>
      </w:r>
      <w:proofErr w:type="gramStart"/>
      <w:r>
        <w:rPr>
          <w:sz w:val="16"/>
          <w:szCs w:val="16"/>
        </w:rPr>
        <w:t xml:space="preserve">] </w:t>
      </w:r>
      <w:r>
        <w:rPr>
          <w:spacing w:val="17"/>
          <w:sz w:val="16"/>
          <w:szCs w:val="16"/>
        </w:rPr>
        <w:t xml:space="preserve"> </w:t>
      </w:r>
      <w:r>
        <w:rPr>
          <w:sz w:val="16"/>
          <w:szCs w:val="16"/>
        </w:rPr>
        <w:t>J</w:t>
      </w:r>
      <w:proofErr w:type="gramEnd"/>
      <w:r>
        <w:rPr>
          <w:sz w:val="16"/>
          <w:szCs w:val="16"/>
        </w:rPr>
        <w:t>.</w:t>
      </w:r>
      <w:r>
        <w:rPr>
          <w:spacing w:val="-1"/>
          <w:sz w:val="16"/>
          <w:szCs w:val="16"/>
        </w:rPr>
        <w:t xml:space="preserve"> </w:t>
      </w:r>
      <w:r>
        <w:rPr>
          <w:sz w:val="16"/>
          <w:szCs w:val="16"/>
        </w:rPr>
        <w:t>Franklin,</w:t>
      </w:r>
      <w:r>
        <w:rPr>
          <w:spacing w:val="-6"/>
          <w:sz w:val="16"/>
          <w:szCs w:val="16"/>
        </w:rPr>
        <w:t xml:space="preserve"> </w:t>
      </w:r>
      <w:r>
        <w:rPr>
          <w:sz w:val="16"/>
          <w:szCs w:val="16"/>
        </w:rPr>
        <w:t>Pr</w:t>
      </w:r>
      <w:r>
        <w:rPr>
          <w:spacing w:val="-4"/>
          <w:sz w:val="16"/>
          <w:szCs w:val="16"/>
        </w:rPr>
        <w:t>iv</w:t>
      </w:r>
      <w:r>
        <w:rPr>
          <w:sz w:val="16"/>
          <w:szCs w:val="16"/>
        </w:rPr>
        <w:t>ate</w:t>
      </w:r>
      <w:r>
        <w:rPr>
          <w:spacing w:val="-5"/>
          <w:sz w:val="16"/>
          <w:szCs w:val="16"/>
        </w:rPr>
        <w:t xml:space="preserve"> </w:t>
      </w:r>
      <w:r>
        <w:rPr>
          <w:sz w:val="16"/>
          <w:szCs w:val="16"/>
        </w:rPr>
        <w:t>Communication</w:t>
      </w:r>
      <w:r>
        <w:rPr>
          <w:spacing w:val="-10"/>
          <w:sz w:val="16"/>
          <w:szCs w:val="16"/>
        </w:rPr>
        <w:t xml:space="preserve"> </w:t>
      </w:r>
      <w:r>
        <w:rPr>
          <w:sz w:val="16"/>
          <w:szCs w:val="16"/>
        </w:rPr>
        <w:t>(2014).</w:t>
      </w:r>
    </w:p>
    <w:p w:rsidR="00731615" w:rsidRDefault="00EE1D9C">
      <w:pPr>
        <w:spacing w:before="5" w:line="246" w:lineRule="auto"/>
        <w:ind w:left="365" w:right="85" w:hanging="365"/>
        <w:jc w:val="both"/>
        <w:rPr>
          <w:sz w:val="16"/>
          <w:szCs w:val="16"/>
        </w:rPr>
      </w:pPr>
      <w:r>
        <w:rPr>
          <w:sz w:val="16"/>
          <w:szCs w:val="16"/>
        </w:rPr>
        <w:t xml:space="preserve">[37] </w:t>
      </w:r>
      <w:r>
        <w:rPr>
          <w:spacing w:val="10"/>
          <w:sz w:val="16"/>
          <w:szCs w:val="16"/>
        </w:rPr>
        <w:t xml:space="preserve"> </w:t>
      </w:r>
      <w:r>
        <w:rPr>
          <w:spacing w:val="-21"/>
          <w:sz w:val="16"/>
          <w:szCs w:val="16"/>
        </w:rPr>
        <w:t>Y</w:t>
      </w:r>
      <w:r>
        <w:rPr>
          <w:sz w:val="16"/>
          <w:szCs w:val="16"/>
        </w:rPr>
        <w:t>.</w:t>
      </w:r>
      <w:r>
        <w:rPr>
          <w:spacing w:val="8"/>
          <w:sz w:val="16"/>
          <w:szCs w:val="16"/>
        </w:rPr>
        <w:t xml:space="preserve"> </w:t>
      </w:r>
      <w:r>
        <w:rPr>
          <w:sz w:val="16"/>
          <w:szCs w:val="16"/>
        </w:rPr>
        <w:t>S.</w:t>
      </w:r>
      <w:r>
        <w:rPr>
          <w:spacing w:val="9"/>
          <w:sz w:val="16"/>
          <w:szCs w:val="16"/>
        </w:rPr>
        <w:t xml:space="preserve"> </w:t>
      </w:r>
      <w:r>
        <w:rPr>
          <w:sz w:val="16"/>
          <w:szCs w:val="16"/>
        </w:rPr>
        <w:t>Sato,</w:t>
      </w:r>
      <w:r>
        <w:rPr>
          <w:spacing w:val="11"/>
          <w:sz w:val="16"/>
          <w:szCs w:val="16"/>
        </w:rPr>
        <w:t xml:space="preserve"> </w:t>
      </w:r>
      <w:r>
        <w:rPr>
          <w:sz w:val="16"/>
          <w:szCs w:val="16"/>
        </w:rPr>
        <w:t>H.</w:t>
      </w:r>
      <w:r>
        <w:rPr>
          <w:spacing w:val="8"/>
          <w:sz w:val="16"/>
          <w:szCs w:val="16"/>
        </w:rPr>
        <w:t xml:space="preserve"> </w:t>
      </w:r>
      <w:proofErr w:type="spellStart"/>
      <w:r>
        <w:rPr>
          <w:spacing w:val="-6"/>
          <w:sz w:val="16"/>
          <w:szCs w:val="16"/>
        </w:rPr>
        <w:t>K</w:t>
      </w:r>
      <w:r>
        <w:rPr>
          <w:sz w:val="16"/>
          <w:szCs w:val="16"/>
        </w:rPr>
        <w:t>ok</w:t>
      </w:r>
      <w:r>
        <w:rPr>
          <w:spacing w:val="-2"/>
          <w:sz w:val="16"/>
          <w:szCs w:val="16"/>
        </w:rPr>
        <w:t>aw</w:t>
      </w:r>
      <w:r>
        <w:rPr>
          <w:sz w:val="16"/>
          <w:szCs w:val="16"/>
        </w:rPr>
        <w:t>a</w:t>
      </w:r>
      <w:proofErr w:type="spellEnd"/>
      <w:r>
        <w:rPr>
          <w:sz w:val="16"/>
          <w:szCs w:val="16"/>
        </w:rPr>
        <w:t>,</w:t>
      </w:r>
      <w:r>
        <w:rPr>
          <w:spacing w:val="8"/>
          <w:sz w:val="16"/>
          <w:szCs w:val="16"/>
        </w:rPr>
        <w:t xml:space="preserve"> </w:t>
      </w:r>
      <w:r>
        <w:rPr>
          <w:sz w:val="16"/>
          <w:szCs w:val="16"/>
        </w:rPr>
        <w:t>M.</w:t>
      </w:r>
      <w:r>
        <w:rPr>
          <w:spacing w:val="8"/>
          <w:sz w:val="16"/>
          <w:szCs w:val="16"/>
        </w:rPr>
        <w:t xml:space="preserve"> </w:t>
      </w:r>
      <w:proofErr w:type="spellStart"/>
      <w:r>
        <w:rPr>
          <w:sz w:val="16"/>
          <w:szCs w:val="16"/>
        </w:rPr>
        <w:t>Enomoto</w:t>
      </w:r>
      <w:proofErr w:type="spellEnd"/>
      <w:r>
        <w:rPr>
          <w:sz w:val="16"/>
          <w:szCs w:val="16"/>
        </w:rPr>
        <w:t>,</w:t>
      </w:r>
      <w:r>
        <w:rPr>
          <w:spacing w:val="8"/>
          <w:sz w:val="16"/>
          <w:szCs w:val="16"/>
        </w:rPr>
        <w:t xml:space="preserve"> </w:t>
      </w:r>
      <w:r>
        <w:rPr>
          <w:sz w:val="16"/>
          <w:szCs w:val="16"/>
        </w:rPr>
        <w:t>S.</w:t>
      </w:r>
      <w:r>
        <w:rPr>
          <w:spacing w:val="9"/>
          <w:sz w:val="16"/>
          <w:szCs w:val="16"/>
        </w:rPr>
        <w:t xml:space="preserve"> </w:t>
      </w:r>
      <w:proofErr w:type="spellStart"/>
      <w:r>
        <w:rPr>
          <w:sz w:val="16"/>
          <w:szCs w:val="16"/>
        </w:rPr>
        <w:t>Jo</w:t>
      </w:r>
      <w:r>
        <w:rPr>
          <w:spacing w:val="-1"/>
          <w:sz w:val="16"/>
          <w:szCs w:val="16"/>
        </w:rPr>
        <w:t>g</w:t>
      </w:r>
      <w:r>
        <w:rPr>
          <w:sz w:val="16"/>
          <w:szCs w:val="16"/>
        </w:rPr>
        <w:t>an</w:t>
      </w:r>
      <w:proofErr w:type="spellEnd"/>
      <w:r>
        <w:rPr>
          <w:sz w:val="16"/>
          <w:szCs w:val="16"/>
        </w:rPr>
        <w:t>,</w:t>
      </w:r>
      <w:r>
        <w:rPr>
          <w:spacing w:val="10"/>
          <w:sz w:val="16"/>
          <w:szCs w:val="16"/>
        </w:rPr>
        <w:t xml:space="preserve"> </w:t>
      </w:r>
      <w:proofErr w:type="spellStart"/>
      <w:r>
        <w:rPr>
          <w:sz w:val="16"/>
          <w:szCs w:val="16"/>
        </w:rPr>
        <w:t>Microstructural</w:t>
      </w:r>
      <w:proofErr w:type="spellEnd"/>
      <w:r>
        <w:rPr>
          <w:sz w:val="16"/>
          <w:szCs w:val="16"/>
        </w:rPr>
        <w:t xml:space="preserve"> </w:t>
      </w:r>
      <w:proofErr w:type="spellStart"/>
      <w:r>
        <w:rPr>
          <w:sz w:val="16"/>
          <w:szCs w:val="16"/>
        </w:rPr>
        <w:t>E</w:t>
      </w:r>
      <w:r>
        <w:rPr>
          <w:spacing w:val="-3"/>
          <w:sz w:val="16"/>
          <w:szCs w:val="16"/>
        </w:rPr>
        <w:t>v</w:t>
      </w:r>
      <w:r>
        <w:rPr>
          <w:sz w:val="16"/>
          <w:szCs w:val="16"/>
        </w:rPr>
        <w:t>olu</w:t>
      </w:r>
      <w:proofErr w:type="spellEnd"/>
      <w:r>
        <w:rPr>
          <w:sz w:val="16"/>
          <w:szCs w:val="16"/>
        </w:rPr>
        <w:t xml:space="preserve">- </w:t>
      </w:r>
      <w:proofErr w:type="spellStart"/>
      <w:r>
        <w:rPr>
          <w:sz w:val="16"/>
          <w:szCs w:val="16"/>
        </w:rPr>
        <w:t>tion</w:t>
      </w:r>
      <w:proofErr w:type="spellEnd"/>
      <w:r>
        <w:rPr>
          <w:spacing w:val="1"/>
          <w:sz w:val="16"/>
          <w:szCs w:val="16"/>
        </w:rPr>
        <w:t xml:space="preserve"> </w:t>
      </w:r>
      <w:r>
        <w:rPr>
          <w:sz w:val="16"/>
          <w:szCs w:val="16"/>
        </w:rPr>
        <w:t>of</w:t>
      </w:r>
      <w:r>
        <w:rPr>
          <w:spacing w:val="3"/>
          <w:sz w:val="16"/>
          <w:szCs w:val="16"/>
        </w:rPr>
        <w:t xml:space="preserve"> </w:t>
      </w:r>
      <w:r>
        <w:rPr>
          <w:sz w:val="16"/>
          <w:szCs w:val="16"/>
        </w:rPr>
        <w:t>6063</w:t>
      </w:r>
      <w:r>
        <w:rPr>
          <w:spacing w:val="1"/>
          <w:sz w:val="16"/>
          <w:szCs w:val="16"/>
        </w:rPr>
        <w:t xml:space="preserve"> </w:t>
      </w:r>
      <w:r>
        <w:rPr>
          <w:sz w:val="16"/>
          <w:szCs w:val="16"/>
        </w:rPr>
        <w:t>Aluminum</w:t>
      </w:r>
      <w:r>
        <w:rPr>
          <w:spacing w:val="-3"/>
          <w:sz w:val="16"/>
          <w:szCs w:val="16"/>
        </w:rPr>
        <w:t xml:space="preserve"> </w:t>
      </w:r>
      <w:r>
        <w:rPr>
          <w:sz w:val="16"/>
          <w:szCs w:val="16"/>
        </w:rPr>
        <w:t>during Friction-</w:t>
      </w:r>
      <w:r>
        <w:rPr>
          <w:spacing w:val="-2"/>
          <w:sz w:val="16"/>
          <w:szCs w:val="16"/>
        </w:rPr>
        <w:t xml:space="preserve"> </w:t>
      </w:r>
      <w:r>
        <w:rPr>
          <w:sz w:val="16"/>
          <w:szCs w:val="16"/>
        </w:rPr>
        <w:t>Stir</w:t>
      </w:r>
      <w:r>
        <w:rPr>
          <w:spacing w:val="2"/>
          <w:sz w:val="16"/>
          <w:szCs w:val="16"/>
        </w:rPr>
        <w:t xml:space="preserve"> </w:t>
      </w:r>
      <w:r>
        <w:rPr>
          <w:spacing w:val="-13"/>
          <w:sz w:val="16"/>
          <w:szCs w:val="16"/>
        </w:rPr>
        <w:t>W</w:t>
      </w:r>
      <w:r>
        <w:rPr>
          <w:sz w:val="16"/>
          <w:szCs w:val="16"/>
        </w:rPr>
        <w:t>elding,</w:t>
      </w:r>
      <w:r>
        <w:rPr>
          <w:spacing w:val="-1"/>
          <w:sz w:val="16"/>
          <w:szCs w:val="16"/>
        </w:rPr>
        <w:t xml:space="preserve"> </w:t>
      </w:r>
      <w:r>
        <w:rPr>
          <w:sz w:val="16"/>
          <w:szCs w:val="16"/>
        </w:rPr>
        <w:t>Metallu</w:t>
      </w:r>
      <w:r>
        <w:rPr>
          <w:spacing w:val="-3"/>
          <w:sz w:val="16"/>
          <w:szCs w:val="16"/>
        </w:rPr>
        <w:t>r</w:t>
      </w:r>
      <w:r>
        <w:rPr>
          <w:sz w:val="16"/>
          <w:szCs w:val="16"/>
        </w:rPr>
        <w:t>gical</w:t>
      </w:r>
      <w:r>
        <w:rPr>
          <w:spacing w:val="-5"/>
          <w:sz w:val="16"/>
          <w:szCs w:val="16"/>
        </w:rPr>
        <w:t xml:space="preserve"> </w:t>
      </w:r>
      <w:r>
        <w:rPr>
          <w:sz w:val="16"/>
          <w:szCs w:val="16"/>
        </w:rPr>
        <w:t>and Materials</w:t>
      </w:r>
      <w:r>
        <w:rPr>
          <w:spacing w:val="-6"/>
          <w:sz w:val="16"/>
          <w:szCs w:val="16"/>
        </w:rPr>
        <w:t xml:space="preserve"> T</w:t>
      </w:r>
      <w:r>
        <w:rPr>
          <w:sz w:val="16"/>
          <w:szCs w:val="16"/>
        </w:rPr>
        <w:t>ransactions</w:t>
      </w:r>
      <w:r>
        <w:rPr>
          <w:spacing w:val="-8"/>
          <w:sz w:val="16"/>
          <w:szCs w:val="16"/>
        </w:rPr>
        <w:t xml:space="preserve"> </w:t>
      </w:r>
      <w:r>
        <w:rPr>
          <w:sz w:val="16"/>
          <w:szCs w:val="16"/>
        </w:rPr>
        <w:t>A</w:t>
      </w:r>
      <w:r>
        <w:rPr>
          <w:spacing w:val="-1"/>
          <w:sz w:val="16"/>
          <w:szCs w:val="16"/>
        </w:rPr>
        <w:t xml:space="preserve"> </w:t>
      </w:r>
      <w:r>
        <w:rPr>
          <w:sz w:val="16"/>
          <w:szCs w:val="16"/>
        </w:rPr>
        <w:t>30</w:t>
      </w:r>
      <w:r>
        <w:rPr>
          <w:spacing w:val="-2"/>
          <w:sz w:val="16"/>
          <w:szCs w:val="16"/>
        </w:rPr>
        <w:t xml:space="preserve"> </w:t>
      </w:r>
      <w:r>
        <w:rPr>
          <w:sz w:val="16"/>
          <w:szCs w:val="16"/>
        </w:rPr>
        <w:t>(September)</w:t>
      </w:r>
      <w:r>
        <w:rPr>
          <w:spacing w:val="-8"/>
          <w:sz w:val="16"/>
          <w:szCs w:val="16"/>
        </w:rPr>
        <w:t xml:space="preserve"> </w:t>
      </w:r>
      <w:r>
        <w:rPr>
          <w:sz w:val="16"/>
          <w:szCs w:val="16"/>
        </w:rPr>
        <w:t>(1999)</w:t>
      </w:r>
      <w:r>
        <w:rPr>
          <w:spacing w:val="-4"/>
          <w:sz w:val="16"/>
          <w:szCs w:val="16"/>
        </w:rPr>
        <w:t xml:space="preserve"> </w:t>
      </w:r>
      <w:r>
        <w:rPr>
          <w:sz w:val="16"/>
          <w:szCs w:val="16"/>
        </w:rPr>
        <w:t>2429–2437.</w:t>
      </w:r>
    </w:p>
    <w:p w:rsidR="00731615" w:rsidRDefault="00EE1D9C">
      <w:pPr>
        <w:spacing w:line="246" w:lineRule="auto"/>
        <w:ind w:left="365" w:right="85" w:hanging="365"/>
        <w:jc w:val="both"/>
        <w:rPr>
          <w:sz w:val="16"/>
          <w:szCs w:val="16"/>
        </w:rPr>
      </w:pPr>
      <w:r>
        <w:rPr>
          <w:sz w:val="16"/>
          <w:szCs w:val="16"/>
        </w:rPr>
        <w:t xml:space="preserve">[38] </w:t>
      </w:r>
      <w:r>
        <w:rPr>
          <w:spacing w:val="17"/>
          <w:sz w:val="16"/>
          <w:szCs w:val="16"/>
        </w:rPr>
        <w:t xml:space="preserve"> </w:t>
      </w:r>
      <w:r>
        <w:rPr>
          <w:spacing w:val="-21"/>
          <w:sz w:val="16"/>
          <w:szCs w:val="16"/>
        </w:rPr>
        <w:t>Y</w:t>
      </w:r>
      <w:r>
        <w:rPr>
          <w:sz w:val="16"/>
          <w:szCs w:val="16"/>
        </w:rPr>
        <w:t>.</w:t>
      </w:r>
      <w:r>
        <w:rPr>
          <w:spacing w:val="4"/>
          <w:sz w:val="16"/>
          <w:szCs w:val="16"/>
        </w:rPr>
        <w:t xml:space="preserve"> </w:t>
      </w:r>
      <w:r>
        <w:rPr>
          <w:sz w:val="16"/>
          <w:szCs w:val="16"/>
        </w:rPr>
        <w:t>S.</w:t>
      </w:r>
      <w:r>
        <w:rPr>
          <w:spacing w:val="5"/>
          <w:sz w:val="16"/>
          <w:szCs w:val="16"/>
        </w:rPr>
        <w:t xml:space="preserve"> </w:t>
      </w:r>
      <w:r>
        <w:rPr>
          <w:sz w:val="16"/>
          <w:szCs w:val="16"/>
        </w:rPr>
        <w:t>Sato,</w:t>
      </w:r>
      <w:r>
        <w:rPr>
          <w:spacing w:val="5"/>
          <w:sz w:val="16"/>
          <w:szCs w:val="16"/>
        </w:rPr>
        <w:t xml:space="preserve"> </w:t>
      </w:r>
      <w:r>
        <w:rPr>
          <w:sz w:val="16"/>
          <w:szCs w:val="16"/>
        </w:rPr>
        <w:t>H.</w:t>
      </w:r>
      <w:r>
        <w:rPr>
          <w:spacing w:val="4"/>
          <w:sz w:val="16"/>
          <w:szCs w:val="16"/>
        </w:rPr>
        <w:t xml:space="preserve"> </w:t>
      </w:r>
      <w:proofErr w:type="spellStart"/>
      <w:r>
        <w:rPr>
          <w:spacing w:val="-6"/>
          <w:sz w:val="16"/>
          <w:szCs w:val="16"/>
        </w:rPr>
        <w:t>K</w:t>
      </w:r>
      <w:r>
        <w:rPr>
          <w:sz w:val="16"/>
          <w:szCs w:val="16"/>
        </w:rPr>
        <w:t>ok</w:t>
      </w:r>
      <w:r>
        <w:rPr>
          <w:spacing w:val="-2"/>
          <w:sz w:val="16"/>
          <w:szCs w:val="16"/>
        </w:rPr>
        <w:t>aw</w:t>
      </w:r>
      <w:r>
        <w:rPr>
          <w:sz w:val="16"/>
          <w:szCs w:val="16"/>
        </w:rPr>
        <w:t>a</w:t>
      </w:r>
      <w:proofErr w:type="spellEnd"/>
      <w:r>
        <w:rPr>
          <w:sz w:val="16"/>
          <w:szCs w:val="16"/>
        </w:rPr>
        <w:t>,</w:t>
      </w:r>
      <w:r>
        <w:rPr>
          <w:spacing w:val="2"/>
          <w:sz w:val="16"/>
          <w:szCs w:val="16"/>
        </w:rPr>
        <w:t xml:space="preserve"> </w:t>
      </w:r>
      <w:r>
        <w:rPr>
          <w:sz w:val="16"/>
          <w:szCs w:val="16"/>
        </w:rPr>
        <w:t>Distri</w:t>
      </w:r>
      <w:r>
        <w:rPr>
          <w:spacing w:val="-3"/>
          <w:sz w:val="16"/>
          <w:szCs w:val="16"/>
        </w:rPr>
        <w:t>b</w:t>
      </w:r>
      <w:r>
        <w:rPr>
          <w:sz w:val="16"/>
          <w:szCs w:val="16"/>
        </w:rPr>
        <w:t>ution</w:t>
      </w:r>
      <w:r>
        <w:rPr>
          <w:spacing w:val="-2"/>
          <w:sz w:val="16"/>
          <w:szCs w:val="16"/>
        </w:rPr>
        <w:t xml:space="preserve"> </w:t>
      </w:r>
      <w:r>
        <w:rPr>
          <w:sz w:val="16"/>
          <w:szCs w:val="16"/>
        </w:rPr>
        <w:t>of</w:t>
      </w:r>
      <w:r>
        <w:rPr>
          <w:spacing w:val="5"/>
          <w:sz w:val="16"/>
          <w:szCs w:val="16"/>
        </w:rPr>
        <w:t xml:space="preserve"> </w:t>
      </w:r>
      <w:r>
        <w:rPr>
          <w:spacing w:val="-11"/>
          <w:sz w:val="16"/>
          <w:szCs w:val="16"/>
        </w:rPr>
        <w:t>T</w:t>
      </w:r>
      <w:r>
        <w:rPr>
          <w:sz w:val="16"/>
          <w:szCs w:val="16"/>
        </w:rPr>
        <w:t>ensile</w:t>
      </w:r>
      <w:r>
        <w:rPr>
          <w:spacing w:val="1"/>
          <w:sz w:val="16"/>
          <w:szCs w:val="16"/>
        </w:rPr>
        <w:t xml:space="preserve"> </w:t>
      </w:r>
      <w:r>
        <w:rPr>
          <w:sz w:val="16"/>
          <w:szCs w:val="16"/>
        </w:rPr>
        <w:t>Property and</w:t>
      </w:r>
      <w:r>
        <w:rPr>
          <w:spacing w:val="4"/>
          <w:sz w:val="16"/>
          <w:szCs w:val="16"/>
        </w:rPr>
        <w:t xml:space="preserve"> </w:t>
      </w:r>
      <w:proofErr w:type="spellStart"/>
      <w:r>
        <w:rPr>
          <w:sz w:val="16"/>
          <w:szCs w:val="16"/>
        </w:rPr>
        <w:t>Microstruc</w:t>
      </w:r>
      <w:proofErr w:type="spellEnd"/>
      <w:r>
        <w:rPr>
          <w:sz w:val="16"/>
          <w:szCs w:val="16"/>
        </w:rPr>
        <w:t xml:space="preserve">- </w:t>
      </w:r>
      <w:proofErr w:type="spellStart"/>
      <w:r>
        <w:rPr>
          <w:sz w:val="16"/>
          <w:szCs w:val="16"/>
        </w:rPr>
        <w:t>ture</w:t>
      </w:r>
      <w:proofErr w:type="spellEnd"/>
      <w:r>
        <w:rPr>
          <w:spacing w:val="-8"/>
          <w:sz w:val="16"/>
          <w:szCs w:val="16"/>
        </w:rPr>
        <w:t xml:space="preserve"> </w:t>
      </w:r>
      <w:r>
        <w:rPr>
          <w:sz w:val="16"/>
          <w:szCs w:val="16"/>
        </w:rPr>
        <w:t>in</w:t>
      </w:r>
      <w:r>
        <w:rPr>
          <w:spacing w:val="-6"/>
          <w:sz w:val="16"/>
          <w:szCs w:val="16"/>
        </w:rPr>
        <w:t xml:space="preserve"> </w:t>
      </w:r>
      <w:r>
        <w:rPr>
          <w:sz w:val="16"/>
          <w:szCs w:val="16"/>
        </w:rPr>
        <w:t>Friction</w:t>
      </w:r>
      <w:r>
        <w:rPr>
          <w:spacing w:val="-11"/>
          <w:sz w:val="16"/>
          <w:szCs w:val="16"/>
        </w:rPr>
        <w:t xml:space="preserve"> </w:t>
      </w:r>
      <w:r>
        <w:rPr>
          <w:sz w:val="16"/>
          <w:szCs w:val="16"/>
        </w:rPr>
        <w:t>Stir</w:t>
      </w:r>
      <w:r>
        <w:rPr>
          <w:spacing w:val="-8"/>
          <w:sz w:val="16"/>
          <w:szCs w:val="16"/>
        </w:rPr>
        <w:t xml:space="preserve"> </w:t>
      </w:r>
      <w:r>
        <w:rPr>
          <w:spacing w:val="-13"/>
          <w:sz w:val="16"/>
          <w:szCs w:val="16"/>
        </w:rPr>
        <w:t>W</w:t>
      </w:r>
      <w:r>
        <w:rPr>
          <w:sz w:val="16"/>
          <w:szCs w:val="16"/>
        </w:rPr>
        <w:t>eld</w:t>
      </w:r>
      <w:r>
        <w:rPr>
          <w:spacing w:val="-8"/>
          <w:sz w:val="16"/>
          <w:szCs w:val="16"/>
        </w:rPr>
        <w:t xml:space="preserve"> </w:t>
      </w:r>
      <w:r>
        <w:rPr>
          <w:sz w:val="16"/>
          <w:szCs w:val="16"/>
        </w:rPr>
        <w:t>of</w:t>
      </w:r>
      <w:r>
        <w:rPr>
          <w:spacing w:val="-7"/>
          <w:sz w:val="16"/>
          <w:szCs w:val="16"/>
        </w:rPr>
        <w:t xml:space="preserve"> </w:t>
      </w:r>
      <w:r>
        <w:rPr>
          <w:sz w:val="16"/>
          <w:szCs w:val="16"/>
        </w:rPr>
        <w:t>6063</w:t>
      </w:r>
      <w:r>
        <w:rPr>
          <w:spacing w:val="-9"/>
          <w:sz w:val="16"/>
          <w:szCs w:val="16"/>
        </w:rPr>
        <w:t xml:space="preserve"> </w:t>
      </w:r>
      <w:r>
        <w:rPr>
          <w:sz w:val="16"/>
          <w:szCs w:val="16"/>
        </w:rPr>
        <w:t>Aluminum,</w:t>
      </w:r>
      <w:r>
        <w:rPr>
          <w:spacing w:val="-11"/>
          <w:sz w:val="16"/>
          <w:szCs w:val="16"/>
        </w:rPr>
        <w:t xml:space="preserve"> </w:t>
      </w:r>
      <w:r>
        <w:rPr>
          <w:sz w:val="16"/>
          <w:szCs w:val="16"/>
        </w:rPr>
        <w:t>Metallu</w:t>
      </w:r>
      <w:r>
        <w:rPr>
          <w:spacing w:val="-3"/>
          <w:sz w:val="16"/>
          <w:szCs w:val="16"/>
        </w:rPr>
        <w:t>r</w:t>
      </w:r>
      <w:r>
        <w:rPr>
          <w:sz w:val="16"/>
          <w:szCs w:val="16"/>
        </w:rPr>
        <w:t>gical</w:t>
      </w:r>
      <w:r>
        <w:rPr>
          <w:spacing w:val="-14"/>
          <w:sz w:val="16"/>
          <w:szCs w:val="16"/>
        </w:rPr>
        <w:t xml:space="preserve"> </w:t>
      </w:r>
      <w:r>
        <w:rPr>
          <w:sz w:val="16"/>
          <w:szCs w:val="16"/>
        </w:rPr>
        <w:t>and</w:t>
      </w:r>
      <w:r>
        <w:rPr>
          <w:spacing w:val="-8"/>
          <w:sz w:val="16"/>
          <w:szCs w:val="16"/>
        </w:rPr>
        <w:t xml:space="preserve"> </w:t>
      </w:r>
      <w:r>
        <w:rPr>
          <w:sz w:val="16"/>
          <w:szCs w:val="16"/>
        </w:rPr>
        <w:t xml:space="preserve">Materials </w:t>
      </w:r>
      <w:r>
        <w:rPr>
          <w:spacing w:val="-6"/>
          <w:sz w:val="16"/>
          <w:szCs w:val="16"/>
        </w:rPr>
        <w:t>T</w:t>
      </w:r>
      <w:r>
        <w:rPr>
          <w:sz w:val="16"/>
          <w:szCs w:val="16"/>
        </w:rPr>
        <w:t>ransactions</w:t>
      </w:r>
      <w:r>
        <w:rPr>
          <w:spacing w:val="-8"/>
          <w:sz w:val="16"/>
          <w:szCs w:val="16"/>
        </w:rPr>
        <w:t xml:space="preserve"> </w:t>
      </w:r>
      <w:r>
        <w:rPr>
          <w:sz w:val="16"/>
          <w:szCs w:val="16"/>
        </w:rPr>
        <w:t>A</w:t>
      </w:r>
      <w:r>
        <w:rPr>
          <w:spacing w:val="-1"/>
          <w:sz w:val="16"/>
          <w:szCs w:val="16"/>
        </w:rPr>
        <w:t xml:space="preserve"> </w:t>
      </w:r>
      <w:r>
        <w:rPr>
          <w:sz w:val="16"/>
          <w:szCs w:val="16"/>
        </w:rPr>
        <w:t>32</w:t>
      </w:r>
      <w:r>
        <w:rPr>
          <w:spacing w:val="-2"/>
          <w:sz w:val="16"/>
          <w:szCs w:val="16"/>
        </w:rPr>
        <w:t xml:space="preserve"> </w:t>
      </w:r>
      <w:r>
        <w:rPr>
          <w:sz w:val="16"/>
          <w:szCs w:val="16"/>
        </w:rPr>
        <w:t>(December).</w:t>
      </w:r>
    </w:p>
    <w:p w:rsidR="00731615" w:rsidRDefault="00EE1D9C">
      <w:pPr>
        <w:spacing w:line="246" w:lineRule="auto"/>
        <w:ind w:left="365" w:right="85" w:hanging="365"/>
        <w:jc w:val="both"/>
        <w:rPr>
          <w:sz w:val="16"/>
          <w:szCs w:val="16"/>
        </w:rPr>
      </w:pPr>
      <w:r>
        <w:rPr>
          <w:sz w:val="16"/>
          <w:szCs w:val="16"/>
        </w:rPr>
        <w:t xml:space="preserve">[39] </w:t>
      </w:r>
      <w:r>
        <w:rPr>
          <w:spacing w:val="17"/>
          <w:sz w:val="16"/>
          <w:szCs w:val="16"/>
        </w:rPr>
        <w:t xml:space="preserve"> </w:t>
      </w:r>
      <w:r>
        <w:rPr>
          <w:spacing w:val="-21"/>
          <w:sz w:val="16"/>
          <w:szCs w:val="16"/>
        </w:rPr>
        <w:t>Y</w:t>
      </w:r>
      <w:r>
        <w:rPr>
          <w:sz w:val="16"/>
          <w:szCs w:val="16"/>
        </w:rPr>
        <w:t>. S.</w:t>
      </w:r>
      <w:r>
        <w:rPr>
          <w:spacing w:val="1"/>
          <w:sz w:val="16"/>
          <w:szCs w:val="16"/>
        </w:rPr>
        <w:t xml:space="preserve"> </w:t>
      </w:r>
      <w:r>
        <w:rPr>
          <w:sz w:val="16"/>
          <w:szCs w:val="16"/>
        </w:rPr>
        <w:t>Sato,</w:t>
      </w:r>
      <w:r>
        <w:rPr>
          <w:spacing w:val="-1"/>
          <w:sz w:val="16"/>
          <w:szCs w:val="16"/>
        </w:rPr>
        <w:t xml:space="preserve"> </w:t>
      </w:r>
      <w:r>
        <w:rPr>
          <w:sz w:val="16"/>
          <w:szCs w:val="16"/>
        </w:rPr>
        <w:t>S.</w:t>
      </w:r>
      <w:r>
        <w:rPr>
          <w:spacing w:val="1"/>
          <w:sz w:val="16"/>
          <w:szCs w:val="16"/>
        </w:rPr>
        <w:t xml:space="preserve"> </w:t>
      </w:r>
      <w:r>
        <w:rPr>
          <w:sz w:val="16"/>
          <w:szCs w:val="16"/>
        </w:rPr>
        <w:t>H. C.</w:t>
      </w:r>
      <w:r>
        <w:rPr>
          <w:spacing w:val="1"/>
          <w:sz w:val="16"/>
          <w:szCs w:val="16"/>
        </w:rPr>
        <w:t xml:space="preserve"> </w:t>
      </w:r>
      <w:r>
        <w:rPr>
          <w:spacing w:val="-2"/>
          <w:sz w:val="16"/>
          <w:szCs w:val="16"/>
        </w:rPr>
        <w:t>P</w:t>
      </w:r>
      <w:r>
        <w:rPr>
          <w:sz w:val="16"/>
          <w:szCs w:val="16"/>
        </w:rPr>
        <w:t>ark,</w:t>
      </w:r>
      <w:r>
        <w:rPr>
          <w:spacing w:val="-1"/>
          <w:sz w:val="16"/>
          <w:szCs w:val="16"/>
        </w:rPr>
        <w:t xml:space="preserve"> </w:t>
      </w:r>
      <w:r>
        <w:rPr>
          <w:sz w:val="16"/>
          <w:szCs w:val="16"/>
        </w:rPr>
        <w:t xml:space="preserve">H. </w:t>
      </w:r>
      <w:proofErr w:type="spellStart"/>
      <w:r>
        <w:rPr>
          <w:spacing w:val="-6"/>
          <w:sz w:val="16"/>
          <w:szCs w:val="16"/>
        </w:rPr>
        <w:t>K</w:t>
      </w:r>
      <w:r>
        <w:rPr>
          <w:sz w:val="16"/>
          <w:szCs w:val="16"/>
        </w:rPr>
        <w:t>ok</w:t>
      </w:r>
      <w:r>
        <w:rPr>
          <w:spacing w:val="-2"/>
          <w:sz w:val="16"/>
          <w:szCs w:val="16"/>
        </w:rPr>
        <w:t>aw</w:t>
      </w:r>
      <w:r>
        <w:rPr>
          <w:sz w:val="16"/>
          <w:szCs w:val="16"/>
        </w:rPr>
        <w:t>a</w:t>
      </w:r>
      <w:proofErr w:type="spellEnd"/>
      <w:r>
        <w:rPr>
          <w:sz w:val="16"/>
          <w:szCs w:val="16"/>
        </w:rPr>
        <w:t>,</w:t>
      </w:r>
      <w:r>
        <w:rPr>
          <w:spacing w:val="-4"/>
          <w:sz w:val="16"/>
          <w:szCs w:val="16"/>
        </w:rPr>
        <w:t xml:space="preserve"> </w:t>
      </w:r>
      <w:proofErr w:type="spellStart"/>
      <w:r>
        <w:rPr>
          <w:sz w:val="16"/>
          <w:szCs w:val="16"/>
        </w:rPr>
        <w:t>Microstructural</w:t>
      </w:r>
      <w:proofErr w:type="spellEnd"/>
      <w:r>
        <w:rPr>
          <w:spacing w:val="-8"/>
          <w:sz w:val="16"/>
          <w:szCs w:val="16"/>
        </w:rPr>
        <w:t xml:space="preserve"> </w:t>
      </w:r>
      <w:r>
        <w:rPr>
          <w:spacing w:val="-2"/>
          <w:sz w:val="16"/>
          <w:szCs w:val="16"/>
        </w:rPr>
        <w:t>F</w:t>
      </w:r>
      <w:r>
        <w:rPr>
          <w:sz w:val="16"/>
          <w:szCs w:val="16"/>
        </w:rPr>
        <w:t>actors</w:t>
      </w:r>
      <w:r>
        <w:rPr>
          <w:spacing w:val="-3"/>
          <w:sz w:val="16"/>
          <w:szCs w:val="16"/>
        </w:rPr>
        <w:t xml:space="preserve"> </w:t>
      </w:r>
      <w:r>
        <w:rPr>
          <w:sz w:val="16"/>
          <w:szCs w:val="16"/>
        </w:rPr>
        <w:t>G</w:t>
      </w:r>
      <w:r>
        <w:rPr>
          <w:spacing w:val="-2"/>
          <w:sz w:val="16"/>
          <w:szCs w:val="16"/>
        </w:rPr>
        <w:t>ov</w:t>
      </w:r>
      <w:r>
        <w:rPr>
          <w:sz w:val="16"/>
          <w:szCs w:val="16"/>
        </w:rPr>
        <w:t>erning Hardness</w:t>
      </w:r>
      <w:r>
        <w:rPr>
          <w:spacing w:val="10"/>
          <w:sz w:val="16"/>
          <w:szCs w:val="16"/>
        </w:rPr>
        <w:t xml:space="preserve"> </w:t>
      </w:r>
      <w:r>
        <w:rPr>
          <w:sz w:val="16"/>
          <w:szCs w:val="16"/>
        </w:rPr>
        <w:t>in</w:t>
      </w:r>
      <w:r>
        <w:rPr>
          <w:spacing w:val="15"/>
          <w:sz w:val="16"/>
          <w:szCs w:val="16"/>
        </w:rPr>
        <w:t xml:space="preserve"> </w:t>
      </w:r>
      <w:r>
        <w:rPr>
          <w:sz w:val="16"/>
          <w:szCs w:val="16"/>
        </w:rPr>
        <w:t>Friction-Stir</w:t>
      </w:r>
      <w:r>
        <w:rPr>
          <w:spacing w:val="8"/>
          <w:sz w:val="16"/>
          <w:szCs w:val="16"/>
        </w:rPr>
        <w:t xml:space="preserve"> </w:t>
      </w:r>
      <w:r>
        <w:rPr>
          <w:spacing w:val="-13"/>
          <w:sz w:val="16"/>
          <w:szCs w:val="16"/>
        </w:rPr>
        <w:t>W</w:t>
      </w:r>
      <w:r>
        <w:rPr>
          <w:sz w:val="16"/>
          <w:szCs w:val="16"/>
        </w:rPr>
        <w:t>elds</w:t>
      </w:r>
      <w:r>
        <w:rPr>
          <w:spacing w:val="12"/>
          <w:sz w:val="16"/>
          <w:szCs w:val="16"/>
        </w:rPr>
        <w:t xml:space="preserve"> </w:t>
      </w:r>
      <w:r>
        <w:rPr>
          <w:sz w:val="16"/>
          <w:szCs w:val="16"/>
        </w:rPr>
        <w:t>of</w:t>
      </w:r>
      <w:r>
        <w:rPr>
          <w:spacing w:val="15"/>
          <w:sz w:val="16"/>
          <w:szCs w:val="16"/>
        </w:rPr>
        <w:t xml:space="preserve"> </w:t>
      </w:r>
      <w:r>
        <w:rPr>
          <w:sz w:val="16"/>
          <w:szCs w:val="16"/>
        </w:rPr>
        <w:t>Solid-Solution-Hardened Al</w:t>
      </w:r>
      <w:r>
        <w:rPr>
          <w:spacing w:val="14"/>
          <w:sz w:val="16"/>
          <w:szCs w:val="16"/>
        </w:rPr>
        <w:t xml:space="preserve"> </w:t>
      </w:r>
      <w:r>
        <w:rPr>
          <w:sz w:val="16"/>
          <w:szCs w:val="16"/>
        </w:rPr>
        <w:t>All</w:t>
      </w:r>
      <w:r>
        <w:rPr>
          <w:spacing w:val="-2"/>
          <w:sz w:val="16"/>
          <w:szCs w:val="16"/>
        </w:rPr>
        <w:t>o</w:t>
      </w:r>
      <w:r>
        <w:rPr>
          <w:sz w:val="16"/>
          <w:szCs w:val="16"/>
        </w:rPr>
        <w:t>ys, Metallu</w:t>
      </w:r>
      <w:r>
        <w:rPr>
          <w:spacing w:val="-3"/>
          <w:sz w:val="16"/>
          <w:szCs w:val="16"/>
        </w:rPr>
        <w:t>r</w:t>
      </w:r>
      <w:r>
        <w:rPr>
          <w:sz w:val="16"/>
          <w:szCs w:val="16"/>
        </w:rPr>
        <w:t>gical</w:t>
      </w:r>
      <w:r>
        <w:rPr>
          <w:spacing w:val="-12"/>
          <w:sz w:val="16"/>
          <w:szCs w:val="16"/>
        </w:rPr>
        <w:t xml:space="preserve"> </w:t>
      </w:r>
      <w:r>
        <w:rPr>
          <w:sz w:val="16"/>
          <w:szCs w:val="16"/>
        </w:rPr>
        <w:t>and</w:t>
      </w:r>
      <w:r>
        <w:rPr>
          <w:spacing w:val="-5"/>
          <w:sz w:val="16"/>
          <w:szCs w:val="16"/>
        </w:rPr>
        <w:t xml:space="preserve"> </w:t>
      </w:r>
      <w:r>
        <w:rPr>
          <w:sz w:val="16"/>
          <w:szCs w:val="16"/>
        </w:rPr>
        <w:t>Materials</w:t>
      </w:r>
      <w:r>
        <w:rPr>
          <w:spacing w:val="-9"/>
          <w:sz w:val="16"/>
          <w:szCs w:val="16"/>
        </w:rPr>
        <w:t xml:space="preserve"> </w:t>
      </w:r>
      <w:r>
        <w:rPr>
          <w:spacing w:val="-6"/>
          <w:sz w:val="16"/>
          <w:szCs w:val="16"/>
        </w:rPr>
        <w:t>T</w:t>
      </w:r>
      <w:r>
        <w:rPr>
          <w:sz w:val="16"/>
          <w:szCs w:val="16"/>
        </w:rPr>
        <w:t>ransactions</w:t>
      </w:r>
      <w:r>
        <w:rPr>
          <w:spacing w:val="-11"/>
          <w:sz w:val="16"/>
          <w:szCs w:val="16"/>
        </w:rPr>
        <w:t xml:space="preserve"> </w:t>
      </w:r>
      <w:r>
        <w:rPr>
          <w:sz w:val="16"/>
          <w:szCs w:val="16"/>
        </w:rPr>
        <w:t>A</w:t>
      </w:r>
      <w:r>
        <w:rPr>
          <w:spacing w:val="-4"/>
          <w:sz w:val="16"/>
          <w:szCs w:val="16"/>
        </w:rPr>
        <w:t xml:space="preserve"> </w:t>
      </w:r>
      <w:r>
        <w:rPr>
          <w:sz w:val="16"/>
          <w:szCs w:val="16"/>
        </w:rPr>
        <w:t>32</w:t>
      </w:r>
      <w:r>
        <w:rPr>
          <w:spacing w:val="-5"/>
          <w:sz w:val="16"/>
          <w:szCs w:val="16"/>
        </w:rPr>
        <w:t xml:space="preserve"> </w:t>
      </w:r>
      <w:r>
        <w:rPr>
          <w:sz w:val="16"/>
          <w:szCs w:val="16"/>
        </w:rPr>
        <w:t>(December)</w:t>
      </w:r>
      <w:r>
        <w:rPr>
          <w:spacing w:val="-11"/>
          <w:sz w:val="16"/>
          <w:szCs w:val="16"/>
        </w:rPr>
        <w:t xml:space="preserve"> </w:t>
      </w:r>
      <w:r>
        <w:rPr>
          <w:sz w:val="16"/>
          <w:szCs w:val="16"/>
        </w:rPr>
        <w:t>(2001)</w:t>
      </w:r>
      <w:r>
        <w:rPr>
          <w:spacing w:val="-7"/>
          <w:sz w:val="16"/>
          <w:szCs w:val="16"/>
        </w:rPr>
        <w:t xml:space="preserve"> </w:t>
      </w:r>
      <w:r>
        <w:rPr>
          <w:sz w:val="16"/>
          <w:szCs w:val="16"/>
        </w:rPr>
        <w:t>3033–</w:t>
      </w:r>
    </w:p>
    <w:p w:rsidR="00731615" w:rsidRDefault="00EE1D9C">
      <w:pPr>
        <w:ind w:left="365"/>
        <w:rPr>
          <w:sz w:val="16"/>
          <w:szCs w:val="16"/>
        </w:rPr>
        <w:sectPr w:rsidR="00731615">
          <w:pgSz w:w="11920" w:h="16840"/>
          <w:pgMar w:top="1560" w:right="640" w:bottom="280" w:left="640" w:header="0" w:footer="1079" w:gutter="0"/>
          <w:cols w:num="2" w:space="720" w:equalWidth="0">
            <w:col w:w="5134" w:space="358"/>
            <w:col w:w="5148"/>
          </w:cols>
        </w:sectPr>
      </w:pPr>
      <w:r>
        <w:rPr>
          <w:sz w:val="16"/>
          <w:szCs w:val="16"/>
        </w:rPr>
        <w:t>3042.</w:t>
      </w:r>
    </w:p>
    <w:p w:rsidR="00731615" w:rsidRDefault="00EE1D9C">
      <w:pPr>
        <w:spacing w:before="96" w:line="246" w:lineRule="auto"/>
        <w:ind w:left="477" w:right="4424" w:hanging="365"/>
        <w:jc w:val="both"/>
        <w:rPr>
          <w:sz w:val="16"/>
          <w:szCs w:val="16"/>
        </w:rPr>
      </w:pPr>
      <w:r>
        <w:rPr>
          <w:sz w:val="16"/>
          <w:szCs w:val="16"/>
        </w:rPr>
        <w:lastRenderedPageBreak/>
        <w:t>[40</w:t>
      </w:r>
      <w:proofErr w:type="gramStart"/>
      <w:r>
        <w:rPr>
          <w:sz w:val="16"/>
          <w:szCs w:val="16"/>
        </w:rPr>
        <w:t>]  M</w:t>
      </w:r>
      <w:proofErr w:type="gramEnd"/>
      <w:r>
        <w:rPr>
          <w:sz w:val="16"/>
          <w:szCs w:val="16"/>
        </w:rPr>
        <w:t>.</w:t>
      </w:r>
      <w:r>
        <w:rPr>
          <w:spacing w:val="7"/>
          <w:sz w:val="16"/>
          <w:szCs w:val="16"/>
        </w:rPr>
        <w:t xml:space="preserve"> </w:t>
      </w:r>
      <w:proofErr w:type="spellStart"/>
      <w:r>
        <w:rPr>
          <w:sz w:val="16"/>
          <w:szCs w:val="16"/>
        </w:rPr>
        <w:t>Grujicic</w:t>
      </w:r>
      <w:proofErr w:type="spellEnd"/>
      <w:r>
        <w:rPr>
          <w:sz w:val="16"/>
          <w:szCs w:val="16"/>
        </w:rPr>
        <w:t>,</w:t>
      </w:r>
      <w:r>
        <w:rPr>
          <w:spacing w:val="10"/>
          <w:sz w:val="16"/>
          <w:szCs w:val="16"/>
        </w:rPr>
        <w:t xml:space="preserve"> </w:t>
      </w:r>
      <w:r>
        <w:rPr>
          <w:sz w:val="16"/>
          <w:szCs w:val="16"/>
        </w:rPr>
        <w:t>G.</w:t>
      </w:r>
      <w:r>
        <w:rPr>
          <w:spacing w:val="7"/>
          <w:sz w:val="16"/>
          <w:szCs w:val="16"/>
        </w:rPr>
        <w:t xml:space="preserve"> </w:t>
      </w:r>
      <w:proofErr w:type="spellStart"/>
      <w:r>
        <w:rPr>
          <w:sz w:val="16"/>
          <w:szCs w:val="16"/>
        </w:rPr>
        <w:t>Ara</w:t>
      </w:r>
      <w:r>
        <w:rPr>
          <w:spacing w:val="-2"/>
          <w:sz w:val="16"/>
          <w:szCs w:val="16"/>
        </w:rPr>
        <w:t>k</w:t>
      </w:r>
      <w:r>
        <w:rPr>
          <w:sz w:val="16"/>
          <w:szCs w:val="16"/>
        </w:rPr>
        <w:t>ere</w:t>
      </w:r>
      <w:proofErr w:type="spellEnd"/>
      <w:r>
        <w:rPr>
          <w:sz w:val="16"/>
          <w:szCs w:val="16"/>
        </w:rPr>
        <w:t>,</w:t>
      </w:r>
      <w:r>
        <w:rPr>
          <w:spacing w:val="10"/>
          <w:sz w:val="16"/>
          <w:szCs w:val="16"/>
        </w:rPr>
        <w:t xml:space="preserve"> </w:t>
      </w:r>
      <w:r>
        <w:rPr>
          <w:sz w:val="16"/>
          <w:szCs w:val="16"/>
        </w:rPr>
        <w:t>C.-</w:t>
      </w:r>
      <w:r>
        <w:rPr>
          <w:spacing w:val="-13"/>
          <w:sz w:val="16"/>
          <w:szCs w:val="16"/>
        </w:rPr>
        <w:t>F</w:t>
      </w:r>
      <w:r>
        <w:rPr>
          <w:sz w:val="16"/>
          <w:szCs w:val="16"/>
        </w:rPr>
        <w:t>.</w:t>
      </w:r>
      <w:r>
        <w:rPr>
          <w:spacing w:val="5"/>
          <w:sz w:val="16"/>
          <w:szCs w:val="16"/>
        </w:rPr>
        <w:t xml:space="preserve"> </w:t>
      </w:r>
      <w:r>
        <w:rPr>
          <w:spacing w:val="-16"/>
          <w:sz w:val="16"/>
          <w:szCs w:val="16"/>
        </w:rPr>
        <w:t>Y</w:t>
      </w:r>
      <w:r>
        <w:rPr>
          <w:sz w:val="16"/>
          <w:szCs w:val="16"/>
        </w:rPr>
        <w:t>en,</w:t>
      </w:r>
      <w:r>
        <w:rPr>
          <w:spacing w:val="13"/>
          <w:sz w:val="16"/>
          <w:szCs w:val="16"/>
        </w:rPr>
        <w:t xml:space="preserve"> </w:t>
      </w:r>
      <w:r>
        <w:rPr>
          <w:sz w:val="16"/>
          <w:szCs w:val="16"/>
        </w:rPr>
        <w:t>B.</w:t>
      </w:r>
      <w:r>
        <w:rPr>
          <w:spacing w:val="7"/>
          <w:sz w:val="16"/>
          <w:szCs w:val="16"/>
        </w:rPr>
        <w:t xml:space="preserve"> </w:t>
      </w:r>
      <w:r>
        <w:rPr>
          <w:sz w:val="16"/>
          <w:szCs w:val="16"/>
        </w:rPr>
        <w:t>a.</w:t>
      </w:r>
      <w:r>
        <w:rPr>
          <w:spacing w:val="8"/>
          <w:sz w:val="16"/>
          <w:szCs w:val="16"/>
        </w:rPr>
        <w:t xml:space="preserve"> </w:t>
      </w:r>
      <w:proofErr w:type="spellStart"/>
      <w:r>
        <w:rPr>
          <w:sz w:val="16"/>
          <w:szCs w:val="16"/>
        </w:rPr>
        <w:t>Cheeseman</w:t>
      </w:r>
      <w:proofErr w:type="spellEnd"/>
      <w:r>
        <w:rPr>
          <w:sz w:val="16"/>
          <w:szCs w:val="16"/>
        </w:rPr>
        <w:t>,</w:t>
      </w:r>
      <w:r>
        <w:rPr>
          <w:spacing w:val="8"/>
          <w:sz w:val="16"/>
          <w:szCs w:val="16"/>
        </w:rPr>
        <w:t xml:space="preserve"> </w:t>
      </w:r>
      <w:r>
        <w:rPr>
          <w:sz w:val="16"/>
          <w:szCs w:val="16"/>
        </w:rPr>
        <w:t>Computational I</w:t>
      </w:r>
      <w:r>
        <w:rPr>
          <w:spacing w:val="-6"/>
          <w:sz w:val="16"/>
          <w:szCs w:val="16"/>
        </w:rPr>
        <w:t>n</w:t>
      </w:r>
      <w:r>
        <w:rPr>
          <w:spacing w:val="-2"/>
          <w:sz w:val="16"/>
          <w:szCs w:val="16"/>
        </w:rPr>
        <w:t>v</w:t>
      </w:r>
      <w:r>
        <w:rPr>
          <w:sz w:val="16"/>
          <w:szCs w:val="16"/>
        </w:rPr>
        <w:t>esti</w:t>
      </w:r>
      <w:r>
        <w:rPr>
          <w:spacing w:val="-1"/>
          <w:sz w:val="16"/>
          <w:szCs w:val="16"/>
        </w:rPr>
        <w:t>g</w:t>
      </w:r>
      <w:r>
        <w:rPr>
          <w:sz w:val="16"/>
          <w:szCs w:val="16"/>
        </w:rPr>
        <w:t>ation</w:t>
      </w:r>
      <w:r>
        <w:rPr>
          <w:spacing w:val="33"/>
          <w:sz w:val="16"/>
          <w:szCs w:val="16"/>
        </w:rPr>
        <w:t xml:space="preserve"> </w:t>
      </w:r>
      <w:r>
        <w:rPr>
          <w:sz w:val="16"/>
          <w:szCs w:val="16"/>
        </w:rPr>
        <w:t>of  Hardness</w:t>
      </w:r>
      <w:r>
        <w:rPr>
          <w:spacing w:val="35"/>
          <w:sz w:val="16"/>
          <w:szCs w:val="16"/>
        </w:rPr>
        <w:t xml:space="preserve"> </w:t>
      </w:r>
      <w:r>
        <w:rPr>
          <w:sz w:val="16"/>
          <w:szCs w:val="16"/>
        </w:rPr>
        <w:t>E</w:t>
      </w:r>
      <w:r>
        <w:rPr>
          <w:spacing w:val="-3"/>
          <w:sz w:val="16"/>
          <w:szCs w:val="16"/>
        </w:rPr>
        <w:t>v</w:t>
      </w:r>
      <w:r>
        <w:rPr>
          <w:sz w:val="16"/>
          <w:szCs w:val="16"/>
        </w:rPr>
        <w:t>olution</w:t>
      </w:r>
      <w:r>
        <w:rPr>
          <w:spacing w:val="35"/>
          <w:sz w:val="16"/>
          <w:szCs w:val="16"/>
        </w:rPr>
        <w:t xml:space="preserve"> </w:t>
      </w:r>
      <w:r>
        <w:rPr>
          <w:sz w:val="16"/>
          <w:szCs w:val="16"/>
        </w:rPr>
        <w:t>During</w:t>
      </w:r>
      <w:r>
        <w:rPr>
          <w:spacing w:val="37"/>
          <w:sz w:val="16"/>
          <w:szCs w:val="16"/>
        </w:rPr>
        <w:t xml:space="preserve"> </w:t>
      </w:r>
      <w:r>
        <w:rPr>
          <w:sz w:val="16"/>
          <w:szCs w:val="16"/>
        </w:rPr>
        <w:t>Friction-Stir</w:t>
      </w:r>
      <w:r>
        <w:rPr>
          <w:spacing w:val="33"/>
          <w:sz w:val="16"/>
          <w:szCs w:val="16"/>
        </w:rPr>
        <w:t xml:space="preserve"> </w:t>
      </w:r>
      <w:r>
        <w:rPr>
          <w:spacing w:val="-13"/>
          <w:sz w:val="16"/>
          <w:szCs w:val="16"/>
        </w:rPr>
        <w:t>W</w:t>
      </w:r>
      <w:r>
        <w:rPr>
          <w:sz w:val="16"/>
          <w:szCs w:val="16"/>
        </w:rPr>
        <w:t>elding</w:t>
      </w:r>
      <w:r>
        <w:rPr>
          <w:spacing w:val="36"/>
          <w:sz w:val="16"/>
          <w:szCs w:val="16"/>
        </w:rPr>
        <w:t xml:space="preserve"> </w:t>
      </w:r>
      <w:r>
        <w:rPr>
          <w:sz w:val="16"/>
          <w:szCs w:val="16"/>
        </w:rPr>
        <w:t>of AA5083</w:t>
      </w:r>
      <w:r>
        <w:rPr>
          <w:spacing w:val="-3"/>
          <w:sz w:val="16"/>
          <w:szCs w:val="16"/>
        </w:rPr>
        <w:t xml:space="preserve"> </w:t>
      </w:r>
      <w:r>
        <w:rPr>
          <w:sz w:val="16"/>
          <w:szCs w:val="16"/>
        </w:rPr>
        <w:t>and</w:t>
      </w:r>
      <w:r>
        <w:rPr>
          <w:spacing w:val="1"/>
          <w:sz w:val="16"/>
          <w:szCs w:val="16"/>
        </w:rPr>
        <w:t xml:space="preserve"> </w:t>
      </w:r>
      <w:r>
        <w:rPr>
          <w:sz w:val="16"/>
          <w:szCs w:val="16"/>
        </w:rPr>
        <w:t>AA2139</w:t>
      </w:r>
      <w:r>
        <w:rPr>
          <w:spacing w:val="-3"/>
          <w:sz w:val="16"/>
          <w:szCs w:val="16"/>
        </w:rPr>
        <w:t xml:space="preserve"> </w:t>
      </w:r>
      <w:r>
        <w:rPr>
          <w:sz w:val="16"/>
          <w:szCs w:val="16"/>
        </w:rPr>
        <w:t>Aluminum</w:t>
      </w:r>
      <w:r>
        <w:rPr>
          <w:spacing w:val="-4"/>
          <w:sz w:val="16"/>
          <w:szCs w:val="16"/>
        </w:rPr>
        <w:t xml:space="preserve"> </w:t>
      </w:r>
      <w:r>
        <w:rPr>
          <w:sz w:val="16"/>
          <w:szCs w:val="16"/>
        </w:rPr>
        <w:t>All</w:t>
      </w:r>
      <w:r>
        <w:rPr>
          <w:spacing w:val="-2"/>
          <w:sz w:val="16"/>
          <w:szCs w:val="16"/>
        </w:rPr>
        <w:t>o</w:t>
      </w:r>
      <w:r>
        <w:rPr>
          <w:sz w:val="16"/>
          <w:szCs w:val="16"/>
        </w:rPr>
        <w:t>ys,</w:t>
      </w:r>
      <w:r>
        <w:rPr>
          <w:spacing w:val="-1"/>
          <w:sz w:val="16"/>
          <w:szCs w:val="16"/>
        </w:rPr>
        <w:t xml:space="preserve"> </w:t>
      </w:r>
      <w:r>
        <w:rPr>
          <w:sz w:val="16"/>
          <w:szCs w:val="16"/>
        </w:rPr>
        <w:t>Journal</w:t>
      </w:r>
      <w:r>
        <w:rPr>
          <w:spacing w:val="-2"/>
          <w:sz w:val="16"/>
          <w:szCs w:val="16"/>
        </w:rPr>
        <w:t xml:space="preserve"> </w:t>
      </w:r>
      <w:r>
        <w:rPr>
          <w:sz w:val="16"/>
          <w:szCs w:val="16"/>
        </w:rPr>
        <w:t>of</w:t>
      </w:r>
      <w:r>
        <w:rPr>
          <w:spacing w:val="2"/>
          <w:sz w:val="16"/>
          <w:szCs w:val="16"/>
        </w:rPr>
        <w:t xml:space="preserve"> </w:t>
      </w:r>
      <w:r>
        <w:rPr>
          <w:sz w:val="16"/>
          <w:szCs w:val="16"/>
        </w:rPr>
        <w:t>Materials</w:t>
      </w:r>
      <w:r>
        <w:rPr>
          <w:spacing w:val="-3"/>
          <w:sz w:val="16"/>
          <w:szCs w:val="16"/>
        </w:rPr>
        <w:t xml:space="preserve"> </w:t>
      </w:r>
      <w:r>
        <w:rPr>
          <w:sz w:val="16"/>
          <w:szCs w:val="16"/>
        </w:rPr>
        <w:t>Enginee</w:t>
      </w:r>
      <w:r>
        <w:rPr>
          <w:spacing w:val="-3"/>
          <w:sz w:val="16"/>
          <w:szCs w:val="16"/>
        </w:rPr>
        <w:t>r</w:t>
      </w:r>
      <w:r>
        <w:rPr>
          <w:sz w:val="16"/>
          <w:szCs w:val="16"/>
        </w:rPr>
        <w:t xml:space="preserve">- </w:t>
      </w:r>
      <w:proofErr w:type="spellStart"/>
      <w:r>
        <w:rPr>
          <w:sz w:val="16"/>
          <w:szCs w:val="16"/>
        </w:rPr>
        <w:t>ing</w:t>
      </w:r>
      <w:proofErr w:type="spellEnd"/>
      <w:r>
        <w:rPr>
          <w:spacing w:val="26"/>
          <w:sz w:val="16"/>
          <w:szCs w:val="16"/>
        </w:rPr>
        <w:t xml:space="preserve"> </w:t>
      </w:r>
      <w:r>
        <w:rPr>
          <w:sz w:val="16"/>
          <w:szCs w:val="16"/>
        </w:rPr>
        <w:t>and</w:t>
      </w:r>
      <w:r>
        <w:rPr>
          <w:spacing w:val="26"/>
          <w:sz w:val="16"/>
          <w:szCs w:val="16"/>
        </w:rPr>
        <w:t xml:space="preserve"> </w:t>
      </w:r>
      <w:r>
        <w:rPr>
          <w:sz w:val="16"/>
          <w:szCs w:val="16"/>
        </w:rPr>
        <w:t>Performance</w:t>
      </w:r>
      <w:r>
        <w:rPr>
          <w:spacing w:val="20"/>
          <w:sz w:val="16"/>
          <w:szCs w:val="16"/>
        </w:rPr>
        <w:t xml:space="preserve"> </w:t>
      </w:r>
      <w:r>
        <w:rPr>
          <w:sz w:val="16"/>
          <w:szCs w:val="16"/>
        </w:rPr>
        <w:t>20</w:t>
      </w:r>
      <w:r>
        <w:rPr>
          <w:spacing w:val="26"/>
          <w:sz w:val="16"/>
          <w:szCs w:val="16"/>
        </w:rPr>
        <w:t xml:space="preserve"> </w:t>
      </w:r>
      <w:r>
        <w:rPr>
          <w:sz w:val="16"/>
          <w:szCs w:val="16"/>
        </w:rPr>
        <w:t>(7)</w:t>
      </w:r>
      <w:r>
        <w:rPr>
          <w:spacing w:val="26"/>
          <w:sz w:val="16"/>
          <w:szCs w:val="16"/>
        </w:rPr>
        <w:t xml:space="preserve"> </w:t>
      </w:r>
      <w:r>
        <w:rPr>
          <w:sz w:val="16"/>
          <w:szCs w:val="16"/>
        </w:rPr>
        <w:t>(2010)</w:t>
      </w:r>
      <w:r>
        <w:rPr>
          <w:spacing w:val="24"/>
          <w:sz w:val="16"/>
          <w:szCs w:val="16"/>
        </w:rPr>
        <w:t xml:space="preserve"> </w:t>
      </w:r>
      <w:r>
        <w:rPr>
          <w:sz w:val="16"/>
          <w:szCs w:val="16"/>
        </w:rPr>
        <w:t xml:space="preserve">1097–1108.  </w:t>
      </w:r>
      <w:r>
        <w:rPr>
          <w:spacing w:val="20"/>
          <w:sz w:val="16"/>
          <w:szCs w:val="16"/>
        </w:rPr>
        <w:t xml:space="preserve"> </w:t>
      </w:r>
      <w:proofErr w:type="gramStart"/>
      <w:r>
        <w:rPr>
          <w:sz w:val="16"/>
          <w:szCs w:val="16"/>
        </w:rPr>
        <w:t>doi:</w:t>
      </w:r>
      <w:proofErr w:type="gramEnd"/>
      <w:r>
        <w:rPr>
          <w:sz w:val="16"/>
          <w:szCs w:val="16"/>
        </w:rPr>
        <w:t>10.1007/s11665-</w:t>
      </w:r>
    </w:p>
    <w:p w:rsidR="00731615" w:rsidRDefault="00EE1D9C">
      <w:pPr>
        <w:ind w:left="477"/>
        <w:rPr>
          <w:sz w:val="16"/>
          <w:szCs w:val="16"/>
        </w:rPr>
      </w:pPr>
      <w:proofErr w:type="gramStart"/>
      <w:r>
        <w:rPr>
          <w:sz w:val="16"/>
          <w:szCs w:val="16"/>
        </w:rPr>
        <w:t>010-9741-</w:t>
      </w:r>
      <w:r>
        <w:rPr>
          <w:spacing w:val="-10"/>
          <w:sz w:val="16"/>
          <w:szCs w:val="16"/>
        </w:rPr>
        <w:t>y</w:t>
      </w:r>
      <w:r>
        <w:rPr>
          <w:sz w:val="16"/>
          <w:szCs w:val="16"/>
        </w:rPr>
        <w:t>.</w:t>
      </w:r>
      <w:proofErr w:type="gramEnd"/>
    </w:p>
    <w:p w:rsidR="00731615" w:rsidRDefault="00EE1D9C">
      <w:pPr>
        <w:spacing w:line="180" w:lineRule="exact"/>
        <w:ind w:left="477"/>
        <w:rPr>
          <w:rFonts w:ascii="BatangChe" w:eastAsia="BatangChe" w:hAnsi="BatangChe" w:cs="BatangChe"/>
          <w:sz w:val="16"/>
          <w:szCs w:val="16"/>
        </w:rPr>
      </w:pPr>
      <w:r>
        <w:rPr>
          <w:sz w:val="16"/>
          <w:szCs w:val="16"/>
        </w:rPr>
        <w:t xml:space="preserve">URL                  </w:t>
      </w:r>
      <w:r>
        <w:rPr>
          <w:spacing w:val="17"/>
          <w:sz w:val="16"/>
          <w:szCs w:val="16"/>
        </w:rPr>
        <w:t xml:space="preserve"> </w:t>
      </w:r>
      <w:hyperlink r:id="rId45">
        <w:r>
          <w:rPr>
            <w:rFonts w:ascii="BatangChe" w:eastAsia="BatangChe" w:hAnsi="BatangChe" w:cs="BatangChe"/>
            <w:w w:val="105"/>
            <w:sz w:val="16"/>
            <w:szCs w:val="16"/>
          </w:rPr>
          <w:t>http://www.springerlink.com/index/</w:t>
        </w:r>
        <w:r>
          <w:rPr>
            <w:rFonts w:ascii="BatangChe" w:eastAsia="BatangChe" w:hAnsi="BatangChe" w:cs="BatangChe"/>
            <w:spacing w:val="1"/>
            <w:w w:val="105"/>
            <w:sz w:val="16"/>
            <w:szCs w:val="16"/>
          </w:rPr>
          <w:t>1</w:t>
        </w:r>
        <w:r>
          <w:rPr>
            <w:rFonts w:ascii="BatangChe" w:eastAsia="BatangChe" w:hAnsi="BatangChe" w:cs="BatangChe"/>
            <w:w w:val="105"/>
            <w:sz w:val="16"/>
            <w:szCs w:val="16"/>
          </w:rPr>
          <w:t>0.1007/</w:t>
        </w:r>
      </w:hyperlink>
    </w:p>
    <w:p w:rsidR="00731615" w:rsidRDefault="00EE1D9C">
      <w:pPr>
        <w:spacing w:line="160" w:lineRule="exact"/>
        <w:ind w:left="477"/>
        <w:rPr>
          <w:rFonts w:ascii="BatangChe" w:eastAsia="BatangChe" w:hAnsi="BatangChe" w:cs="BatangChe"/>
          <w:sz w:val="16"/>
          <w:szCs w:val="16"/>
        </w:rPr>
      </w:pPr>
      <w:proofErr w:type="gramStart"/>
      <w:r>
        <w:rPr>
          <w:rFonts w:ascii="BatangChe" w:eastAsia="BatangChe" w:hAnsi="BatangChe" w:cs="BatangChe"/>
          <w:w w:val="105"/>
          <w:position w:val="-1"/>
          <w:sz w:val="16"/>
          <w:szCs w:val="16"/>
        </w:rPr>
        <w:t>s11665</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010</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9741</w:t>
      </w:r>
      <w:r>
        <w:rPr>
          <w:rFonts w:ascii="BatangChe" w:eastAsia="BatangChe" w:hAnsi="BatangChe" w:cs="BatangChe"/>
          <w:spacing w:val="10"/>
          <w:w w:val="105"/>
          <w:position w:val="-1"/>
          <w:sz w:val="16"/>
          <w:szCs w:val="16"/>
        </w:rPr>
        <w:t>-</w:t>
      </w:r>
      <w:r>
        <w:rPr>
          <w:rFonts w:ascii="BatangChe" w:eastAsia="BatangChe" w:hAnsi="BatangChe" w:cs="BatangChe"/>
          <w:w w:val="105"/>
          <w:position w:val="-1"/>
          <w:sz w:val="16"/>
          <w:szCs w:val="16"/>
        </w:rPr>
        <w:t>y</w:t>
      </w:r>
      <w:proofErr w:type="gramEnd"/>
    </w:p>
    <w:p w:rsidR="00731615" w:rsidRDefault="00EE1D9C">
      <w:pPr>
        <w:tabs>
          <w:tab w:val="left" w:pos="1400"/>
        </w:tabs>
        <w:spacing w:before="14" w:line="180" w:lineRule="exact"/>
        <w:ind w:left="477" w:right="4420" w:hanging="365"/>
        <w:jc w:val="both"/>
        <w:rPr>
          <w:rFonts w:ascii="BatangChe" w:eastAsia="BatangChe" w:hAnsi="BatangChe" w:cs="BatangChe"/>
          <w:sz w:val="16"/>
          <w:szCs w:val="16"/>
        </w:rPr>
      </w:pPr>
      <w:r>
        <w:rPr>
          <w:sz w:val="16"/>
          <w:szCs w:val="16"/>
        </w:rPr>
        <w:t xml:space="preserve">[41] </w:t>
      </w:r>
      <w:r>
        <w:rPr>
          <w:spacing w:val="17"/>
          <w:sz w:val="16"/>
          <w:szCs w:val="16"/>
        </w:rPr>
        <w:t xml:space="preserve"> </w:t>
      </w:r>
      <w:r>
        <w:rPr>
          <w:sz w:val="16"/>
          <w:szCs w:val="16"/>
        </w:rPr>
        <w:t>K.</w:t>
      </w:r>
      <w:r>
        <w:rPr>
          <w:spacing w:val="1"/>
          <w:sz w:val="16"/>
          <w:szCs w:val="16"/>
        </w:rPr>
        <w:t xml:space="preserve"> </w:t>
      </w:r>
      <w:proofErr w:type="spellStart"/>
      <w:r>
        <w:rPr>
          <w:sz w:val="16"/>
          <w:szCs w:val="16"/>
        </w:rPr>
        <w:t>Spranghers</w:t>
      </w:r>
      <w:proofErr w:type="spellEnd"/>
      <w:r>
        <w:rPr>
          <w:sz w:val="16"/>
          <w:szCs w:val="16"/>
        </w:rPr>
        <w:t>,</w:t>
      </w:r>
      <w:r>
        <w:rPr>
          <w:spacing w:val="-4"/>
          <w:sz w:val="16"/>
          <w:szCs w:val="16"/>
        </w:rPr>
        <w:t xml:space="preserve"> </w:t>
      </w:r>
      <w:r>
        <w:rPr>
          <w:sz w:val="16"/>
          <w:szCs w:val="16"/>
        </w:rPr>
        <w:t>I.</w:t>
      </w:r>
      <w:r>
        <w:rPr>
          <w:spacing w:val="2"/>
          <w:sz w:val="16"/>
          <w:szCs w:val="16"/>
        </w:rPr>
        <w:t xml:space="preserve"> </w:t>
      </w:r>
      <w:proofErr w:type="spellStart"/>
      <w:r>
        <w:rPr>
          <w:spacing w:val="-18"/>
          <w:sz w:val="16"/>
          <w:szCs w:val="16"/>
        </w:rPr>
        <w:t>V</w:t>
      </w:r>
      <w:r>
        <w:rPr>
          <w:sz w:val="16"/>
          <w:szCs w:val="16"/>
        </w:rPr>
        <w:t>asila</w:t>
      </w:r>
      <w:r>
        <w:rPr>
          <w:spacing w:val="-2"/>
          <w:sz w:val="16"/>
          <w:szCs w:val="16"/>
        </w:rPr>
        <w:t>k</w:t>
      </w:r>
      <w:r>
        <w:rPr>
          <w:sz w:val="16"/>
          <w:szCs w:val="16"/>
        </w:rPr>
        <w:t>os</w:t>
      </w:r>
      <w:proofErr w:type="spellEnd"/>
      <w:r>
        <w:rPr>
          <w:sz w:val="16"/>
          <w:szCs w:val="16"/>
        </w:rPr>
        <w:t>,</w:t>
      </w:r>
      <w:r>
        <w:rPr>
          <w:spacing w:val="-3"/>
          <w:sz w:val="16"/>
          <w:szCs w:val="16"/>
        </w:rPr>
        <w:t xml:space="preserve"> </w:t>
      </w:r>
      <w:r>
        <w:rPr>
          <w:sz w:val="16"/>
          <w:szCs w:val="16"/>
        </w:rPr>
        <w:t>D.</w:t>
      </w:r>
      <w:r>
        <w:rPr>
          <w:spacing w:val="1"/>
          <w:sz w:val="16"/>
          <w:szCs w:val="16"/>
        </w:rPr>
        <w:t xml:space="preserve"> </w:t>
      </w:r>
      <w:proofErr w:type="spellStart"/>
      <w:r>
        <w:rPr>
          <w:sz w:val="16"/>
          <w:szCs w:val="16"/>
        </w:rPr>
        <w:t>Lecompte</w:t>
      </w:r>
      <w:proofErr w:type="spellEnd"/>
      <w:r>
        <w:rPr>
          <w:sz w:val="16"/>
          <w:szCs w:val="16"/>
        </w:rPr>
        <w:t>,</w:t>
      </w:r>
      <w:r>
        <w:rPr>
          <w:spacing w:val="-3"/>
          <w:sz w:val="16"/>
          <w:szCs w:val="16"/>
        </w:rPr>
        <w:t xml:space="preserve"> </w:t>
      </w:r>
      <w:r>
        <w:rPr>
          <w:sz w:val="16"/>
          <w:szCs w:val="16"/>
        </w:rPr>
        <w:t>H.</w:t>
      </w:r>
      <w:r>
        <w:rPr>
          <w:spacing w:val="1"/>
          <w:sz w:val="16"/>
          <w:szCs w:val="16"/>
        </w:rPr>
        <w:t xml:space="preserve"> </w:t>
      </w:r>
      <w:r>
        <w:rPr>
          <w:sz w:val="16"/>
          <w:szCs w:val="16"/>
        </w:rPr>
        <w:t>Sol,</w:t>
      </w:r>
      <w:r>
        <w:rPr>
          <w:spacing w:val="1"/>
          <w:sz w:val="16"/>
          <w:szCs w:val="16"/>
        </w:rPr>
        <w:t xml:space="preserve"> </w:t>
      </w:r>
      <w:r>
        <w:rPr>
          <w:sz w:val="16"/>
          <w:szCs w:val="16"/>
        </w:rPr>
        <w:t>J.</w:t>
      </w:r>
      <w:r>
        <w:rPr>
          <w:spacing w:val="2"/>
          <w:sz w:val="16"/>
          <w:szCs w:val="16"/>
        </w:rPr>
        <w:t xml:space="preserve"> </w:t>
      </w:r>
      <w:proofErr w:type="spellStart"/>
      <w:r>
        <w:rPr>
          <w:spacing w:val="-18"/>
          <w:sz w:val="16"/>
          <w:szCs w:val="16"/>
        </w:rPr>
        <w:t>V</w:t>
      </w:r>
      <w:r>
        <w:rPr>
          <w:sz w:val="16"/>
          <w:szCs w:val="16"/>
        </w:rPr>
        <w:t>antomme</w:t>
      </w:r>
      <w:proofErr w:type="spellEnd"/>
      <w:r>
        <w:rPr>
          <w:sz w:val="16"/>
          <w:szCs w:val="16"/>
        </w:rPr>
        <w:t>,</w:t>
      </w:r>
      <w:r>
        <w:rPr>
          <w:spacing w:val="-4"/>
          <w:sz w:val="16"/>
          <w:szCs w:val="16"/>
        </w:rPr>
        <w:t xml:space="preserve"> </w:t>
      </w:r>
      <w:proofErr w:type="spellStart"/>
      <w:r>
        <w:rPr>
          <w:sz w:val="16"/>
          <w:szCs w:val="16"/>
        </w:rPr>
        <w:t>Nume</w:t>
      </w:r>
      <w:r>
        <w:rPr>
          <w:spacing w:val="-3"/>
          <w:sz w:val="16"/>
          <w:szCs w:val="16"/>
        </w:rPr>
        <w:t>r</w:t>
      </w:r>
      <w:proofErr w:type="spellEnd"/>
      <w:r>
        <w:rPr>
          <w:sz w:val="16"/>
          <w:szCs w:val="16"/>
        </w:rPr>
        <w:t xml:space="preserve">- </w:t>
      </w:r>
      <w:proofErr w:type="spellStart"/>
      <w:r>
        <w:rPr>
          <w:sz w:val="16"/>
          <w:szCs w:val="16"/>
        </w:rPr>
        <w:t>ical</w:t>
      </w:r>
      <w:proofErr w:type="spellEnd"/>
      <w:r>
        <w:rPr>
          <w:spacing w:val="6"/>
          <w:sz w:val="16"/>
          <w:szCs w:val="16"/>
        </w:rPr>
        <w:t xml:space="preserve"> </w:t>
      </w:r>
      <w:r>
        <w:rPr>
          <w:sz w:val="16"/>
          <w:szCs w:val="16"/>
        </w:rPr>
        <w:t>simulation</w:t>
      </w:r>
      <w:r>
        <w:rPr>
          <w:spacing w:val="2"/>
          <w:sz w:val="16"/>
          <w:szCs w:val="16"/>
        </w:rPr>
        <w:t xml:space="preserve"> </w:t>
      </w:r>
      <w:r>
        <w:rPr>
          <w:sz w:val="16"/>
          <w:szCs w:val="16"/>
        </w:rPr>
        <w:t>and</w:t>
      </w:r>
      <w:r>
        <w:rPr>
          <w:spacing w:val="6"/>
          <w:sz w:val="16"/>
          <w:szCs w:val="16"/>
        </w:rPr>
        <w:t xml:space="preserve"> </w:t>
      </w:r>
      <w:r>
        <w:rPr>
          <w:spacing w:val="-2"/>
          <w:sz w:val="16"/>
          <w:szCs w:val="16"/>
        </w:rPr>
        <w:t>e</w:t>
      </w:r>
      <w:r>
        <w:rPr>
          <w:sz w:val="16"/>
          <w:szCs w:val="16"/>
        </w:rPr>
        <w:t xml:space="preserve">xperimental </w:t>
      </w:r>
      <w:r>
        <w:rPr>
          <w:spacing w:val="-4"/>
          <w:sz w:val="16"/>
          <w:szCs w:val="16"/>
        </w:rPr>
        <w:t>v</w:t>
      </w:r>
      <w:r>
        <w:rPr>
          <w:sz w:val="16"/>
          <w:szCs w:val="16"/>
        </w:rPr>
        <w:t>alidation</w:t>
      </w:r>
      <w:r>
        <w:rPr>
          <w:spacing w:val="2"/>
          <w:sz w:val="16"/>
          <w:szCs w:val="16"/>
        </w:rPr>
        <w:t xml:space="preserve"> </w:t>
      </w:r>
      <w:r>
        <w:rPr>
          <w:sz w:val="16"/>
          <w:szCs w:val="16"/>
        </w:rPr>
        <w:t>of</w:t>
      </w:r>
      <w:r>
        <w:rPr>
          <w:spacing w:val="7"/>
          <w:sz w:val="16"/>
          <w:szCs w:val="16"/>
        </w:rPr>
        <w:t xml:space="preserve"> </w:t>
      </w:r>
      <w:r>
        <w:rPr>
          <w:sz w:val="16"/>
          <w:szCs w:val="16"/>
        </w:rPr>
        <w:t>the</w:t>
      </w:r>
      <w:r>
        <w:rPr>
          <w:spacing w:val="6"/>
          <w:sz w:val="16"/>
          <w:szCs w:val="16"/>
        </w:rPr>
        <w:t xml:space="preserve"> </w:t>
      </w:r>
      <w:r>
        <w:rPr>
          <w:sz w:val="16"/>
          <w:szCs w:val="16"/>
        </w:rPr>
        <w:t>dynamic</w:t>
      </w:r>
      <w:r>
        <w:rPr>
          <w:spacing w:val="3"/>
          <w:sz w:val="16"/>
          <w:szCs w:val="16"/>
        </w:rPr>
        <w:t xml:space="preserve"> </w:t>
      </w:r>
      <w:r>
        <w:rPr>
          <w:sz w:val="16"/>
          <w:szCs w:val="16"/>
        </w:rPr>
        <w:t>response</w:t>
      </w:r>
      <w:r>
        <w:rPr>
          <w:spacing w:val="3"/>
          <w:sz w:val="16"/>
          <w:szCs w:val="16"/>
        </w:rPr>
        <w:t xml:space="preserve"> </w:t>
      </w:r>
      <w:r>
        <w:rPr>
          <w:sz w:val="16"/>
          <w:szCs w:val="16"/>
        </w:rPr>
        <w:t>of aluminum</w:t>
      </w:r>
      <w:r>
        <w:rPr>
          <w:spacing w:val="2"/>
          <w:sz w:val="16"/>
          <w:szCs w:val="16"/>
        </w:rPr>
        <w:t xml:space="preserve"> </w:t>
      </w:r>
      <w:r>
        <w:rPr>
          <w:sz w:val="16"/>
          <w:szCs w:val="16"/>
        </w:rPr>
        <w:t>plates</w:t>
      </w:r>
      <w:r>
        <w:rPr>
          <w:spacing w:val="4"/>
          <w:sz w:val="16"/>
          <w:szCs w:val="16"/>
        </w:rPr>
        <w:t xml:space="preserve"> </w:t>
      </w:r>
      <w:r>
        <w:rPr>
          <w:sz w:val="16"/>
          <w:szCs w:val="16"/>
        </w:rPr>
        <w:t>under</w:t>
      </w:r>
      <w:r>
        <w:rPr>
          <w:spacing w:val="5"/>
          <w:sz w:val="16"/>
          <w:szCs w:val="16"/>
        </w:rPr>
        <w:t xml:space="preserve"> </w:t>
      </w:r>
      <w:r>
        <w:rPr>
          <w:sz w:val="16"/>
          <w:szCs w:val="16"/>
        </w:rPr>
        <w:t>free</w:t>
      </w:r>
      <w:r>
        <w:rPr>
          <w:spacing w:val="6"/>
          <w:sz w:val="16"/>
          <w:szCs w:val="16"/>
        </w:rPr>
        <w:t xml:space="preserve"> </w:t>
      </w:r>
      <w:r>
        <w:rPr>
          <w:sz w:val="16"/>
          <w:szCs w:val="16"/>
        </w:rPr>
        <w:t>air</w:t>
      </w:r>
      <w:r>
        <w:rPr>
          <w:spacing w:val="6"/>
          <w:sz w:val="16"/>
          <w:szCs w:val="16"/>
        </w:rPr>
        <w:t xml:space="preserve"> </w:t>
      </w:r>
      <w:r>
        <w:rPr>
          <w:spacing w:val="-2"/>
          <w:sz w:val="16"/>
          <w:szCs w:val="16"/>
        </w:rPr>
        <w:t>e</w:t>
      </w:r>
      <w:r>
        <w:rPr>
          <w:sz w:val="16"/>
          <w:szCs w:val="16"/>
        </w:rPr>
        <w:t>xplosions,</w:t>
      </w:r>
      <w:r>
        <w:rPr>
          <w:spacing w:val="5"/>
          <w:sz w:val="16"/>
          <w:szCs w:val="16"/>
        </w:rPr>
        <w:t xml:space="preserve"> </w:t>
      </w:r>
      <w:r>
        <w:rPr>
          <w:sz w:val="16"/>
          <w:szCs w:val="16"/>
        </w:rPr>
        <w:t>International Journal</w:t>
      </w:r>
      <w:r>
        <w:rPr>
          <w:spacing w:val="3"/>
          <w:sz w:val="16"/>
          <w:szCs w:val="16"/>
        </w:rPr>
        <w:t xml:space="preserve"> </w:t>
      </w:r>
      <w:r>
        <w:rPr>
          <w:sz w:val="16"/>
          <w:szCs w:val="16"/>
        </w:rPr>
        <w:t>of</w:t>
      </w:r>
      <w:r>
        <w:rPr>
          <w:spacing w:val="7"/>
          <w:sz w:val="16"/>
          <w:szCs w:val="16"/>
        </w:rPr>
        <w:t xml:space="preserve"> </w:t>
      </w:r>
      <w:proofErr w:type="spellStart"/>
      <w:r>
        <w:rPr>
          <w:sz w:val="16"/>
          <w:szCs w:val="16"/>
        </w:rPr>
        <w:t>Im</w:t>
      </w:r>
      <w:proofErr w:type="spellEnd"/>
      <w:r>
        <w:rPr>
          <w:sz w:val="16"/>
          <w:szCs w:val="16"/>
        </w:rPr>
        <w:t>- pact</w:t>
      </w:r>
      <w:r>
        <w:rPr>
          <w:spacing w:val="-3"/>
          <w:sz w:val="16"/>
          <w:szCs w:val="16"/>
        </w:rPr>
        <w:t xml:space="preserve"> </w:t>
      </w:r>
      <w:r>
        <w:rPr>
          <w:sz w:val="16"/>
          <w:szCs w:val="16"/>
        </w:rPr>
        <w:t>Engineering</w:t>
      </w:r>
      <w:r>
        <w:rPr>
          <w:spacing w:val="-8"/>
          <w:sz w:val="16"/>
          <w:szCs w:val="16"/>
        </w:rPr>
        <w:t xml:space="preserve"> </w:t>
      </w:r>
      <w:r>
        <w:rPr>
          <w:sz w:val="16"/>
          <w:szCs w:val="16"/>
        </w:rPr>
        <w:t>54</w:t>
      </w:r>
      <w:r>
        <w:rPr>
          <w:spacing w:val="-2"/>
          <w:sz w:val="16"/>
          <w:szCs w:val="16"/>
        </w:rPr>
        <w:t xml:space="preserve"> </w:t>
      </w:r>
      <w:r>
        <w:rPr>
          <w:sz w:val="16"/>
          <w:szCs w:val="16"/>
        </w:rPr>
        <w:t>(2013)</w:t>
      </w:r>
      <w:r>
        <w:rPr>
          <w:spacing w:val="-4"/>
          <w:sz w:val="16"/>
          <w:szCs w:val="16"/>
        </w:rPr>
        <w:t xml:space="preserve"> </w:t>
      </w:r>
      <w:r>
        <w:rPr>
          <w:sz w:val="16"/>
          <w:szCs w:val="16"/>
        </w:rPr>
        <w:t>83–95.</w:t>
      </w:r>
      <w:r>
        <w:rPr>
          <w:spacing w:val="13"/>
          <w:sz w:val="16"/>
          <w:szCs w:val="16"/>
        </w:rPr>
        <w:t xml:space="preserve"> </w:t>
      </w:r>
      <w:r>
        <w:rPr>
          <w:sz w:val="16"/>
          <w:szCs w:val="16"/>
        </w:rPr>
        <w:t>doi:10.1016/j.ijimpeng.2012.10.014. URL</w:t>
      </w:r>
      <w:r>
        <w:rPr>
          <w:sz w:val="16"/>
          <w:szCs w:val="16"/>
        </w:rPr>
        <w:tab/>
      </w:r>
      <w:hyperlink r:id="rId46">
        <w:r>
          <w:rPr>
            <w:rFonts w:ascii="BatangChe" w:eastAsia="BatangChe" w:hAnsi="BatangChe" w:cs="BatangChe"/>
            <w:w w:val="105"/>
            <w:sz w:val="16"/>
            <w:szCs w:val="16"/>
          </w:rPr>
          <w:t>http://linkinghub.elsevier.com/retri</w:t>
        </w:r>
        <w:r>
          <w:rPr>
            <w:rFonts w:ascii="BatangChe" w:eastAsia="BatangChe" w:hAnsi="BatangChe" w:cs="BatangChe"/>
            <w:spacing w:val="1"/>
            <w:w w:val="105"/>
            <w:sz w:val="16"/>
            <w:szCs w:val="16"/>
          </w:rPr>
          <w:t>e</w:t>
        </w:r>
        <w:r>
          <w:rPr>
            <w:rFonts w:ascii="BatangChe" w:eastAsia="BatangChe" w:hAnsi="BatangChe" w:cs="BatangChe"/>
            <w:w w:val="105"/>
            <w:sz w:val="16"/>
            <w:szCs w:val="16"/>
          </w:rPr>
          <w:t>ve/pii/</w:t>
        </w:r>
      </w:hyperlink>
      <w:r>
        <w:rPr>
          <w:rFonts w:ascii="BatangChe" w:eastAsia="BatangChe" w:hAnsi="BatangChe" w:cs="BatangChe"/>
          <w:w w:val="105"/>
          <w:sz w:val="16"/>
          <w:szCs w:val="16"/>
        </w:rPr>
        <w:t xml:space="preserve"> S0734743X1200</w:t>
      </w:r>
      <w:r>
        <w:rPr>
          <w:rFonts w:ascii="BatangChe" w:eastAsia="BatangChe" w:hAnsi="BatangChe" w:cs="BatangChe"/>
          <w:spacing w:val="1"/>
          <w:w w:val="105"/>
          <w:sz w:val="16"/>
          <w:szCs w:val="16"/>
        </w:rPr>
        <w:t>2</w:t>
      </w:r>
      <w:r>
        <w:rPr>
          <w:rFonts w:ascii="BatangChe" w:eastAsia="BatangChe" w:hAnsi="BatangChe" w:cs="BatangChe"/>
          <w:w w:val="105"/>
          <w:sz w:val="16"/>
          <w:szCs w:val="16"/>
        </w:rPr>
        <w:t>035</w:t>
      </w:r>
    </w:p>
    <w:sectPr w:rsidR="00731615" w:rsidSect="00683031">
      <w:pgSz w:w="11920" w:h="16840"/>
      <w:pgMar w:top="1560" w:right="1680" w:bottom="280" w:left="640" w:header="0" w:footer="1079"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4" w:author="mcjssql" w:date="2015-06-13T13:23:00Z" w:initials="m">
    <w:p w:rsidR="000A6F22" w:rsidRDefault="000A6F22">
      <w:pPr>
        <w:pStyle w:val="CommentText"/>
      </w:pPr>
      <w:r>
        <w:rPr>
          <w:rStyle w:val="CommentReference"/>
        </w:rPr>
        <w:annotationRef/>
      </w:r>
      <w:r>
        <w:t>Change this to Section</w:t>
      </w:r>
    </w:p>
  </w:comment>
  <w:comment w:id="25" w:author="mcjssql" w:date="2015-06-13T13:23:00Z" w:initials="m">
    <w:p w:rsidR="000A6F22" w:rsidRDefault="000A6F22">
      <w:pPr>
        <w:pStyle w:val="CommentText"/>
      </w:pPr>
      <w:r>
        <w:rPr>
          <w:rStyle w:val="CommentReference"/>
        </w:rPr>
        <w:annotationRef/>
      </w:r>
      <w:r>
        <w:t xml:space="preserve">You may need to reconsider the structure of the paper, which should be described at the end of Introduction here. 1.1-1.3 maybe put in Section 2 (Material Description). Section 1.4 may be moved to the end of Introduction. The current layout is like the layout of the thesis, which is not suitable for journal publication. </w:t>
      </w:r>
    </w:p>
  </w:comment>
  <w:comment w:id="32" w:author="mcjssql" w:date="2015-06-13T13:23:00Z" w:initials="m">
    <w:p w:rsidR="004808C9" w:rsidRDefault="004808C9">
      <w:pPr>
        <w:pStyle w:val="CommentText"/>
      </w:pPr>
      <w:r>
        <w:rPr>
          <w:rStyle w:val="CommentReference"/>
        </w:rPr>
        <w:annotationRef/>
      </w:r>
      <w:r>
        <w:t>Give reference?</w:t>
      </w:r>
    </w:p>
  </w:comment>
  <w:comment w:id="40" w:author="mcjssql" w:date="2015-06-13T13:23:00Z" w:initials="m">
    <w:p w:rsidR="00E54FF7" w:rsidRDefault="00E54FF7">
      <w:pPr>
        <w:pStyle w:val="CommentText"/>
      </w:pPr>
      <w:r>
        <w:rPr>
          <w:rStyle w:val="CommentReference"/>
        </w:rPr>
        <w:annotationRef/>
      </w:r>
      <w:r>
        <w:t>Brackets are missing?</w:t>
      </w:r>
    </w:p>
  </w:comment>
  <w:comment w:id="49" w:author="mcjssql" w:date="2015-06-13T13:23:00Z" w:initials="m">
    <w:p w:rsidR="007F5384" w:rsidRDefault="007F5384">
      <w:pPr>
        <w:pStyle w:val="CommentText"/>
      </w:pPr>
      <w:r>
        <w:rPr>
          <w:rStyle w:val="CommentReference"/>
        </w:rPr>
        <w:annotationRef/>
      </w:r>
      <w:r>
        <w:t xml:space="preserve">This is for thesis, which may be integrated into the other part of the paper. </w:t>
      </w:r>
    </w:p>
  </w:comment>
  <w:comment w:id="50" w:author="mcjssql" w:date="2015-06-13T13:23:00Z" w:initials="m">
    <w:p w:rsidR="007F5384" w:rsidRDefault="007F5384">
      <w:pPr>
        <w:pStyle w:val="CommentText"/>
      </w:pPr>
      <w:r>
        <w:rPr>
          <w:rStyle w:val="CommentReference"/>
        </w:rPr>
        <w:annotationRef/>
      </w:r>
      <w:r>
        <w:t>This is too basic to be included in the paper</w:t>
      </w:r>
    </w:p>
  </w:comment>
  <w:comment w:id="51" w:author="mcjssql" w:date="2015-06-13T13:23:00Z" w:initials="m">
    <w:p w:rsidR="00C36524" w:rsidRDefault="00C36524">
      <w:pPr>
        <w:pStyle w:val="CommentText"/>
      </w:pPr>
      <w:r>
        <w:rPr>
          <w:rStyle w:val="CommentReference"/>
        </w:rPr>
        <w:annotationRef/>
      </w:r>
      <w:r>
        <w:t xml:space="preserve">You may need to explain what is the basis for this model (i.e. material property distribution, </w:t>
      </w:r>
      <w:proofErr w:type="spellStart"/>
      <w:r>
        <w:t>elememt</w:t>
      </w:r>
      <w:proofErr w:type="spellEnd"/>
      <w:r>
        <w:t xml:space="preserve"> resolution etc.)</w:t>
      </w:r>
    </w:p>
  </w:comment>
  <w:comment w:id="53" w:author="mcjssql" w:date="2015-06-13T13:23:00Z" w:initials="m">
    <w:p w:rsidR="00C36524" w:rsidRDefault="00C36524">
      <w:pPr>
        <w:pStyle w:val="CommentText"/>
      </w:pPr>
      <w:r>
        <w:rPr>
          <w:rStyle w:val="CommentReference"/>
        </w:rPr>
        <w:annotationRef/>
      </w:r>
      <w:r>
        <w:t>This may answer my previous comment. But, parametric study on element resolution may still be needed.</w:t>
      </w:r>
    </w:p>
  </w:comment>
  <w:comment w:id="54" w:author="mcjssql" w:date="2015-06-13T13:23:00Z" w:initials="m">
    <w:p w:rsidR="002A2E35" w:rsidRDefault="002A2E35">
      <w:pPr>
        <w:pStyle w:val="CommentText"/>
      </w:pPr>
      <w:r>
        <w:rPr>
          <w:rStyle w:val="CommentReference"/>
        </w:rPr>
        <w:annotationRef/>
      </w:r>
      <w:r>
        <w:t>No need to mention this. Too obvious.</w:t>
      </w:r>
    </w:p>
  </w:comment>
  <w:comment w:id="55" w:author="mcjssql" w:date="2015-06-13T13:23:00Z" w:initials="m">
    <w:p w:rsidR="002A2E35" w:rsidRDefault="002A2E35">
      <w:pPr>
        <w:pStyle w:val="CommentText"/>
      </w:pPr>
      <w:r>
        <w:rPr>
          <w:rStyle w:val="CommentReference"/>
        </w:rPr>
        <w:annotationRef/>
      </w:r>
      <w:r>
        <w:t>How did you get these distributions? You probably need to exchange Part-II with Part-I.</w:t>
      </w:r>
    </w:p>
  </w:comment>
  <w:comment w:id="56" w:author="mcjssql" w:date="2015-06-13T13:23:00Z" w:initials="m">
    <w:p w:rsidR="002A2E35" w:rsidRDefault="002A2E35">
      <w:pPr>
        <w:pStyle w:val="CommentText"/>
      </w:pPr>
      <w:r>
        <w:rPr>
          <w:rStyle w:val="CommentReference"/>
        </w:rPr>
        <w:annotationRef/>
      </w:r>
      <w:r>
        <w:t>This is several orders smaller than the service load. Especially when impact/blast is the load, gravitation is negligible.</w:t>
      </w:r>
    </w:p>
  </w:comment>
  <w:comment w:id="57" w:author="mcjssql" w:date="2015-06-13T13:23:00Z" w:initials="m">
    <w:p w:rsidR="002A2E35" w:rsidRDefault="002A2E35">
      <w:pPr>
        <w:pStyle w:val="CommentText"/>
      </w:pPr>
      <w:r>
        <w:rPr>
          <w:rStyle w:val="CommentReference"/>
        </w:rPr>
        <w:annotationRef/>
      </w:r>
      <w:r>
        <w:t>This may lead to questions from reviewers. If CFD simulation cannot support CONWEB prediction, how could you apply CONWEB to define blast load? You may check their total impulses, which may be the quantity to determine sample’s deformation, and thus, strain.</w:t>
      </w:r>
    </w:p>
  </w:comment>
  <w:comment w:id="58" w:author="mcjssql" w:date="2015-06-13T13:23:00Z" w:initials="m">
    <w:p w:rsidR="002A2E35" w:rsidRDefault="002A2E35">
      <w:pPr>
        <w:pStyle w:val="CommentText"/>
      </w:pPr>
      <w:r>
        <w:rPr>
          <w:rStyle w:val="CommentReference"/>
        </w:rPr>
        <w:annotationRef/>
      </w:r>
      <w:r>
        <w:t xml:space="preserve">I think this may be important to show the validity of your </w:t>
      </w:r>
      <w:proofErr w:type="spellStart"/>
      <w:r>
        <w:t>meso</w:t>
      </w:r>
      <w:proofErr w:type="spellEnd"/>
      <w:r>
        <w:t xml:space="preserve">-scale model because there is no loading complexity for static biaxial tensile test. </w:t>
      </w:r>
    </w:p>
  </w:comment>
  <w:comment w:id="59" w:author="mcjssql" w:date="2015-06-13T13:23:00Z" w:initials="m">
    <w:p w:rsidR="002A2E35" w:rsidRDefault="002A2E35">
      <w:pPr>
        <w:pStyle w:val="CommentText"/>
      </w:pPr>
      <w:r>
        <w:rPr>
          <w:rStyle w:val="CommentReference"/>
        </w:rPr>
        <w:annotationRef/>
      </w:r>
      <w:proofErr w:type="spellStart"/>
      <w:r>
        <w:t>Uniaxial</w:t>
      </w:r>
      <w:proofErr w:type="spellEnd"/>
      <w:r>
        <w:t xml:space="preserve"> and biaxial tests and modeling may be formed a section for the validation of the </w:t>
      </w:r>
      <w:proofErr w:type="spellStart"/>
      <w:r>
        <w:t>meso</w:t>
      </w:r>
      <w:proofErr w:type="spellEnd"/>
      <w:r>
        <w:t xml:space="preserve">-scale model. </w:t>
      </w:r>
    </w:p>
  </w:comment>
  <w:comment w:id="60" w:author="mcjssql" w:date="2015-06-13T13:23:00Z" w:initials="m">
    <w:p w:rsidR="002A2E35" w:rsidRDefault="002A2E35">
      <w:pPr>
        <w:pStyle w:val="CommentText"/>
      </w:pPr>
      <w:r>
        <w:rPr>
          <w:rStyle w:val="CommentReference"/>
        </w:rPr>
        <w:annotationRef/>
      </w:r>
      <w:r>
        <w:t xml:space="preserve">Confusing statement? It should be more realistic unless the bolt model is wrong.  </w:t>
      </w:r>
    </w:p>
  </w:comment>
  <w:comment w:id="62" w:author="mcjssql" w:date="2015-06-13T13:23:00Z" w:initials="m">
    <w:p w:rsidR="002A2E35" w:rsidRDefault="002A2E35">
      <w:pPr>
        <w:pStyle w:val="CommentText"/>
      </w:pPr>
      <w:r>
        <w:rPr>
          <w:rStyle w:val="CommentReference"/>
        </w:rPr>
        <w:annotationRef/>
      </w:r>
      <w:r>
        <w:t xml:space="preserve">You may need to show that the optical strain measurement is compatible with the FE model in terms of </w:t>
      </w:r>
      <w:proofErr w:type="spellStart"/>
      <w:r>
        <w:t>meso</w:t>
      </w:r>
      <w:proofErr w:type="spellEnd"/>
      <w:r>
        <w:t xml:space="preserve">-scale model mesh resolution.  </w:t>
      </w:r>
    </w:p>
  </w:comment>
  <w:comment w:id="63" w:author="mcjssql" w:date="2015-06-13T13:23:00Z" w:initials="m">
    <w:p w:rsidR="002A2E35" w:rsidRDefault="002A2E35">
      <w:pPr>
        <w:pStyle w:val="CommentText"/>
      </w:pPr>
      <w:r>
        <w:rPr>
          <w:rStyle w:val="CommentReference"/>
        </w:rPr>
        <w:annotationRef/>
      </w:r>
      <w:r>
        <w:t xml:space="preserve">Is this a symmetric problem in your </w:t>
      </w:r>
      <w:proofErr w:type="spellStart"/>
      <w:r>
        <w:t>numericalmodel</w:t>
      </w:r>
      <w:proofErr w:type="spellEnd"/>
      <w:r>
        <w:t xml:space="preserve">? Fig.2 is more or less symmetric for material parameters. Geometry is symmetric. How could the prediction is </w:t>
      </w:r>
      <w:proofErr w:type="spellStart"/>
      <w:r>
        <w:t>unsymmetric</w:t>
      </w:r>
      <w:proofErr w:type="spellEnd"/>
      <w:r>
        <w:t xml:space="preserve">/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6553" w:rsidRDefault="00DB6553">
      <w:r>
        <w:separator/>
      </w:r>
    </w:p>
  </w:endnote>
  <w:endnote w:type="continuationSeparator" w:id="0">
    <w:p w:rsidR="00DB6553" w:rsidRDefault="00DB655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eiryo">
    <w:panose1 w:val="020B0604030504040204"/>
    <w:charset w:val="80"/>
    <w:family w:val="swiss"/>
    <w:pitch w:val="variable"/>
    <w:sig w:usb0="E10102FF" w:usb1="EAC7FFFF" w:usb2="00010012" w:usb3="00000000" w:csb0="0002009F" w:csb1="00000000"/>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5739" w:rsidRDefault="00D85739">
    <w:pPr>
      <w:spacing w:line="200" w:lineRule="exact"/>
    </w:pPr>
    <w:r w:rsidRPr="00683031">
      <w:pict>
        <v:shapetype id="_x0000_t202" coordsize="21600,21600" o:spt="202" path="m,l,21600r21600,l21600,xe">
          <v:stroke joinstyle="miter"/>
          <v:path gradientshapeok="t" o:connecttype="rect"/>
        </v:shapetype>
        <v:shape id="_x0000_s2049" type="#_x0000_t202" style="position:absolute;margin-left:290.65pt;margin-top:769.95pt;width:13.95pt;height:11.95pt;z-index:-251658752;mso-position-horizontal-relative:page;mso-position-vertical-relative:page" filled="f" stroked="f">
          <v:textbox inset="0,0,0,0">
            <w:txbxContent>
              <w:p w:rsidR="00D85739" w:rsidRDefault="00D85739">
                <w:pPr>
                  <w:spacing w:line="200" w:lineRule="exact"/>
                  <w:ind w:left="40"/>
                </w:pPr>
                <w:fldSimple w:instr=" PAGE ">
                  <w:r w:rsidR="008964F4">
                    <w:rPr>
                      <w:noProof/>
                    </w:rPr>
                    <w:t>12</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6553" w:rsidRDefault="00DB6553">
      <w:r>
        <w:separator/>
      </w:r>
    </w:p>
  </w:footnote>
  <w:footnote w:type="continuationSeparator" w:id="0">
    <w:p w:rsidR="00DB6553" w:rsidRDefault="00DB655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FD5649"/>
    <w:multiLevelType w:val="multilevel"/>
    <w:tmpl w:val="0484955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9"/>
  <w:proofState w:spelling="clean" w:grammar="clean"/>
  <w:trackRevisions/>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731615"/>
    <w:rsid w:val="000A6F22"/>
    <w:rsid w:val="00247138"/>
    <w:rsid w:val="002A2E35"/>
    <w:rsid w:val="004808C9"/>
    <w:rsid w:val="00683031"/>
    <w:rsid w:val="00731615"/>
    <w:rsid w:val="00790CBA"/>
    <w:rsid w:val="007F5384"/>
    <w:rsid w:val="008964F4"/>
    <w:rsid w:val="00C36524"/>
    <w:rsid w:val="00D85739"/>
    <w:rsid w:val="00DB6553"/>
    <w:rsid w:val="00E54FF7"/>
    <w:rsid w:val="00EE1D9C"/>
    <w:rsid w:val="00F2310E"/>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85739"/>
    <w:rPr>
      <w:rFonts w:ascii="Tahoma" w:hAnsi="Tahoma" w:cs="Tahoma"/>
      <w:sz w:val="16"/>
      <w:szCs w:val="16"/>
    </w:rPr>
  </w:style>
  <w:style w:type="character" w:customStyle="1" w:styleId="BalloonTextChar">
    <w:name w:val="Balloon Text Char"/>
    <w:basedOn w:val="DefaultParagraphFont"/>
    <w:link w:val="BalloonText"/>
    <w:uiPriority w:val="99"/>
    <w:semiHidden/>
    <w:rsid w:val="00D85739"/>
    <w:rPr>
      <w:rFonts w:ascii="Tahoma" w:hAnsi="Tahoma" w:cs="Tahoma"/>
      <w:sz w:val="16"/>
      <w:szCs w:val="16"/>
    </w:rPr>
  </w:style>
  <w:style w:type="character" w:styleId="CommentReference">
    <w:name w:val="annotation reference"/>
    <w:basedOn w:val="DefaultParagraphFont"/>
    <w:uiPriority w:val="99"/>
    <w:semiHidden/>
    <w:unhideWhenUsed/>
    <w:rsid w:val="000A6F22"/>
    <w:rPr>
      <w:sz w:val="16"/>
      <w:szCs w:val="16"/>
    </w:rPr>
  </w:style>
  <w:style w:type="paragraph" w:styleId="CommentText">
    <w:name w:val="annotation text"/>
    <w:basedOn w:val="Normal"/>
    <w:link w:val="CommentTextChar"/>
    <w:uiPriority w:val="99"/>
    <w:semiHidden/>
    <w:unhideWhenUsed/>
    <w:rsid w:val="000A6F22"/>
  </w:style>
  <w:style w:type="character" w:customStyle="1" w:styleId="CommentTextChar">
    <w:name w:val="Comment Text Char"/>
    <w:basedOn w:val="DefaultParagraphFont"/>
    <w:link w:val="CommentText"/>
    <w:uiPriority w:val="99"/>
    <w:semiHidden/>
    <w:rsid w:val="000A6F22"/>
  </w:style>
  <w:style w:type="paragraph" w:styleId="CommentSubject">
    <w:name w:val="annotation subject"/>
    <w:basedOn w:val="CommentText"/>
    <w:next w:val="CommentText"/>
    <w:link w:val="CommentSubjectChar"/>
    <w:uiPriority w:val="99"/>
    <w:semiHidden/>
    <w:unhideWhenUsed/>
    <w:rsid w:val="000A6F22"/>
    <w:rPr>
      <w:b/>
      <w:bCs/>
    </w:rPr>
  </w:style>
  <w:style w:type="character" w:customStyle="1" w:styleId="CommentSubjectChar">
    <w:name w:val="Comment Subject Char"/>
    <w:basedOn w:val="CommentTextChar"/>
    <w:link w:val="CommentSubject"/>
    <w:uiPriority w:val="99"/>
    <w:semiHidden/>
    <w:rsid w:val="000A6F2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linkinghub.elsevier.com/retrieve/pii/" TargetMode="External"/><Relationship Id="rId26" Type="http://schemas.openxmlformats.org/officeDocument/2006/relationships/hyperlink" Target="http://linkinghub.elsevier.com/retrieve/pii/" TargetMode="External"/><Relationship Id="rId39" Type="http://schemas.openxmlformats.org/officeDocument/2006/relationships/hyperlink" Target="http://openurl.ingenta.com/content/xref" TargetMode="External"/><Relationship Id="rId3" Type="http://schemas.openxmlformats.org/officeDocument/2006/relationships/styles" Target="styles.xml"/><Relationship Id="rId21" Type="http://schemas.openxmlformats.org/officeDocument/2006/relationships/hyperlink" Target="http://linkinghub.elsevier.com/retrieve/pii/" TargetMode="External"/><Relationship Id="rId34" Type="http://schemas.openxmlformats.org/officeDocument/2006/relationships/hyperlink" Target="http://linkinghub.elsevier.com/retrieve/pii/" TargetMode="External"/><Relationship Id="rId42" Type="http://schemas.openxmlformats.org/officeDocument/2006/relationships/hyperlink" Target="http://linkinghub.elsevier.com/retrieve/pii/"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linkinghub.elsevier.com/retrieve/pii/" TargetMode="External"/><Relationship Id="rId25" Type="http://schemas.openxmlformats.org/officeDocument/2006/relationships/hyperlink" Target="http://www.springerlink.com/index/10.1007/" TargetMode="External"/><Relationship Id="rId33" Type="http://schemas.openxmlformats.org/officeDocument/2006/relationships/hyperlink" Target="http://www.springerlink.com/index/10.1007/" TargetMode="External"/><Relationship Id="rId38" Type="http://schemas.openxmlformats.org/officeDocument/2006/relationships/hyperlink" Target="http://linkinghub.elsevier.com/retrieve/pii/" TargetMode="External"/><Relationship Id="rId46" Type="http://schemas.openxmlformats.org/officeDocument/2006/relationships/hyperlink" Target="http://linkinghub.elsevier.com/retrieve/pii/"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ncbi.nlm.nih.gov/pubmed/21658517" TargetMode="External"/><Relationship Id="rId29" Type="http://schemas.openxmlformats.org/officeDocument/2006/relationships/hyperlink" Target="http://openurl.ingenta.com/content/xref" TargetMode="External"/><Relationship Id="rId41" Type="http://schemas.openxmlformats.org/officeDocument/2006/relationships/hyperlink" Target="http://linkinghub.elsevier.com/retrieve/pi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linkinghub.elsevier.com/retrieve/pii/" TargetMode="External"/><Relationship Id="rId32" Type="http://schemas.openxmlformats.org/officeDocument/2006/relationships/hyperlink" Target="http://linkinghub.elsevier.com/retrieve/pii/" TargetMode="External"/><Relationship Id="rId37" Type="http://schemas.openxmlformats.org/officeDocument/2006/relationships/hyperlink" Target="http://linkinghub.elsevier.com/retrieve/pii/" TargetMode="External"/><Relationship Id="rId40" Type="http://schemas.openxmlformats.org/officeDocument/2006/relationships/hyperlink" Target="http://linkinghub.elsevier.com/retrieve/pii/" TargetMode="External"/><Relationship Id="rId45" Type="http://schemas.openxmlformats.org/officeDocument/2006/relationships/hyperlink" Target="http://www.springerlink.com/index/10.100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scientific.net/MSF.519-521.603" TargetMode="External"/><Relationship Id="rId28" Type="http://schemas.openxmlformats.org/officeDocument/2006/relationships/hyperlink" Target="http://www.journals.cambridge.org/abstract" TargetMode="External"/><Relationship Id="rId36" Type="http://schemas.openxmlformats.org/officeDocument/2006/relationships/hyperlink" Target="http://linkinghub.elsevier.com/retrieve/pii/" TargetMode="External"/><Relationship Id="rId49" Type="http://schemas.microsoft.com/office/2007/relationships/stylesWithEffects" Target="stylesWithEffects.xml"/><Relationship Id="rId10" Type="http://schemas.openxmlformats.org/officeDocument/2006/relationships/image" Target="media/image1.jpeg"/><Relationship Id="rId19" Type="http://schemas.openxmlformats.org/officeDocument/2006/relationships/hyperlink" Target="http://linkinghub.elsevier.com/retrieve/pii/" TargetMode="External"/><Relationship Id="rId31" Type="http://schemas.openxmlformats.org/officeDocument/2006/relationships/hyperlink" Target="http://linkinghub.elsevier.com/retrieve/pii/" TargetMode="External"/><Relationship Id="rId44" Type="http://schemas.openxmlformats.org/officeDocument/2006/relationships/hyperlink" Target="http://pid.sagepub.com/lookup/doi/10.124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scientific.net/MSF.519-521.603" TargetMode="External"/><Relationship Id="rId27" Type="http://schemas.openxmlformats.org/officeDocument/2006/relationships/hyperlink" Target="http://www.springerlink.com/index/10.1007/" TargetMode="External"/><Relationship Id="rId30" Type="http://schemas.openxmlformats.org/officeDocument/2006/relationships/hyperlink" Target="http://linkinghub.elsevier.com/retrieve/pii/" TargetMode="External"/><Relationship Id="rId35" Type="http://schemas.openxmlformats.org/officeDocument/2006/relationships/hyperlink" Target="http://linkinghub.elsevier.com/retrieve/pii/" TargetMode="External"/><Relationship Id="rId43" Type="http://schemas.openxmlformats.org/officeDocument/2006/relationships/hyperlink" Target="http://linkinghub.elsevier.com/retrieve/pii/" TargetMode="External"/><Relationship Id="rId48"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0328E4-3322-47D5-B744-286DE6986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14</Pages>
  <Words>10177</Words>
  <Characters>58013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68054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mcjssql</dc:creator>
  <cp:lastModifiedBy>mcjssql</cp:lastModifiedBy>
  <cp:revision>4</cp:revision>
  <dcterms:created xsi:type="dcterms:W3CDTF">2015-06-13T08:38:00Z</dcterms:created>
  <dcterms:modified xsi:type="dcterms:W3CDTF">2015-06-13T12:23:00Z</dcterms:modified>
</cp:coreProperties>
</file>